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167" w:rsidRDefault="008B3912">
      <w:pPr>
        <w:spacing w:line="240" w:lineRule="auto"/>
        <w:jc w:val="center"/>
        <w:rPr>
          <w:b/>
          <w:bCs/>
        </w:rPr>
      </w:pPr>
      <w:bookmarkStart w:id="0" w:name="_Hlk105830506"/>
      <w:bookmarkStart w:id="1" w:name="_Hlk90125911"/>
      <w:bookmarkEnd w:id="0"/>
      <w:r>
        <w:rPr>
          <w:b/>
          <w:bCs/>
        </w:rPr>
        <w:t xml:space="preserve">PENERAPAN </w:t>
      </w:r>
      <w:bookmarkStart w:id="2" w:name="_Hlk105414188"/>
      <w:r>
        <w:rPr>
          <w:b/>
          <w:bCs/>
        </w:rPr>
        <w:t xml:space="preserve">METODE </w:t>
      </w:r>
      <w:bookmarkStart w:id="3" w:name="_Hlk90584048"/>
      <w:r>
        <w:rPr>
          <w:b/>
          <w:bCs/>
          <w:i/>
        </w:rPr>
        <w:t>HOLT-WINTER EXPONENTIAL SMOOTHING</w:t>
      </w:r>
      <w:r>
        <w:rPr>
          <w:b/>
          <w:bCs/>
        </w:rPr>
        <w:t xml:space="preserve"> </w:t>
      </w:r>
      <w:bookmarkEnd w:id="2"/>
      <w:bookmarkEnd w:id="3"/>
      <w:r>
        <w:rPr>
          <w:b/>
          <w:bCs/>
        </w:rPr>
        <w:t>UNTUK MELAKUKAN PERAMALAN DISTRIBUSI SARI ROTI DIAREA PANTON LABU</w:t>
      </w:r>
      <w:bookmarkEnd w:id="1"/>
    </w:p>
    <w:p w:rsidR="00222167" w:rsidRDefault="00222167">
      <w:pPr>
        <w:spacing w:line="240" w:lineRule="auto"/>
        <w:jc w:val="center"/>
        <w:rPr>
          <w:b/>
          <w:bCs/>
        </w:rPr>
      </w:pPr>
    </w:p>
    <w:p w:rsidR="00222167" w:rsidRDefault="00222167">
      <w:pPr>
        <w:spacing w:line="240" w:lineRule="auto"/>
        <w:jc w:val="center"/>
        <w:rPr>
          <w:b/>
          <w:bCs/>
        </w:rPr>
      </w:pPr>
    </w:p>
    <w:p w:rsidR="00222167" w:rsidRDefault="008B3912">
      <w:pPr>
        <w:spacing w:line="240" w:lineRule="auto"/>
        <w:jc w:val="center"/>
        <w:rPr>
          <w:rFonts w:eastAsia="Arial"/>
          <w:b/>
          <w:bCs/>
          <w:position w:val="-1"/>
          <w:szCs w:val="32"/>
        </w:rPr>
      </w:pPr>
      <w:r>
        <w:rPr>
          <w:rFonts w:eastAsia="Arial"/>
          <w:b/>
          <w:bCs/>
          <w:position w:val="-1"/>
          <w:szCs w:val="32"/>
        </w:rPr>
        <w:t>TUGAS AKHIR</w:t>
      </w:r>
    </w:p>
    <w:p w:rsidR="00222167" w:rsidRDefault="00222167">
      <w:pPr>
        <w:spacing w:line="240" w:lineRule="auto"/>
        <w:jc w:val="center"/>
        <w:rPr>
          <w:rFonts w:eastAsia="Arial"/>
          <w:b/>
          <w:bCs/>
          <w:position w:val="-1"/>
          <w:szCs w:val="24"/>
        </w:rPr>
      </w:pPr>
    </w:p>
    <w:p w:rsidR="00222167" w:rsidRDefault="00222167">
      <w:pPr>
        <w:spacing w:line="240" w:lineRule="auto"/>
        <w:jc w:val="center"/>
        <w:rPr>
          <w:rFonts w:eastAsia="Arial"/>
          <w:b/>
          <w:bCs/>
          <w:position w:val="-1"/>
          <w:szCs w:val="24"/>
        </w:rPr>
      </w:pPr>
    </w:p>
    <w:p w:rsidR="00222167" w:rsidRDefault="008B3912">
      <w:pPr>
        <w:spacing w:line="240" w:lineRule="auto"/>
        <w:jc w:val="center"/>
      </w:pPr>
      <w:r>
        <w:t xml:space="preserve">Diajukan Sebagai Salah Satu Syarat Untuk Menyelesaikan </w:t>
      </w:r>
    </w:p>
    <w:p w:rsidR="00222167" w:rsidRDefault="008B3912">
      <w:pPr>
        <w:spacing w:line="240" w:lineRule="auto"/>
        <w:jc w:val="center"/>
      </w:pPr>
      <w:r>
        <w:t>Pendidikan Sarjana Sains Terapan</w:t>
      </w:r>
    </w:p>
    <w:p w:rsidR="00222167" w:rsidRDefault="008B3912">
      <w:pPr>
        <w:spacing w:line="240" w:lineRule="auto"/>
        <w:jc w:val="center"/>
      </w:pPr>
      <w:r>
        <w:t>Pada Politeknik Negeri Lhokseumawe</w:t>
      </w:r>
    </w:p>
    <w:p w:rsidR="00222167" w:rsidRDefault="00222167">
      <w:pPr>
        <w:spacing w:line="240" w:lineRule="auto"/>
        <w:jc w:val="center"/>
      </w:pPr>
    </w:p>
    <w:p w:rsidR="00222167" w:rsidRDefault="00222167">
      <w:pPr>
        <w:spacing w:line="240" w:lineRule="auto"/>
        <w:jc w:val="center"/>
      </w:pPr>
    </w:p>
    <w:p w:rsidR="00222167" w:rsidRDefault="00222167">
      <w:pPr>
        <w:spacing w:line="240" w:lineRule="auto"/>
        <w:jc w:val="center"/>
      </w:pPr>
    </w:p>
    <w:p w:rsidR="00222167" w:rsidRDefault="00222167">
      <w:pPr>
        <w:spacing w:line="240" w:lineRule="auto"/>
        <w:jc w:val="center"/>
      </w:pPr>
    </w:p>
    <w:p w:rsidR="00222167" w:rsidRDefault="008B3912">
      <w:pPr>
        <w:jc w:val="center"/>
      </w:pPr>
      <w:r>
        <w:rPr>
          <w:noProof/>
        </w:rPr>
        <w:drawing>
          <wp:anchor distT="0" distB="0" distL="114300" distR="114300" simplePos="0" relativeHeight="251659264" behindDoc="0" locked="0" layoutInCell="1" allowOverlap="1">
            <wp:simplePos x="0" y="0"/>
            <wp:positionH relativeFrom="margin">
              <wp:posOffset>1779270</wp:posOffset>
            </wp:positionH>
            <wp:positionV relativeFrom="paragraph">
              <wp:posOffset>148590</wp:posOffset>
            </wp:positionV>
            <wp:extent cx="1440180" cy="139636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396458"/>
                    </a:xfrm>
                    <a:prstGeom prst="rect">
                      <a:avLst/>
                    </a:prstGeom>
                  </pic:spPr>
                </pic:pic>
              </a:graphicData>
            </a:graphic>
          </wp:anchor>
        </w:drawing>
      </w:r>
    </w:p>
    <w:p w:rsidR="00222167" w:rsidRDefault="00222167">
      <w:pPr>
        <w:jc w:val="center"/>
      </w:pPr>
    </w:p>
    <w:p w:rsidR="00222167" w:rsidRDefault="00222167">
      <w:pPr>
        <w:jc w:val="center"/>
      </w:pPr>
    </w:p>
    <w:p w:rsidR="00222167" w:rsidRDefault="00222167">
      <w:pPr>
        <w:jc w:val="center"/>
      </w:pPr>
    </w:p>
    <w:p w:rsidR="00222167" w:rsidRDefault="00222167">
      <w:pPr>
        <w:jc w:val="center"/>
      </w:pPr>
    </w:p>
    <w:p w:rsidR="00222167" w:rsidRDefault="00222167">
      <w:pPr>
        <w:jc w:val="center"/>
      </w:pPr>
    </w:p>
    <w:p w:rsidR="00222167" w:rsidRDefault="00222167">
      <w:pPr>
        <w:jc w:val="center"/>
      </w:pPr>
    </w:p>
    <w:p w:rsidR="00222167" w:rsidRDefault="008B3912">
      <w:pPr>
        <w:jc w:val="center"/>
        <w:rPr>
          <w:b/>
          <w:szCs w:val="26"/>
        </w:rPr>
      </w:pPr>
      <w:r>
        <w:rPr>
          <w:b/>
          <w:szCs w:val="26"/>
        </w:rPr>
        <w:t>Oleh :</w:t>
      </w:r>
    </w:p>
    <w:p w:rsidR="00222167" w:rsidRDefault="00222167">
      <w:pPr>
        <w:spacing w:line="240" w:lineRule="auto"/>
        <w:jc w:val="center"/>
        <w:rPr>
          <w:b/>
          <w:sz w:val="26"/>
          <w:szCs w:val="26"/>
        </w:rPr>
      </w:pPr>
    </w:p>
    <w:p w:rsidR="00222167" w:rsidRDefault="008B3912">
      <w:pPr>
        <w:spacing w:line="240" w:lineRule="auto"/>
        <w:jc w:val="center"/>
        <w:rPr>
          <w:b/>
          <w:szCs w:val="26"/>
        </w:rPr>
      </w:pPr>
      <w:r>
        <w:rPr>
          <w:b/>
          <w:szCs w:val="26"/>
        </w:rPr>
        <w:t>MUHAMMAD FAUZAN</w:t>
      </w:r>
    </w:p>
    <w:p w:rsidR="00222167" w:rsidRDefault="00222167">
      <w:pPr>
        <w:spacing w:line="240" w:lineRule="auto"/>
        <w:jc w:val="center"/>
        <w:rPr>
          <w:b/>
          <w:szCs w:val="26"/>
        </w:rPr>
      </w:pPr>
    </w:p>
    <w:p w:rsidR="00222167" w:rsidRDefault="00222167">
      <w:pPr>
        <w:spacing w:line="240" w:lineRule="auto"/>
        <w:jc w:val="center"/>
        <w:rPr>
          <w:b/>
          <w:szCs w:val="26"/>
        </w:rPr>
      </w:pPr>
    </w:p>
    <w:p w:rsidR="00222167" w:rsidRDefault="008B3912">
      <w:pPr>
        <w:tabs>
          <w:tab w:val="left" w:pos="3686"/>
        </w:tabs>
        <w:spacing w:line="240" w:lineRule="auto"/>
        <w:ind w:left="1701"/>
        <w:jc w:val="left"/>
        <w:rPr>
          <w:b/>
          <w:szCs w:val="26"/>
        </w:rPr>
      </w:pPr>
      <w:r>
        <w:rPr>
          <w:b/>
          <w:szCs w:val="26"/>
        </w:rPr>
        <w:t>NIM</w:t>
      </w:r>
      <w:r>
        <w:rPr>
          <w:b/>
          <w:szCs w:val="26"/>
        </w:rPr>
        <w:tab/>
        <w:t>: 1857301018</w:t>
      </w:r>
    </w:p>
    <w:p w:rsidR="00222167" w:rsidRDefault="008B3912">
      <w:pPr>
        <w:tabs>
          <w:tab w:val="left" w:pos="3686"/>
        </w:tabs>
        <w:spacing w:line="240" w:lineRule="auto"/>
        <w:ind w:left="1701"/>
        <w:jc w:val="left"/>
        <w:rPr>
          <w:b/>
          <w:szCs w:val="26"/>
        </w:rPr>
      </w:pPr>
      <w:r>
        <w:rPr>
          <w:b/>
          <w:szCs w:val="26"/>
        </w:rPr>
        <w:t>Program Studi</w:t>
      </w:r>
      <w:r>
        <w:rPr>
          <w:b/>
          <w:szCs w:val="26"/>
        </w:rPr>
        <w:tab/>
        <w:t>: Teknik Informatika</w:t>
      </w:r>
    </w:p>
    <w:p w:rsidR="00222167" w:rsidRDefault="008B3912">
      <w:pPr>
        <w:tabs>
          <w:tab w:val="left" w:pos="3686"/>
        </w:tabs>
        <w:spacing w:line="240" w:lineRule="auto"/>
        <w:ind w:left="1701"/>
        <w:jc w:val="left"/>
        <w:rPr>
          <w:b/>
          <w:szCs w:val="26"/>
        </w:rPr>
      </w:pPr>
      <w:r>
        <w:rPr>
          <w:b/>
          <w:szCs w:val="26"/>
        </w:rPr>
        <w:t>Jurusan</w:t>
      </w:r>
      <w:r>
        <w:rPr>
          <w:b/>
          <w:szCs w:val="26"/>
        </w:rPr>
        <w:tab/>
        <w:t>: Teknologi Informasi dan Komputer</w:t>
      </w:r>
    </w:p>
    <w:p w:rsidR="00222167" w:rsidRDefault="00222167">
      <w:pPr>
        <w:jc w:val="center"/>
        <w:rPr>
          <w:szCs w:val="24"/>
        </w:rPr>
      </w:pPr>
    </w:p>
    <w:p w:rsidR="00222167" w:rsidRDefault="00222167">
      <w:pPr>
        <w:jc w:val="center"/>
        <w:rPr>
          <w:szCs w:val="24"/>
        </w:rPr>
      </w:pPr>
    </w:p>
    <w:p w:rsidR="00222167" w:rsidRDefault="008B3912">
      <w:pPr>
        <w:spacing w:line="240" w:lineRule="auto"/>
        <w:jc w:val="center"/>
        <w:rPr>
          <w:b/>
          <w:szCs w:val="24"/>
        </w:rPr>
      </w:pPr>
      <w:r>
        <w:rPr>
          <w:b/>
          <w:szCs w:val="24"/>
        </w:rPr>
        <w:t>KEMENTERIAN PENDIDIKAN DAN KEBUDAYAAN</w:t>
      </w:r>
    </w:p>
    <w:p w:rsidR="00222167" w:rsidRDefault="008B3912">
      <w:pPr>
        <w:spacing w:line="240" w:lineRule="auto"/>
        <w:jc w:val="center"/>
        <w:rPr>
          <w:b/>
          <w:szCs w:val="24"/>
        </w:rPr>
      </w:pPr>
      <w:r>
        <w:rPr>
          <w:b/>
          <w:szCs w:val="24"/>
        </w:rPr>
        <w:t>POLITEKNIK NEGERI LHOKSEUMAWE</w:t>
      </w:r>
    </w:p>
    <w:p w:rsidR="00222167" w:rsidRDefault="008B3912">
      <w:pPr>
        <w:spacing w:line="240" w:lineRule="auto"/>
        <w:jc w:val="center"/>
        <w:rPr>
          <w:b/>
          <w:szCs w:val="24"/>
        </w:rPr>
      </w:pPr>
      <w:r>
        <w:rPr>
          <w:b/>
          <w:szCs w:val="24"/>
        </w:rPr>
        <w:t>2022</w:t>
      </w:r>
    </w:p>
    <w:p w:rsidR="00222167" w:rsidRDefault="00222167">
      <w:pPr>
        <w:spacing w:line="240" w:lineRule="auto"/>
        <w:jc w:val="center"/>
        <w:rPr>
          <w:b/>
          <w:sz w:val="28"/>
          <w:szCs w:val="28"/>
        </w:rPr>
        <w:sectPr w:rsidR="00222167">
          <w:pgSz w:w="11907" w:h="16840"/>
          <w:pgMar w:top="2268" w:right="1701" w:bottom="1701" w:left="2268" w:header="720" w:footer="720" w:gutter="0"/>
          <w:cols w:space="720"/>
          <w:docGrid w:linePitch="360"/>
        </w:sectPr>
      </w:pPr>
    </w:p>
    <w:p w:rsidR="00222167" w:rsidRDefault="008B3912">
      <w:pPr>
        <w:pStyle w:val="Title"/>
      </w:pPr>
      <w:bookmarkStart w:id="4" w:name="_Toc104483005"/>
      <w:r>
        <w:lastRenderedPageBreak/>
        <w:t>PENGESAHAN PEMBIMBING</w:t>
      </w:r>
      <w:bookmarkEnd w:id="4"/>
    </w:p>
    <w:p w:rsidR="00222167" w:rsidRDefault="008B3912">
      <w:pPr>
        <w:rPr>
          <w:i/>
        </w:rPr>
      </w:pPr>
      <w:r>
        <w:t xml:space="preserve">Tugas Akhir yang berjudul </w:t>
      </w:r>
      <w:r>
        <w:rPr>
          <w:i/>
        </w:rPr>
        <w:t>Penerapan Metode Holt-Winter Exponential Smoothing Untuk Melakukan Peramalan Distribusi Sari Roti Diarea Panton Labu</w:t>
      </w:r>
      <w:r>
        <w:t>, disusun oleh Muhammad Fauzan, NIM 1857301019, Program Studi Teknik Informatika, Jurusan Teknologi Informasi dan Komputer Politeknik Negeri Lhokseumawe telah memenuhi syarat untuk dipertanggungjawabkan di depan dewan penguji.</w:t>
      </w:r>
    </w:p>
    <w:p w:rsidR="00222167" w:rsidRDefault="00222167"/>
    <w:p w:rsidR="00222167" w:rsidRDefault="0022216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3259"/>
      </w:tblGrid>
      <w:tr w:rsidR="00222167">
        <w:tc>
          <w:tcPr>
            <w:tcW w:w="2947" w:type="pct"/>
          </w:tcPr>
          <w:p w:rsidR="00222167" w:rsidRDefault="00222167">
            <w:pPr>
              <w:spacing w:line="240" w:lineRule="auto"/>
              <w:rPr>
                <w:bCs/>
              </w:rPr>
            </w:pPr>
          </w:p>
          <w:p w:rsidR="00222167" w:rsidRDefault="008B3912">
            <w:pPr>
              <w:spacing w:line="240" w:lineRule="auto"/>
              <w:ind w:left="-120"/>
              <w:rPr>
                <w:bCs/>
              </w:rPr>
            </w:pPr>
            <w:r>
              <w:rPr>
                <w:bCs/>
              </w:rPr>
              <w:t>Pembimbing I,</w:t>
            </w:r>
          </w:p>
        </w:tc>
        <w:tc>
          <w:tcPr>
            <w:tcW w:w="2053" w:type="pct"/>
          </w:tcPr>
          <w:p w:rsidR="00222167" w:rsidRDefault="008B3912">
            <w:pPr>
              <w:spacing w:line="240" w:lineRule="auto"/>
              <w:ind w:left="-48" w:right="-107"/>
              <w:rPr>
                <w:bCs/>
              </w:rPr>
            </w:pPr>
            <w:r>
              <w:rPr>
                <w:bCs/>
              </w:rPr>
              <w:t>Buketrata, -- -- 2022</w:t>
            </w:r>
          </w:p>
          <w:p w:rsidR="00222167" w:rsidRDefault="008B3912">
            <w:pPr>
              <w:spacing w:line="240" w:lineRule="auto"/>
              <w:ind w:left="-48" w:right="-107"/>
              <w:rPr>
                <w:bCs/>
              </w:rPr>
            </w:pPr>
            <w:r>
              <w:rPr>
                <w:bCs/>
              </w:rPr>
              <w:t>Pembimbing II,</w:t>
            </w:r>
          </w:p>
        </w:tc>
      </w:tr>
      <w:tr w:rsidR="00222167">
        <w:tc>
          <w:tcPr>
            <w:tcW w:w="2947" w:type="pct"/>
          </w:tcPr>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tc>
        <w:tc>
          <w:tcPr>
            <w:tcW w:w="2053" w:type="pct"/>
          </w:tcPr>
          <w:p w:rsidR="00222167" w:rsidRDefault="00222167">
            <w:pPr>
              <w:spacing w:line="240" w:lineRule="auto"/>
              <w:ind w:left="-48" w:right="-107"/>
              <w:rPr>
                <w:bCs/>
              </w:rPr>
            </w:pPr>
          </w:p>
        </w:tc>
      </w:tr>
      <w:tr w:rsidR="00222167">
        <w:tc>
          <w:tcPr>
            <w:tcW w:w="2947" w:type="pct"/>
          </w:tcPr>
          <w:p w:rsidR="00222167" w:rsidRDefault="008B3912">
            <w:pPr>
              <w:spacing w:line="240" w:lineRule="auto"/>
              <w:ind w:left="-120"/>
              <w:rPr>
                <w:b/>
                <w:bCs/>
              </w:rPr>
            </w:pPr>
            <w:r>
              <w:rPr>
                <w:b/>
                <w:szCs w:val="24"/>
              </w:rPr>
              <w:t>Muhammad Rizka, SST., M.Kom</w:t>
            </w:r>
          </w:p>
        </w:tc>
        <w:tc>
          <w:tcPr>
            <w:tcW w:w="2053" w:type="pct"/>
          </w:tcPr>
          <w:p w:rsidR="00222167" w:rsidRDefault="008B3912">
            <w:pPr>
              <w:spacing w:line="240" w:lineRule="auto"/>
              <w:ind w:left="-48" w:right="-107"/>
              <w:rPr>
                <w:b/>
                <w:bCs/>
              </w:rPr>
            </w:pPr>
            <w:r>
              <w:rPr>
                <w:b/>
                <w:szCs w:val="24"/>
              </w:rPr>
              <w:t>Musta’inul Abdi, SST., M.Kom</w:t>
            </w:r>
          </w:p>
        </w:tc>
      </w:tr>
      <w:tr w:rsidR="00222167">
        <w:tc>
          <w:tcPr>
            <w:tcW w:w="2947" w:type="pct"/>
          </w:tcPr>
          <w:p w:rsidR="00222167" w:rsidRDefault="008B3912">
            <w:pPr>
              <w:spacing w:line="240" w:lineRule="auto"/>
              <w:ind w:left="-120"/>
              <w:rPr>
                <w:bCs/>
              </w:rPr>
            </w:pPr>
            <w:r>
              <w:rPr>
                <w:szCs w:val="24"/>
              </w:rPr>
              <w:t>NIP. 19881009 201504 1 001</w:t>
            </w:r>
          </w:p>
        </w:tc>
        <w:tc>
          <w:tcPr>
            <w:tcW w:w="2053" w:type="pct"/>
          </w:tcPr>
          <w:p w:rsidR="00222167" w:rsidRDefault="008B3912">
            <w:pPr>
              <w:spacing w:line="240" w:lineRule="auto"/>
              <w:ind w:left="-48" w:right="-107"/>
              <w:rPr>
                <w:bCs/>
              </w:rPr>
            </w:pPr>
            <w:r>
              <w:rPr>
                <w:szCs w:val="24"/>
              </w:rPr>
              <w:t>NIP. 19911030 201903 1 015</w:t>
            </w:r>
          </w:p>
        </w:tc>
      </w:tr>
    </w:tbl>
    <w:p w:rsidR="00222167" w:rsidRDefault="00222167"/>
    <w:p w:rsidR="00222167" w:rsidRDefault="00222167"/>
    <w:p w:rsidR="00222167" w:rsidRDefault="008B3912">
      <w:pPr>
        <w:jc w:val="center"/>
        <w:rPr>
          <w:szCs w:val="24"/>
        </w:rPr>
      </w:pPr>
      <w:r>
        <w:rPr>
          <w:szCs w:val="24"/>
        </w:rPr>
        <w:t>Mengetahui:</w:t>
      </w:r>
    </w:p>
    <w:p w:rsidR="00222167" w:rsidRDefault="00222167">
      <w:pPr>
        <w:jc w:val="center"/>
        <w:rPr>
          <w:szCs w:val="24"/>
        </w:rPr>
      </w:pPr>
    </w:p>
    <w:p w:rsidR="00222167" w:rsidRDefault="00222167">
      <w:pPr>
        <w:jc w:val="center"/>
        <w:rPr>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3259"/>
      </w:tblGrid>
      <w:tr w:rsidR="00222167">
        <w:tc>
          <w:tcPr>
            <w:tcW w:w="2947" w:type="pct"/>
          </w:tcPr>
          <w:p w:rsidR="00222167" w:rsidRDefault="008B3912">
            <w:pPr>
              <w:spacing w:line="240" w:lineRule="auto"/>
              <w:ind w:left="-120"/>
              <w:rPr>
                <w:bCs/>
              </w:rPr>
            </w:pPr>
            <w:r>
              <w:rPr>
                <w:bCs/>
              </w:rPr>
              <w:t>Ketua Jurusan</w:t>
            </w:r>
          </w:p>
          <w:p w:rsidR="00222167" w:rsidRDefault="008B3912">
            <w:pPr>
              <w:spacing w:line="240" w:lineRule="auto"/>
              <w:ind w:left="-120"/>
              <w:rPr>
                <w:bCs/>
              </w:rPr>
            </w:pPr>
            <w:r>
              <w:t>Teknologi Informasi dan Komputer,</w:t>
            </w:r>
          </w:p>
        </w:tc>
        <w:tc>
          <w:tcPr>
            <w:tcW w:w="2053" w:type="pct"/>
          </w:tcPr>
          <w:p w:rsidR="00222167" w:rsidRDefault="008B3912">
            <w:pPr>
              <w:spacing w:line="240" w:lineRule="auto"/>
              <w:ind w:left="-48" w:right="-107"/>
              <w:rPr>
                <w:bCs/>
              </w:rPr>
            </w:pPr>
            <w:r>
              <w:rPr>
                <w:bCs/>
              </w:rPr>
              <w:t>Ketua Program Studi</w:t>
            </w:r>
          </w:p>
          <w:p w:rsidR="00222167" w:rsidRDefault="008B3912">
            <w:pPr>
              <w:spacing w:line="240" w:lineRule="auto"/>
              <w:ind w:left="-48" w:right="-107"/>
              <w:rPr>
                <w:bCs/>
              </w:rPr>
            </w:pPr>
            <w:r>
              <w:rPr>
                <w:bCs/>
              </w:rPr>
              <w:t>Teknik Informatika</w:t>
            </w:r>
          </w:p>
        </w:tc>
      </w:tr>
      <w:tr w:rsidR="00222167">
        <w:tc>
          <w:tcPr>
            <w:tcW w:w="2947" w:type="pct"/>
          </w:tcPr>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tc>
        <w:tc>
          <w:tcPr>
            <w:tcW w:w="2053" w:type="pct"/>
          </w:tcPr>
          <w:p w:rsidR="00222167" w:rsidRDefault="00222167">
            <w:pPr>
              <w:spacing w:line="240" w:lineRule="auto"/>
              <w:ind w:left="-48" w:right="-107"/>
              <w:rPr>
                <w:bCs/>
              </w:rPr>
            </w:pPr>
          </w:p>
        </w:tc>
      </w:tr>
      <w:tr w:rsidR="00222167">
        <w:tc>
          <w:tcPr>
            <w:tcW w:w="2947" w:type="pct"/>
          </w:tcPr>
          <w:p w:rsidR="00222167" w:rsidRDefault="008B3912">
            <w:pPr>
              <w:spacing w:line="240" w:lineRule="auto"/>
              <w:ind w:left="-120"/>
              <w:rPr>
                <w:b/>
                <w:bCs/>
              </w:rPr>
            </w:pPr>
            <w:r>
              <w:rPr>
                <w:b/>
                <w:szCs w:val="24"/>
              </w:rPr>
              <w:t>Muhammad Arhami, S.Si., M.Kom</w:t>
            </w:r>
          </w:p>
        </w:tc>
        <w:tc>
          <w:tcPr>
            <w:tcW w:w="2053" w:type="pct"/>
          </w:tcPr>
          <w:p w:rsidR="00222167" w:rsidRDefault="008B3912">
            <w:pPr>
              <w:spacing w:line="240" w:lineRule="auto"/>
              <w:ind w:left="-48" w:right="-107"/>
              <w:rPr>
                <w:b/>
                <w:bCs/>
              </w:rPr>
            </w:pPr>
            <w:r>
              <w:rPr>
                <w:b/>
                <w:szCs w:val="24"/>
              </w:rPr>
              <w:t>Salahuddin, ST.,M.Cs</w:t>
            </w:r>
          </w:p>
        </w:tc>
      </w:tr>
      <w:tr w:rsidR="00222167">
        <w:tc>
          <w:tcPr>
            <w:tcW w:w="2947" w:type="pct"/>
          </w:tcPr>
          <w:p w:rsidR="00222167" w:rsidRDefault="008B3912">
            <w:pPr>
              <w:spacing w:line="240" w:lineRule="auto"/>
              <w:ind w:left="-120"/>
              <w:rPr>
                <w:bCs/>
              </w:rPr>
            </w:pPr>
            <w:r>
              <w:rPr>
                <w:szCs w:val="24"/>
              </w:rPr>
              <w:t>NIP. 19741029 200003 1 001</w:t>
            </w:r>
          </w:p>
        </w:tc>
        <w:tc>
          <w:tcPr>
            <w:tcW w:w="2053" w:type="pct"/>
          </w:tcPr>
          <w:p w:rsidR="00222167" w:rsidRDefault="008B3912">
            <w:pPr>
              <w:spacing w:line="240" w:lineRule="auto"/>
              <w:ind w:left="-48" w:right="-107"/>
              <w:rPr>
                <w:bCs/>
              </w:rPr>
            </w:pPr>
            <w:r>
              <w:rPr>
                <w:szCs w:val="24"/>
              </w:rPr>
              <w:t>NIP. 19740424 200212 1 001</w:t>
            </w:r>
          </w:p>
        </w:tc>
      </w:tr>
    </w:tbl>
    <w:p w:rsidR="00222167" w:rsidRDefault="00222167">
      <w:pPr>
        <w:spacing w:after="160" w:line="259" w:lineRule="auto"/>
        <w:jc w:val="left"/>
        <w:rPr>
          <w:szCs w:val="24"/>
        </w:rPr>
      </w:pPr>
    </w:p>
    <w:p w:rsidR="00222167" w:rsidRDefault="00222167">
      <w:pPr>
        <w:pStyle w:val="Title"/>
        <w:rPr>
          <w:ins w:id="5" w:author="muhammad fauzan" w:date="2022-08-07T12:37:00Z"/>
        </w:rPr>
      </w:pPr>
      <w:bookmarkStart w:id="6" w:name="_Toc104483006"/>
    </w:p>
    <w:p w:rsidR="00222167" w:rsidRDefault="008B3912">
      <w:pPr>
        <w:pStyle w:val="Title"/>
        <w:rPr>
          <w:szCs w:val="24"/>
        </w:rPr>
      </w:pPr>
      <w:r>
        <w:lastRenderedPageBreak/>
        <w:t>PENGESAHAN PENGUJI</w:t>
      </w:r>
      <w:bookmarkEnd w:id="6"/>
    </w:p>
    <w:p w:rsidR="00222167" w:rsidRDefault="008B3912">
      <w:r>
        <w:t xml:space="preserve">Tugas Akhir yang berjudul </w:t>
      </w:r>
      <w:r>
        <w:rPr>
          <w:i/>
        </w:rPr>
        <w:t>Penerapan Metode Holt-Winter Exponential Smoothing Untuk Melakukan Peramalan Distribusi Sari Roti Diarea Panton Labu</w:t>
      </w:r>
      <w:r>
        <w:t>, disusun oleh Muhammad Fauzan, NIM 1857301019, Program Studi Teknik Informatika, Jurusan Teknologi Informasi dan Komputer Politeknik Negeri Lhokseumawe, telah dipertanggungjawabkan di hadapan dewan penguji dan dinyatakan lulus pada tanggal -- -- 2022.</w:t>
      </w:r>
    </w:p>
    <w:p w:rsidR="00222167" w:rsidRDefault="008B3912">
      <w:pPr>
        <w:spacing w:before="240" w:after="240"/>
        <w:jc w:val="center"/>
      </w:pPr>
      <w:r>
        <w:t>Dewan Penguji,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3259"/>
      </w:tblGrid>
      <w:tr w:rsidR="00222167">
        <w:tc>
          <w:tcPr>
            <w:tcW w:w="2947" w:type="pct"/>
          </w:tcPr>
          <w:p w:rsidR="00222167" w:rsidRDefault="008B3912">
            <w:pPr>
              <w:spacing w:line="240" w:lineRule="auto"/>
              <w:ind w:left="-120"/>
              <w:rPr>
                <w:bCs/>
              </w:rPr>
            </w:pPr>
            <w:r>
              <w:rPr>
                <w:bCs/>
              </w:rPr>
              <w:t>Ketua,</w:t>
            </w:r>
          </w:p>
          <w:p w:rsidR="00222167" w:rsidRDefault="00222167">
            <w:pPr>
              <w:spacing w:line="240" w:lineRule="auto"/>
              <w:ind w:left="-120"/>
              <w:rPr>
                <w:bCs/>
              </w:rPr>
            </w:pPr>
          </w:p>
        </w:tc>
        <w:tc>
          <w:tcPr>
            <w:tcW w:w="2053" w:type="pct"/>
          </w:tcPr>
          <w:p w:rsidR="00222167" w:rsidRDefault="008B3912">
            <w:pPr>
              <w:spacing w:line="240" w:lineRule="auto"/>
              <w:ind w:left="-48" w:right="-107"/>
              <w:rPr>
                <w:bCs/>
              </w:rPr>
            </w:pPr>
            <w:r>
              <w:rPr>
                <w:bCs/>
              </w:rPr>
              <w:t>Sekretaris,</w:t>
            </w:r>
          </w:p>
        </w:tc>
      </w:tr>
      <w:tr w:rsidR="00222167">
        <w:tc>
          <w:tcPr>
            <w:tcW w:w="2947" w:type="pct"/>
          </w:tcPr>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tc>
        <w:tc>
          <w:tcPr>
            <w:tcW w:w="2053" w:type="pct"/>
          </w:tcPr>
          <w:p w:rsidR="00222167" w:rsidRDefault="00222167">
            <w:pPr>
              <w:spacing w:line="240" w:lineRule="auto"/>
              <w:ind w:left="-48" w:right="-107"/>
              <w:rPr>
                <w:bCs/>
              </w:rPr>
            </w:pPr>
          </w:p>
        </w:tc>
      </w:tr>
      <w:tr w:rsidR="00222167">
        <w:tc>
          <w:tcPr>
            <w:tcW w:w="2947" w:type="pct"/>
          </w:tcPr>
          <w:p w:rsidR="00222167" w:rsidRDefault="008B3912">
            <w:pPr>
              <w:spacing w:line="240" w:lineRule="auto"/>
              <w:ind w:left="-120"/>
              <w:rPr>
                <w:b/>
                <w:bCs/>
              </w:rPr>
            </w:pPr>
            <w:r>
              <w:rPr>
                <w:b/>
                <w:szCs w:val="24"/>
              </w:rPr>
              <w:t>--</w:t>
            </w:r>
          </w:p>
        </w:tc>
        <w:tc>
          <w:tcPr>
            <w:tcW w:w="2053" w:type="pct"/>
          </w:tcPr>
          <w:p w:rsidR="00222167" w:rsidRDefault="008B3912">
            <w:pPr>
              <w:spacing w:line="240" w:lineRule="auto"/>
              <w:ind w:left="-48" w:right="-107"/>
              <w:rPr>
                <w:b/>
                <w:bCs/>
              </w:rPr>
            </w:pPr>
            <w:r>
              <w:rPr>
                <w:b/>
                <w:szCs w:val="24"/>
              </w:rPr>
              <w:t>--</w:t>
            </w:r>
          </w:p>
        </w:tc>
      </w:tr>
      <w:tr w:rsidR="00222167">
        <w:tc>
          <w:tcPr>
            <w:tcW w:w="2947" w:type="pct"/>
          </w:tcPr>
          <w:p w:rsidR="00222167" w:rsidRDefault="008B3912">
            <w:pPr>
              <w:spacing w:line="240" w:lineRule="auto"/>
              <w:ind w:left="-120"/>
              <w:rPr>
                <w:bCs/>
              </w:rPr>
            </w:pPr>
            <w:r>
              <w:rPr>
                <w:szCs w:val="24"/>
              </w:rPr>
              <w:t>NIP. --</w:t>
            </w:r>
          </w:p>
        </w:tc>
        <w:tc>
          <w:tcPr>
            <w:tcW w:w="2053" w:type="pct"/>
          </w:tcPr>
          <w:p w:rsidR="00222167" w:rsidRDefault="008B3912">
            <w:pPr>
              <w:spacing w:line="240" w:lineRule="auto"/>
              <w:ind w:left="-48" w:right="-107"/>
              <w:rPr>
                <w:bCs/>
              </w:rPr>
            </w:pPr>
            <w:r>
              <w:rPr>
                <w:szCs w:val="24"/>
              </w:rPr>
              <w:t>NIP. --</w:t>
            </w:r>
          </w:p>
        </w:tc>
      </w:tr>
    </w:tbl>
    <w:p w:rsidR="00222167" w:rsidRDefault="0022216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794"/>
        <w:gridCol w:w="2310"/>
      </w:tblGrid>
      <w:tr w:rsidR="00222167">
        <w:tc>
          <w:tcPr>
            <w:tcW w:w="1785" w:type="pct"/>
          </w:tcPr>
          <w:p w:rsidR="00222167" w:rsidRDefault="008B3912">
            <w:pPr>
              <w:spacing w:line="240" w:lineRule="auto"/>
              <w:ind w:left="-120"/>
              <w:rPr>
                <w:bCs/>
              </w:rPr>
            </w:pPr>
            <w:r>
              <w:rPr>
                <w:bCs/>
              </w:rPr>
              <w:t>Penguji I,</w:t>
            </w:r>
          </w:p>
          <w:p w:rsidR="00222167" w:rsidRDefault="00222167">
            <w:pPr>
              <w:spacing w:line="240" w:lineRule="auto"/>
              <w:ind w:left="-120"/>
              <w:rPr>
                <w:bCs/>
              </w:rPr>
            </w:pPr>
          </w:p>
        </w:tc>
        <w:tc>
          <w:tcPr>
            <w:tcW w:w="1760" w:type="pct"/>
          </w:tcPr>
          <w:p w:rsidR="00222167" w:rsidRDefault="008B3912">
            <w:pPr>
              <w:spacing w:line="240" w:lineRule="auto"/>
              <w:ind w:left="-48" w:right="-107"/>
              <w:rPr>
                <w:bCs/>
              </w:rPr>
            </w:pPr>
            <w:r>
              <w:rPr>
                <w:bCs/>
              </w:rPr>
              <w:t>Penguji II,</w:t>
            </w:r>
          </w:p>
        </w:tc>
        <w:tc>
          <w:tcPr>
            <w:tcW w:w="1455" w:type="pct"/>
          </w:tcPr>
          <w:p w:rsidR="00222167" w:rsidRDefault="008B3912">
            <w:pPr>
              <w:spacing w:line="240" w:lineRule="auto"/>
              <w:ind w:left="-48" w:right="-107"/>
              <w:rPr>
                <w:bCs/>
              </w:rPr>
            </w:pPr>
            <w:r>
              <w:rPr>
                <w:bCs/>
              </w:rPr>
              <w:t>Penguji III,</w:t>
            </w:r>
          </w:p>
        </w:tc>
      </w:tr>
      <w:tr w:rsidR="00222167">
        <w:tc>
          <w:tcPr>
            <w:tcW w:w="1785" w:type="pct"/>
          </w:tcPr>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tc>
        <w:tc>
          <w:tcPr>
            <w:tcW w:w="1760" w:type="pct"/>
          </w:tcPr>
          <w:p w:rsidR="00222167" w:rsidRDefault="00222167">
            <w:pPr>
              <w:spacing w:line="240" w:lineRule="auto"/>
              <w:ind w:left="-48" w:right="-107"/>
              <w:rPr>
                <w:bCs/>
              </w:rPr>
            </w:pPr>
          </w:p>
        </w:tc>
        <w:tc>
          <w:tcPr>
            <w:tcW w:w="1455" w:type="pct"/>
          </w:tcPr>
          <w:p w:rsidR="00222167" w:rsidRDefault="00222167">
            <w:pPr>
              <w:spacing w:line="240" w:lineRule="auto"/>
              <w:ind w:left="-48" w:right="-107"/>
              <w:rPr>
                <w:bCs/>
              </w:rPr>
            </w:pPr>
          </w:p>
        </w:tc>
      </w:tr>
      <w:tr w:rsidR="00222167">
        <w:tc>
          <w:tcPr>
            <w:tcW w:w="1785" w:type="pct"/>
          </w:tcPr>
          <w:p w:rsidR="00222167" w:rsidRDefault="008B3912">
            <w:pPr>
              <w:spacing w:line="240" w:lineRule="auto"/>
              <w:ind w:left="-120"/>
              <w:rPr>
                <w:b/>
                <w:bCs/>
              </w:rPr>
            </w:pPr>
            <w:r>
              <w:rPr>
                <w:b/>
                <w:szCs w:val="24"/>
              </w:rPr>
              <w:t>--</w:t>
            </w:r>
          </w:p>
        </w:tc>
        <w:tc>
          <w:tcPr>
            <w:tcW w:w="1760" w:type="pct"/>
          </w:tcPr>
          <w:p w:rsidR="00222167" w:rsidRDefault="008B3912">
            <w:pPr>
              <w:spacing w:line="240" w:lineRule="auto"/>
              <w:ind w:left="-48" w:right="-107"/>
              <w:rPr>
                <w:b/>
                <w:bCs/>
              </w:rPr>
            </w:pPr>
            <w:r>
              <w:rPr>
                <w:b/>
                <w:szCs w:val="24"/>
              </w:rPr>
              <w:t>--</w:t>
            </w:r>
          </w:p>
        </w:tc>
        <w:tc>
          <w:tcPr>
            <w:tcW w:w="1455" w:type="pct"/>
          </w:tcPr>
          <w:p w:rsidR="00222167" w:rsidRDefault="008B3912">
            <w:pPr>
              <w:spacing w:line="240" w:lineRule="auto"/>
              <w:ind w:left="-48" w:right="-107"/>
              <w:rPr>
                <w:b/>
                <w:szCs w:val="24"/>
              </w:rPr>
            </w:pPr>
            <w:r>
              <w:rPr>
                <w:b/>
                <w:szCs w:val="24"/>
              </w:rPr>
              <w:t>--</w:t>
            </w:r>
          </w:p>
        </w:tc>
      </w:tr>
      <w:tr w:rsidR="00222167">
        <w:tc>
          <w:tcPr>
            <w:tcW w:w="1785" w:type="pct"/>
          </w:tcPr>
          <w:p w:rsidR="00222167" w:rsidRDefault="008B3912">
            <w:pPr>
              <w:spacing w:line="240" w:lineRule="auto"/>
              <w:ind w:left="-120"/>
              <w:rPr>
                <w:bCs/>
              </w:rPr>
            </w:pPr>
            <w:r>
              <w:rPr>
                <w:szCs w:val="24"/>
              </w:rPr>
              <w:t>NIP. --</w:t>
            </w:r>
          </w:p>
        </w:tc>
        <w:tc>
          <w:tcPr>
            <w:tcW w:w="1760" w:type="pct"/>
          </w:tcPr>
          <w:p w:rsidR="00222167" w:rsidRDefault="008B3912">
            <w:pPr>
              <w:spacing w:line="240" w:lineRule="auto"/>
              <w:ind w:left="-48" w:right="-107"/>
              <w:rPr>
                <w:bCs/>
              </w:rPr>
            </w:pPr>
            <w:r>
              <w:rPr>
                <w:szCs w:val="24"/>
              </w:rPr>
              <w:t>NIP. --</w:t>
            </w:r>
          </w:p>
        </w:tc>
        <w:tc>
          <w:tcPr>
            <w:tcW w:w="1455" w:type="pct"/>
          </w:tcPr>
          <w:p w:rsidR="00222167" w:rsidRDefault="008B3912">
            <w:pPr>
              <w:spacing w:line="240" w:lineRule="auto"/>
              <w:ind w:left="-48" w:right="-107"/>
              <w:rPr>
                <w:szCs w:val="24"/>
              </w:rPr>
            </w:pPr>
            <w:r>
              <w:rPr>
                <w:szCs w:val="24"/>
              </w:rPr>
              <w:t>NIP. --</w:t>
            </w:r>
          </w:p>
        </w:tc>
      </w:tr>
    </w:tbl>
    <w:p w:rsidR="00222167" w:rsidRDefault="008B3912">
      <w:pPr>
        <w:spacing w:before="240" w:after="240"/>
        <w:jc w:val="center"/>
      </w:pPr>
      <w:r>
        <w:t>Mengetahui,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3259"/>
      </w:tblGrid>
      <w:tr w:rsidR="00222167">
        <w:tc>
          <w:tcPr>
            <w:tcW w:w="2947" w:type="pct"/>
          </w:tcPr>
          <w:p w:rsidR="00222167" w:rsidRDefault="008B3912">
            <w:pPr>
              <w:spacing w:line="240" w:lineRule="auto"/>
              <w:ind w:left="-120"/>
              <w:rPr>
                <w:bCs/>
              </w:rPr>
            </w:pPr>
            <w:r>
              <w:rPr>
                <w:bCs/>
              </w:rPr>
              <w:t>Ketua Jurusan</w:t>
            </w:r>
          </w:p>
          <w:p w:rsidR="00222167" w:rsidRDefault="008B3912">
            <w:pPr>
              <w:spacing w:line="240" w:lineRule="auto"/>
              <w:ind w:left="-120"/>
              <w:rPr>
                <w:bCs/>
              </w:rPr>
            </w:pPr>
            <w:r>
              <w:t>Teknologi Informasi dan Komputer,</w:t>
            </w:r>
          </w:p>
        </w:tc>
        <w:tc>
          <w:tcPr>
            <w:tcW w:w="2053" w:type="pct"/>
          </w:tcPr>
          <w:p w:rsidR="00222167" w:rsidRDefault="008B3912">
            <w:pPr>
              <w:spacing w:line="240" w:lineRule="auto"/>
              <w:ind w:left="-48" w:right="-107"/>
              <w:rPr>
                <w:bCs/>
              </w:rPr>
            </w:pPr>
            <w:r>
              <w:rPr>
                <w:bCs/>
              </w:rPr>
              <w:t>Ketua Program Studi</w:t>
            </w:r>
          </w:p>
          <w:p w:rsidR="00222167" w:rsidRDefault="008B3912">
            <w:pPr>
              <w:spacing w:line="240" w:lineRule="auto"/>
              <w:ind w:left="-48" w:right="-107"/>
              <w:rPr>
                <w:bCs/>
              </w:rPr>
            </w:pPr>
            <w:r>
              <w:rPr>
                <w:bCs/>
              </w:rPr>
              <w:t>Teknik Informatika</w:t>
            </w:r>
          </w:p>
        </w:tc>
      </w:tr>
      <w:tr w:rsidR="00222167">
        <w:tc>
          <w:tcPr>
            <w:tcW w:w="2947" w:type="pct"/>
          </w:tcPr>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p w:rsidR="00222167" w:rsidRDefault="00222167">
            <w:pPr>
              <w:spacing w:line="240" w:lineRule="auto"/>
              <w:rPr>
                <w:bCs/>
              </w:rPr>
            </w:pPr>
          </w:p>
        </w:tc>
        <w:tc>
          <w:tcPr>
            <w:tcW w:w="2053" w:type="pct"/>
          </w:tcPr>
          <w:p w:rsidR="00222167" w:rsidRDefault="00222167">
            <w:pPr>
              <w:spacing w:line="240" w:lineRule="auto"/>
              <w:ind w:left="-48" w:right="-107"/>
              <w:rPr>
                <w:bCs/>
              </w:rPr>
            </w:pPr>
          </w:p>
        </w:tc>
      </w:tr>
      <w:tr w:rsidR="00222167">
        <w:tc>
          <w:tcPr>
            <w:tcW w:w="2947" w:type="pct"/>
          </w:tcPr>
          <w:p w:rsidR="00222167" w:rsidRDefault="008B3912">
            <w:pPr>
              <w:spacing w:line="240" w:lineRule="auto"/>
              <w:ind w:left="-120"/>
              <w:rPr>
                <w:b/>
                <w:bCs/>
              </w:rPr>
            </w:pPr>
            <w:r>
              <w:rPr>
                <w:b/>
                <w:szCs w:val="24"/>
              </w:rPr>
              <w:t>Muhammad Arhami, S.Si., M.Kom</w:t>
            </w:r>
          </w:p>
        </w:tc>
        <w:tc>
          <w:tcPr>
            <w:tcW w:w="2053" w:type="pct"/>
          </w:tcPr>
          <w:p w:rsidR="00222167" w:rsidRDefault="008B3912">
            <w:pPr>
              <w:spacing w:line="240" w:lineRule="auto"/>
              <w:ind w:left="-48" w:right="-107"/>
              <w:rPr>
                <w:b/>
                <w:bCs/>
              </w:rPr>
            </w:pPr>
            <w:r>
              <w:rPr>
                <w:b/>
                <w:szCs w:val="24"/>
              </w:rPr>
              <w:t>Salahuddin, ST.,M.Cs</w:t>
            </w:r>
          </w:p>
        </w:tc>
      </w:tr>
      <w:tr w:rsidR="00222167">
        <w:tc>
          <w:tcPr>
            <w:tcW w:w="2947" w:type="pct"/>
          </w:tcPr>
          <w:p w:rsidR="00222167" w:rsidRDefault="008B3912">
            <w:pPr>
              <w:spacing w:line="240" w:lineRule="auto"/>
              <w:ind w:left="-120"/>
              <w:rPr>
                <w:bCs/>
              </w:rPr>
            </w:pPr>
            <w:r>
              <w:rPr>
                <w:szCs w:val="24"/>
              </w:rPr>
              <w:t>NIP. 19741029 200003 1 001</w:t>
            </w:r>
          </w:p>
        </w:tc>
        <w:tc>
          <w:tcPr>
            <w:tcW w:w="2053" w:type="pct"/>
          </w:tcPr>
          <w:p w:rsidR="00222167" w:rsidRDefault="008B3912">
            <w:pPr>
              <w:spacing w:line="240" w:lineRule="auto"/>
              <w:ind w:left="-48" w:right="-107"/>
              <w:rPr>
                <w:bCs/>
              </w:rPr>
            </w:pPr>
            <w:r>
              <w:rPr>
                <w:szCs w:val="24"/>
              </w:rPr>
              <w:t>NIP. 19740424 200212 1 001</w:t>
            </w:r>
          </w:p>
        </w:tc>
      </w:tr>
    </w:tbl>
    <w:p w:rsidR="00222167" w:rsidRDefault="008B3912">
      <w:pPr>
        <w:pStyle w:val="Title"/>
      </w:pPr>
      <w:bookmarkStart w:id="7" w:name="_Toc104483007"/>
      <w:r>
        <w:lastRenderedPageBreak/>
        <w:t>PERYANTAAN</w:t>
      </w:r>
      <w:bookmarkEnd w:id="7"/>
    </w:p>
    <w:p w:rsidR="00222167" w:rsidRDefault="008B3912">
      <w:pPr>
        <w:ind w:firstLine="567"/>
      </w:pPr>
      <w:r>
        <w:t xml:space="preserve">Dengan ini saya menyatakan bahwa dalam tugas akhir ini tidak terdapat karya yang pernah diajukan untuk memperoleh gelar kesarjanaan pada suatu perguruan tinggi, dan sepanjang pengetahuan saya juga tidak terdapat karya atau pendapat yang pernah ditulis atau diterbitkan oleh orang lain, kecuali yang secara tertulis diacu dalam naskah ini dan disebutkan dalam daftar pustaka. </w:t>
      </w:r>
    </w:p>
    <w:p w:rsidR="00222167" w:rsidRDefault="00222167">
      <w:pPr>
        <w:ind w:firstLine="567"/>
      </w:pPr>
    </w:p>
    <w:p w:rsidR="00222167" w:rsidRDefault="00222167">
      <w:pPr>
        <w:ind w:firstLine="567"/>
      </w:pPr>
    </w:p>
    <w:p w:rsidR="00222167" w:rsidRDefault="00222167">
      <w:pPr>
        <w:ind w:firstLine="567"/>
      </w:pPr>
    </w:p>
    <w:p w:rsidR="00222167" w:rsidRDefault="008B3912">
      <w:pPr>
        <w:ind w:left="5954"/>
      </w:pPr>
      <w:r>
        <w:t>Buketrata, -- -- 2022</w:t>
      </w:r>
    </w:p>
    <w:p w:rsidR="00222167" w:rsidRDefault="00222167">
      <w:pPr>
        <w:ind w:left="5954"/>
      </w:pPr>
    </w:p>
    <w:p w:rsidR="00222167" w:rsidRDefault="00222167">
      <w:pPr>
        <w:ind w:left="5954"/>
      </w:pPr>
    </w:p>
    <w:p w:rsidR="00222167" w:rsidRDefault="00222167">
      <w:pPr>
        <w:ind w:left="5954"/>
      </w:pPr>
    </w:p>
    <w:p w:rsidR="00222167" w:rsidRDefault="008B3912">
      <w:pPr>
        <w:spacing w:line="240" w:lineRule="auto"/>
        <w:ind w:left="5954"/>
      </w:pPr>
      <w:r>
        <w:t>Ryandi Aziz</w:t>
      </w:r>
    </w:p>
    <w:p w:rsidR="00222167" w:rsidRDefault="008B3912">
      <w:pPr>
        <w:ind w:left="5954"/>
      </w:pPr>
      <w:r>
        <w:t>NIM. 1857301055</w:t>
      </w:r>
    </w:p>
    <w:p w:rsidR="00222167" w:rsidRDefault="008B3912">
      <w:pPr>
        <w:spacing w:after="160" w:line="259" w:lineRule="auto"/>
        <w:jc w:val="left"/>
      </w:pPr>
      <w:r>
        <w:br w:type="page"/>
      </w:r>
    </w:p>
    <w:p w:rsidR="00222167" w:rsidRDefault="008B3912">
      <w:pPr>
        <w:pStyle w:val="Title"/>
      </w:pPr>
      <w:bookmarkStart w:id="8" w:name="_Toc104483008"/>
      <w:r>
        <w:lastRenderedPageBreak/>
        <w:t>KATA PENGANTAR</w:t>
      </w:r>
      <w:bookmarkEnd w:id="8"/>
    </w:p>
    <w:p w:rsidR="00222167" w:rsidRDefault="008B3912">
      <w:pPr>
        <w:spacing w:after="160" w:line="259" w:lineRule="auto"/>
        <w:jc w:val="left"/>
      </w:pPr>
      <w:r>
        <w:br w:type="page"/>
      </w:r>
    </w:p>
    <w:p w:rsidR="00222167" w:rsidRDefault="008B3912">
      <w:pPr>
        <w:pStyle w:val="Title"/>
      </w:pPr>
      <w:bookmarkStart w:id="9" w:name="_Toc104483009"/>
      <w:r>
        <w:lastRenderedPageBreak/>
        <w:t>ABSTRAK</w:t>
      </w:r>
      <w:bookmarkEnd w:id="9"/>
    </w:p>
    <w:p w:rsidR="00222167" w:rsidRDefault="008B3912">
      <w:pPr>
        <w:spacing w:line="240" w:lineRule="auto"/>
      </w:pPr>
      <w:r>
        <w:rPr>
          <w:szCs w:val="24"/>
        </w:rPr>
        <w:t xml:space="preserve">Sari roti merupakan sebuah merek dagang dari salah satu perusahaan produsen roti di Indonesia, yaitu PT. Nippon Indosari Corpindo Tbk. Kali pertama perusahaan ini didirikan pada tahun 1995 dan mulai beroperasi pada 1996 dengan memproduksi roti manis dan juga roti tawar. </w:t>
      </w:r>
      <w:r>
        <w:rPr>
          <w:szCs w:val="24"/>
          <w:lang w:val="zh-CN" w:eastAsia="zh-CN"/>
        </w:rPr>
        <w:t xml:space="preserve">Varian  dari  produk  Sari  Roti meliputi  roti tawar, </w:t>
      </w:r>
      <w:r>
        <w:rPr>
          <w:i/>
          <w:szCs w:val="24"/>
          <w:lang w:val="zh-CN" w:eastAsia="zh-CN"/>
        </w:rPr>
        <w:t>sweat bread</w:t>
      </w:r>
      <w:r>
        <w:rPr>
          <w:szCs w:val="24"/>
          <w:lang w:val="zh-CN" w:eastAsia="zh-CN"/>
        </w:rPr>
        <w:t xml:space="preserve">, </w:t>
      </w:r>
      <w:r>
        <w:rPr>
          <w:i/>
          <w:szCs w:val="24"/>
          <w:lang w:val="zh-CN" w:eastAsia="zh-CN"/>
        </w:rPr>
        <w:t>sandwich</w:t>
      </w:r>
      <w:r>
        <w:rPr>
          <w:szCs w:val="24"/>
          <w:lang w:val="zh-CN" w:eastAsia="zh-CN"/>
        </w:rPr>
        <w:t xml:space="preserve">, dan </w:t>
      </w:r>
      <w:r>
        <w:rPr>
          <w:i/>
          <w:szCs w:val="24"/>
          <w:lang w:val="zh-CN" w:eastAsia="zh-CN"/>
        </w:rPr>
        <w:t>dorayaki</w:t>
      </w:r>
      <w:r>
        <w:rPr>
          <w:szCs w:val="24"/>
          <w:lang w:val="zh-CN" w:eastAsia="zh-CN"/>
        </w:rPr>
        <w:t xml:space="preserve">. </w:t>
      </w:r>
      <w:bookmarkStart w:id="10" w:name="_Hlk105963630"/>
      <w:r>
        <w:rPr>
          <w:szCs w:val="24"/>
        </w:rPr>
        <w:t xml:space="preserve">Pada studi Kasus ini penulis mengambil sampel pada salah satu distributor yang bernama CV. Al-Amin Jaya yang bertempat di jl. Malikussaleh no. 10 Geudong, Aceh Utara. Distributor menyuplai roti khususnya daerah Panton Labu kepada 22 toko/kios, setiap toko disuplai 31 jenis roti dengan jumlah tertentu pada setiap toko/kios. Saat ini untuk mengurangi angka roti sisa dari setiap roti yang disuplai maka distributor CV. Al-Amin Jaya melihat pada struk-struk roti yang disuplai sebelumnya dan diperkirakan secara manual untuk jumlah roti yang akan disuplai untuk selanjutnya sehingga didapatkan jumlah roti yang akan disuplai selanjutnya. Namun cara tersebut masih kurang efektif untuk mengurangi roti sisa dikarenakan belum ada stabilitas dengan cara atau metode tersebut. Oleh karena itu, penulis menggunakan metode </w:t>
      </w:r>
      <w:r>
        <w:rPr>
          <w:i/>
          <w:szCs w:val="24"/>
        </w:rPr>
        <w:t>Holt Winter Exponential Smoothing</w:t>
      </w:r>
      <w:r>
        <w:rPr>
          <w:szCs w:val="24"/>
        </w:rPr>
        <w:t xml:space="preserve"> dalam sistem ini sesuai dengan asumsi awal dari pola data dan musiman berdasarkan pola data. Harapannya sistem ini dapat menghasilkan output yang sesuai sehingga jumlah angka roti sisa dari setiap suplai roti ke toko/kios dapat berkurang dan memudahkan distributor dalam memplotkan jumlah roti untuk disuplai kesetiap toko/kios</w:t>
      </w:r>
      <w:bookmarkEnd w:id="10"/>
      <w:r>
        <w:rPr>
          <w:szCs w:val="24"/>
        </w:rPr>
        <w:t>.</w:t>
      </w:r>
    </w:p>
    <w:p w:rsidR="00222167" w:rsidRDefault="00222167">
      <w:pPr>
        <w:spacing w:line="240" w:lineRule="auto"/>
      </w:pPr>
    </w:p>
    <w:p w:rsidR="00222167" w:rsidRDefault="008B3912">
      <w:pPr>
        <w:spacing w:after="160" w:line="259" w:lineRule="auto"/>
        <w:jc w:val="left"/>
      </w:pPr>
      <w:r>
        <w:t xml:space="preserve">Kata Kunci: </w:t>
      </w:r>
      <w:r>
        <w:rPr>
          <w:bCs/>
          <w:i/>
          <w:szCs w:val="24"/>
        </w:rPr>
        <w:t>Holt-Winter Exponential Smoothing</w:t>
      </w:r>
      <w:r>
        <w:rPr>
          <w:bCs/>
          <w:szCs w:val="24"/>
        </w:rPr>
        <w:t>, Peramalan</w:t>
      </w:r>
      <w:r>
        <w:t>.</w:t>
      </w:r>
    </w:p>
    <w:p w:rsidR="00222167" w:rsidRDefault="008B3912">
      <w:pPr>
        <w:spacing w:after="160" w:line="259" w:lineRule="auto"/>
        <w:jc w:val="left"/>
      </w:pPr>
      <w:r>
        <w:br w:type="page"/>
      </w:r>
    </w:p>
    <w:p w:rsidR="00222167" w:rsidRDefault="008B3912">
      <w:pPr>
        <w:pStyle w:val="Title"/>
        <w:rPr>
          <w:i/>
          <w:iCs/>
        </w:rPr>
      </w:pPr>
      <w:bookmarkStart w:id="11" w:name="_Toc104483010"/>
      <w:r>
        <w:rPr>
          <w:i/>
          <w:iCs/>
        </w:rPr>
        <w:lastRenderedPageBreak/>
        <w:t>ABSTRACT</w:t>
      </w:r>
      <w:bookmarkEnd w:id="11"/>
    </w:p>
    <w:p w:rsidR="00222167" w:rsidRDefault="008B3912">
      <w:r>
        <w:br w:type="page"/>
      </w:r>
    </w:p>
    <w:bookmarkStart w:id="12" w:name="_Toc104483011" w:displacedByCustomXml="next"/>
    <w:sdt>
      <w:sdtPr>
        <w:rPr>
          <w:rFonts w:eastAsiaTheme="minorHAnsi" w:cstheme="minorBidi"/>
          <w:b w:val="0"/>
          <w:spacing w:val="0"/>
          <w:kern w:val="0"/>
          <w:szCs w:val="22"/>
        </w:rPr>
        <w:id w:val="-294609420"/>
        <w:docPartObj>
          <w:docPartGallery w:val="Table of Contents"/>
          <w:docPartUnique/>
        </w:docPartObj>
      </w:sdtPr>
      <w:sdtEndPr>
        <w:rPr>
          <w:bCs/>
        </w:rPr>
      </w:sdtEndPr>
      <w:sdtContent>
        <w:p w:rsidR="00222167" w:rsidRDefault="008B3912">
          <w:pPr>
            <w:pStyle w:val="Title"/>
          </w:pPr>
          <w:r>
            <w:t>DAFTAR ISI</w:t>
          </w:r>
          <w:bookmarkEnd w:id="12"/>
        </w:p>
        <w:p w:rsidR="00222167" w:rsidRDefault="008B3912">
          <w:pPr>
            <w:pStyle w:val="TOC1"/>
            <w:rPr>
              <w:rFonts w:asciiTheme="minorHAnsi" w:eastAsiaTheme="minorEastAsia" w:hAnsiTheme="minorHAnsi" w:hint="eastAsia"/>
              <w:sz w:val="22"/>
              <w:lang w:val="zh-CN" w:eastAsia="zh-CN"/>
            </w:rPr>
          </w:pPr>
          <w:r>
            <w:fldChar w:fldCharType="begin"/>
          </w:r>
          <w:r>
            <w:instrText xml:space="preserve"> TOC \o "1-3" \h \z \u </w:instrText>
          </w:r>
          <w:r>
            <w:fldChar w:fldCharType="separate"/>
          </w:r>
          <w:hyperlink w:anchor="_Toc104483005" w:history="1">
            <w:r>
              <w:rPr>
                <w:rStyle w:val="Hyperlink"/>
              </w:rPr>
              <w:t>PENGESAHAN PEMBIMBING</w:t>
            </w:r>
            <w:r>
              <w:tab/>
            </w:r>
            <w:r>
              <w:fldChar w:fldCharType="begin"/>
            </w:r>
            <w:r>
              <w:instrText xml:space="preserve"> PAGEREF _Toc104483005 \h </w:instrText>
            </w:r>
            <w:r>
              <w:fldChar w:fldCharType="separate"/>
            </w:r>
            <w:r>
              <w:t>i</w:t>
            </w:r>
            <w:r>
              <w:fldChar w:fldCharType="end"/>
            </w:r>
          </w:hyperlink>
        </w:p>
        <w:p w:rsidR="00222167" w:rsidRDefault="008B3912">
          <w:pPr>
            <w:pStyle w:val="TOC1"/>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"_Toc104483006" </w:instrText>
          </w:r>
          <w:r>
            <w:rPr>
              <w:rStyle w:val="Hyperlink"/>
            </w:rPr>
            <w:fldChar w:fldCharType="separate"/>
          </w:r>
          <w:r>
            <w:rPr>
              <w:rStyle w:val="Hyperlink"/>
            </w:rPr>
            <w:t>PENGESAHAN PENGUJI</w:t>
          </w:r>
          <w:r>
            <w:tab/>
          </w:r>
          <w:r>
            <w:fldChar w:fldCharType="begin"/>
          </w:r>
          <w:r>
            <w:instrText xml:space="preserve"> PAGEREF _Toc104483006 \h </w:instrText>
          </w:r>
          <w:r>
            <w:fldChar w:fldCharType="separate"/>
          </w:r>
          <w:ins w:id="13" w:author="muhammad fauzan" w:date="2022-08-10T01:43:00Z">
            <w:r>
              <w:t>ii</w:t>
            </w:r>
          </w:ins>
          <w:del w:id="14" w:author="muhammad fauzan" w:date="2022-08-07T16:08:00Z">
            <w:r>
              <w:delText>i</w:delText>
            </w:r>
          </w:del>
          <w:r>
            <w:fldChar w:fldCharType="end"/>
          </w:r>
          <w:r>
            <w:fldChar w:fldCharType="end"/>
          </w:r>
        </w:p>
        <w:p w:rsidR="00222167" w:rsidRDefault="008B3912">
          <w:pPr>
            <w:pStyle w:val="TOC1"/>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"_Toc104483007" </w:instrText>
          </w:r>
          <w:r>
            <w:rPr>
              <w:rStyle w:val="Hyperlink"/>
            </w:rPr>
            <w:fldChar w:fldCharType="separate"/>
          </w:r>
          <w:r>
            <w:rPr>
              <w:rStyle w:val="Hyperlink"/>
            </w:rPr>
            <w:t>PERYANTAAN</w:t>
          </w:r>
          <w:r>
            <w:tab/>
          </w:r>
          <w:r>
            <w:fldChar w:fldCharType="begin"/>
          </w:r>
          <w:r>
            <w:instrText xml:space="preserve"> PAGEREF _Toc104483007 \h </w:instrText>
          </w:r>
          <w:r>
            <w:fldChar w:fldCharType="separate"/>
          </w:r>
          <w:ins w:id="15" w:author="muhammad fauzan" w:date="2022-08-10T01:43:00Z">
            <w:r>
              <w:t>iii</w:t>
            </w:r>
          </w:ins>
          <w:del w:id="16" w:author="muhammad fauzan" w:date="2022-08-07T16:08:00Z">
            <w:r>
              <w:delText>ii</w:delText>
            </w:r>
          </w:del>
          <w:r>
            <w:fldChar w:fldCharType="end"/>
          </w:r>
          <w:r>
            <w:fldChar w:fldCharType="end"/>
          </w:r>
        </w:p>
        <w:p w:rsidR="00222167" w:rsidRDefault="00C011D4">
          <w:pPr>
            <w:pStyle w:val="TOC1"/>
            <w:rPr>
              <w:rFonts w:asciiTheme="minorHAnsi" w:eastAsiaTheme="minorEastAsia" w:hAnsiTheme="minorHAnsi" w:hint="eastAsia"/>
              <w:sz w:val="22"/>
              <w:lang w:val="zh-CN" w:eastAsia="zh-CN"/>
            </w:rPr>
          </w:pPr>
          <w:hyperlink w:anchor="_Toc104483008" w:history="1">
            <w:r w:rsidR="008B3912">
              <w:rPr>
                <w:rStyle w:val="Hyperlink"/>
              </w:rPr>
              <w:t>KATA PENGANTAR</w:t>
            </w:r>
            <w:r w:rsidR="008B3912">
              <w:tab/>
            </w:r>
            <w:r w:rsidR="008B3912">
              <w:fldChar w:fldCharType="begin"/>
            </w:r>
            <w:r w:rsidR="008B3912">
              <w:instrText xml:space="preserve"> PAGEREF _Toc104483008 \h </w:instrText>
            </w:r>
            <w:r w:rsidR="008B3912">
              <w:fldChar w:fldCharType="separate"/>
            </w:r>
            <w:r w:rsidR="008B3912">
              <w:t>iv</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09" w:history="1">
            <w:r w:rsidR="008B3912">
              <w:rPr>
                <w:rStyle w:val="Hyperlink"/>
              </w:rPr>
              <w:t>ABSTRAK</w:t>
            </w:r>
            <w:r w:rsidR="008B3912">
              <w:tab/>
            </w:r>
            <w:r w:rsidR="008B3912">
              <w:fldChar w:fldCharType="begin"/>
            </w:r>
            <w:r w:rsidR="008B3912">
              <w:instrText xml:space="preserve"> PAGEREF _Toc104483009 \h </w:instrText>
            </w:r>
            <w:r w:rsidR="008B3912">
              <w:fldChar w:fldCharType="separate"/>
            </w:r>
            <w:r w:rsidR="008B3912">
              <w:t>v</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10" w:history="1">
            <w:r w:rsidR="008B3912">
              <w:rPr>
                <w:rStyle w:val="Hyperlink"/>
                <w:i/>
                <w:iCs/>
              </w:rPr>
              <w:t>ABSTRACT</w:t>
            </w:r>
            <w:r w:rsidR="008B3912">
              <w:tab/>
            </w:r>
            <w:r w:rsidR="008B3912">
              <w:fldChar w:fldCharType="begin"/>
            </w:r>
            <w:r w:rsidR="008B3912">
              <w:instrText xml:space="preserve"> PAGEREF _Toc104483010 \h </w:instrText>
            </w:r>
            <w:r w:rsidR="008B3912">
              <w:fldChar w:fldCharType="separate"/>
            </w:r>
            <w:r w:rsidR="008B3912">
              <w:t>vi</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11" w:history="1">
            <w:r w:rsidR="008B3912">
              <w:rPr>
                <w:rStyle w:val="Hyperlink"/>
              </w:rPr>
              <w:t>DAFTAR ISI</w:t>
            </w:r>
            <w:r w:rsidR="008B3912">
              <w:tab/>
            </w:r>
            <w:r w:rsidR="008B3912">
              <w:fldChar w:fldCharType="begin"/>
            </w:r>
            <w:r w:rsidR="008B3912">
              <w:instrText xml:space="preserve"> PAGEREF _Toc104483011 \h </w:instrText>
            </w:r>
            <w:r w:rsidR="008B3912">
              <w:fldChar w:fldCharType="separate"/>
            </w:r>
            <w:r w:rsidR="008B3912">
              <w:t>vii</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12" w:history="1">
            <w:r w:rsidR="008B3912">
              <w:rPr>
                <w:rStyle w:val="Hyperlink"/>
              </w:rPr>
              <w:t>DAFTAR GAMBAR</w:t>
            </w:r>
            <w:r w:rsidR="008B3912">
              <w:tab/>
            </w:r>
            <w:r w:rsidR="008B3912">
              <w:fldChar w:fldCharType="begin"/>
            </w:r>
            <w:r w:rsidR="008B3912">
              <w:instrText xml:space="preserve"> PAGEREF _Toc104483012 \h </w:instrText>
            </w:r>
            <w:r w:rsidR="008B3912">
              <w:fldChar w:fldCharType="separate"/>
            </w:r>
            <w:r w:rsidR="008B3912">
              <w:t>x</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13" w:history="1">
            <w:r w:rsidR="008B3912">
              <w:rPr>
                <w:rStyle w:val="Hyperlink"/>
              </w:rPr>
              <w:t>DAFTAR TABEL</w:t>
            </w:r>
            <w:r w:rsidR="008B3912">
              <w:tab/>
            </w:r>
            <w:r w:rsidR="008B3912">
              <w:fldChar w:fldCharType="begin"/>
            </w:r>
            <w:r w:rsidR="008B3912">
              <w:instrText xml:space="preserve"> PAGEREF _Toc104483013 \h </w:instrText>
            </w:r>
            <w:r w:rsidR="008B3912">
              <w:fldChar w:fldCharType="separate"/>
            </w:r>
            <w:r w:rsidR="008B3912">
              <w:t>xi</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14" w:history="1">
            <w:r w:rsidR="008B3912">
              <w:rPr>
                <w:rStyle w:val="Hyperlink"/>
              </w:rPr>
              <w:t>BAB I PENDAHULUAN</w:t>
            </w:r>
            <w:r w:rsidR="008B3912">
              <w:tab/>
            </w:r>
            <w:r w:rsidR="008B3912">
              <w:fldChar w:fldCharType="begin"/>
            </w:r>
            <w:r w:rsidR="008B3912">
              <w:instrText xml:space="preserve"> PAGEREF _Toc104483014 \h </w:instrText>
            </w:r>
            <w:r w:rsidR="008B3912">
              <w:fldChar w:fldCharType="separate"/>
            </w:r>
            <w:r w:rsidR="008B3912">
              <w:t>1</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15" w:history="1">
            <w:r w:rsidR="008B3912">
              <w:rPr>
                <w:rStyle w:val="Hyperlink"/>
              </w:rPr>
              <w:t>1.1</w:t>
            </w:r>
            <w:r w:rsidR="008B3912">
              <w:rPr>
                <w:rFonts w:asciiTheme="minorHAnsi" w:eastAsiaTheme="minorEastAsia" w:hAnsiTheme="minorHAnsi"/>
                <w:sz w:val="22"/>
                <w:lang w:val="zh-CN" w:eastAsia="zh-CN"/>
              </w:rPr>
              <w:tab/>
            </w:r>
            <w:r w:rsidR="008B3912">
              <w:rPr>
                <w:rStyle w:val="Hyperlink"/>
              </w:rPr>
              <w:t>Latar Belakang</w:t>
            </w:r>
            <w:r w:rsidR="008B3912">
              <w:tab/>
            </w:r>
            <w:r w:rsidR="008B3912">
              <w:fldChar w:fldCharType="begin"/>
            </w:r>
            <w:r w:rsidR="008B3912">
              <w:instrText xml:space="preserve"> PAGEREF _Toc104483015 \h </w:instrText>
            </w:r>
            <w:r w:rsidR="008B3912">
              <w:fldChar w:fldCharType="separate"/>
            </w:r>
            <w:r w:rsidR="008B3912">
              <w:t>1</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16" w:history="1">
            <w:r w:rsidR="008B3912">
              <w:rPr>
                <w:rStyle w:val="Hyperlink"/>
              </w:rPr>
              <w:t>1.2</w:t>
            </w:r>
            <w:r w:rsidR="008B3912">
              <w:rPr>
                <w:rFonts w:asciiTheme="minorHAnsi" w:eastAsiaTheme="minorEastAsia" w:hAnsiTheme="minorHAnsi"/>
                <w:sz w:val="22"/>
                <w:lang w:val="zh-CN" w:eastAsia="zh-CN"/>
              </w:rPr>
              <w:tab/>
            </w:r>
            <w:r w:rsidR="008B3912">
              <w:rPr>
                <w:rStyle w:val="Hyperlink"/>
              </w:rPr>
              <w:t>Rumusan Masalah</w:t>
            </w:r>
            <w:r w:rsidR="008B3912">
              <w:tab/>
            </w:r>
            <w:r w:rsidR="008B3912">
              <w:fldChar w:fldCharType="begin"/>
            </w:r>
            <w:r w:rsidR="008B3912">
              <w:instrText xml:space="preserve"> PAGEREF _Toc104483016 \h </w:instrText>
            </w:r>
            <w:r w:rsidR="008B3912">
              <w:fldChar w:fldCharType="separate"/>
            </w:r>
            <w:r w:rsidR="008B3912">
              <w:t>3</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17" w:history="1">
            <w:r w:rsidR="008B3912">
              <w:rPr>
                <w:rStyle w:val="Hyperlink"/>
              </w:rPr>
              <w:t>1.3</w:t>
            </w:r>
            <w:r w:rsidR="008B3912">
              <w:rPr>
                <w:rFonts w:asciiTheme="minorHAnsi" w:eastAsiaTheme="minorEastAsia" w:hAnsiTheme="minorHAnsi"/>
                <w:sz w:val="22"/>
                <w:lang w:val="zh-CN" w:eastAsia="zh-CN"/>
              </w:rPr>
              <w:tab/>
            </w:r>
            <w:r w:rsidR="008B3912">
              <w:rPr>
                <w:rStyle w:val="Hyperlink"/>
              </w:rPr>
              <w:t>Batasan Masalah</w:t>
            </w:r>
            <w:r w:rsidR="008B3912">
              <w:tab/>
            </w:r>
            <w:r w:rsidR="008B3912">
              <w:fldChar w:fldCharType="begin"/>
            </w:r>
            <w:r w:rsidR="008B3912">
              <w:instrText xml:space="preserve"> PAGEREF _Toc104483017 \h </w:instrText>
            </w:r>
            <w:r w:rsidR="008B3912">
              <w:fldChar w:fldCharType="separate"/>
            </w:r>
            <w:r w:rsidR="008B3912">
              <w:t>3</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18" w:history="1">
            <w:r w:rsidR="008B3912">
              <w:rPr>
                <w:rStyle w:val="Hyperlink"/>
              </w:rPr>
              <w:t>1.4</w:t>
            </w:r>
            <w:r w:rsidR="008B3912">
              <w:rPr>
                <w:rFonts w:asciiTheme="minorHAnsi" w:eastAsiaTheme="minorEastAsia" w:hAnsiTheme="minorHAnsi"/>
                <w:sz w:val="22"/>
                <w:lang w:val="zh-CN" w:eastAsia="zh-CN"/>
              </w:rPr>
              <w:tab/>
            </w:r>
            <w:r w:rsidR="008B3912">
              <w:rPr>
                <w:rStyle w:val="Hyperlink"/>
              </w:rPr>
              <w:t>Tujuan Penelitian</w:t>
            </w:r>
            <w:r w:rsidR="008B3912">
              <w:tab/>
            </w:r>
            <w:r w:rsidR="008B3912">
              <w:fldChar w:fldCharType="begin"/>
            </w:r>
            <w:r w:rsidR="008B3912">
              <w:instrText xml:space="preserve"> PAGEREF _Toc104483018 \h </w:instrText>
            </w:r>
            <w:r w:rsidR="008B3912">
              <w:fldChar w:fldCharType="separate"/>
            </w:r>
            <w:r w:rsidR="008B3912">
              <w:t>3</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19" w:history="1">
            <w:r w:rsidR="008B3912">
              <w:rPr>
                <w:rStyle w:val="Hyperlink"/>
                <w:spacing w:val="-10"/>
                <w:kern w:val="28"/>
              </w:rPr>
              <w:t>1.5</w:t>
            </w:r>
            <w:r w:rsidR="008B3912">
              <w:rPr>
                <w:rFonts w:asciiTheme="minorHAnsi" w:eastAsiaTheme="minorEastAsia" w:hAnsiTheme="minorHAnsi"/>
                <w:sz w:val="22"/>
                <w:lang w:val="zh-CN" w:eastAsia="zh-CN"/>
              </w:rPr>
              <w:tab/>
            </w:r>
            <w:r w:rsidR="008B3912">
              <w:rPr>
                <w:rStyle w:val="Hyperlink"/>
              </w:rPr>
              <w:t>Manfaat Penelitian</w:t>
            </w:r>
            <w:r w:rsidR="008B3912">
              <w:tab/>
            </w:r>
            <w:r w:rsidR="008B3912">
              <w:fldChar w:fldCharType="begin"/>
            </w:r>
            <w:r w:rsidR="008B3912">
              <w:instrText xml:space="preserve"> PAGEREF _Toc104483019 \h </w:instrText>
            </w:r>
            <w:r w:rsidR="008B3912">
              <w:fldChar w:fldCharType="separate"/>
            </w:r>
            <w:r w:rsidR="008B3912">
              <w:t>4</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20" w:history="1">
            <w:r w:rsidR="008B3912">
              <w:rPr>
                <w:rStyle w:val="Hyperlink"/>
              </w:rPr>
              <w:t>1.6</w:t>
            </w:r>
            <w:r w:rsidR="008B3912">
              <w:rPr>
                <w:rFonts w:asciiTheme="minorHAnsi" w:eastAsiaTheme="minorEastAsia" w:hAnsiTheme="minorHAnsi"/>
                <w:sz w:val="22"/>
                <w:lang w:val="zh-CN" w:eastAsia="zh-CN"/>
              </w:rPr>
              <w:tab/>
            </w:r>
            <w:r w:rsidR="008B3912">
              <w:rPr>
                <w:rStyle w:val="Hyperlink"/>
              </w:rPr>
              <w:t>Sistematika Penulisan</w:t>
            </w:r>
            <w:r w:rsidR="008B3912">
              <w:tab/>
            </w:r>
            <w:r w:rsidR="008B3912">
              <w:fldChar w:fldCharType="begin"/>
            </w:r>
            <w:r w:rsidR="008B3912">
              <w:instrText xml:space="preserve"> PAGEREF _Toc104483020 \h </w:instrText>
            </w:r>
            <w:r w:rsidR="008B3912">
              <w:fldChar w:fldCharType="separate"/>
            </w:r>
            <w:r w:rsidR="008B3912">
              <w:t>4</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21" w:history="1">
            <w:r w:rsidR="008B3912">
              <w:rPr>
                <w:rStyle w:val="Hyperlink"/>
              </w:rPr>
              <w:t>BAB II TINJAUAN PUSTAKA</w:t>
            </w:r>
            <w:r w:rsidR="008B3912">
              <w:tab/>
            </w:r>
            <w:r w:rsidR="008B3912">
              <w:fldChar w:fldCharType="begin"/>
            </w:r>
            <w:r w:rsidR="008B3912">
              <w:instrText xml:space="preserve"> PAGEREF _Toc104483021 \h </w:instrText>
            </w:r>
            <w:r w:rsidR="008B3912">
              <w:fldChar w:fldCharType="separate"/>
            </w:r>
            <w:r w:rsidR="008B3912">
              <w:t>5</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23" w:history="1">
            <w:r w:rsidR="008B3912">
              <w:rPr>
                <w:rStyle w:val="Hyperlink"/>
              </w:rPr>
              <w:t>2.1</w:t>
            </w:r>
            <w:r w:rsidR="008B3912">
              <w:rPr>
                <w:rFonts w:asciiTheme="minorHAnsi" w:eastAsiaTheme="minorEastAsia" w:hAnsiTheme="minorHAnsi"/>
                <w:sz w:val="22"/>
                <w:lang w:val="zh-CN" w:eastAsia="zh-CN"/>
              </w:rPr>
              <w:tab/>
            </w:r>
            <w:r w:rsidR="008B3912">
              <w:rPr>
                <w:rStyle w:val="Hyperlink"/>
              </w:rPr>
              <w:t>Restoran</w:t>
            </w:r>
            <w:r w:rsidR="008B3912">
              <w:tab/>
            </w:r>
            <w:r w:rsidR="008B3912">
              <w:fldChar w:fldCharType="begin"/>
            </w:r>
            <w:r w:rsidR="008B3912">
              <w:instrText xml:space="preserve"> PAGEREF _Toc104483023 \h </w:instrText>
            </w:r>
            <w:r w:rsidR="008B3912">
              <w:fldChar w:fldCharType="separate"/>
            </w:r>
            <w:r w:rsidR="008B3912">
              <w:t>5</w:t>
            </w:r>
            <w:r w:rsidR="008B3912">
              <w:fldChar w:fldCharType="end"/>
            </w:r>
          </w:hyperlink>
        </w:p>
        <w:p w:rsidR="00222167" w:rsidRDefault="00C011D4">
          <w:pPr>
            <w:pStyle w:val="TOC3"/>
            <w:rPr>
              <w:rFonts w:asciiTheme="minorHAnsi" w:eastAsiaTheme="minorEastAsia" w:hAnsiTheme="minorHAnsi" w:hint="eastAsia"/>
              <w:sz w:val="22"/>
              <w:lang w:val="zh-CN" w:eastAsia="zh-CN"/>
            </w:rPr>
          </w:pPr>
          <w:hyperlink w:anchor="_Toc104483024" w:history="1">
            <w:r w:rsidR="008B3912">
              <w:rPr>
                <w:rStyle w:val="Hyperlink"/>
              </w:rPr>
              <w:t>2.1.1</w:t>
            </w:r>
            <w:r w:rsidR="008B3912">
              <w:rPr>
                <w:rFonts w:asciiTheme="minorHAnsi" w:eastAsiaTheme="minorEastAsia" w:hAnsiTheme="minorHAnsi"/>
                <w:sz w:val="22"/>
                <w:lang w:val="zh-CN" w:eastAsia="zh-CN"/>
              </w:rPr>
              <w:tab/>
            </w:r>
            <w:r w:rsidR="008B3912">
              <w:rPr>
                <w:rStyle w:val="Hyperlink"/>
              </w:rPr>
              <w:t>Jenis-jenis Restoran</w:t>
            </w:r>
            <w:r w:rsidR="008B3912">
              <w:tab/>
            </w:r>
            <w:r w:rsidR="008B3912">
              <w:fldChar w:fldCharType="begin"/>
            </w:r>
            <w:r w:rsidR="008B3912">
              <w:instrText xml:space="preserve"> PAGEREF _Toc104483024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25" w:history="1">
            <w:r w:rsidR="008B3912">
              <w:rPr>
                <w:rStyle w:val="Hyperlink"/>
              </w:rPr>
              <w:t>2.2</w:t>
            </w:r>
            <w:r w:rsidR="008B3912">
              <w:rPr>
                <w:rFonts w:asciiTheme="minorHAnsi" w:eastAsiaTheme="minorEastAsia" w:hAnsiTheme="minorHAnsi"/>
                <w:sz w:val="22"/>
                <w:lang w:val="zh-CN" w:eastAsia="zh-CN"/>
              </w:rPr>
              <w:tab/>
            </w:r>
            <w:r w:rsidR="008B3912">
              <w:rPr>
                <w:rStyle w:val="Hyperlink"/>
              </w:rPr>
              <w:t>Self Order</w:t>
            </w:r>
            <w:r w:rsidR="008B3912">
              <w:tab/>
            </w:r>
            <w:r w:rsidR="008B3912">
              <w:fldChar w:fldCharType="begin"/>
            </w:r>
            <w:r w:rsidR="008B3912">
              <w:instrText xml:space="preserve"> PAGEREF _Toc104483025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26" w:history="1">
            <w:r w:rsidR="008B3912">
              <w:rPr>
                <w:rStyle w:val="Hyperlink"/>
              </w:rPr>
              <w:t>2.3</w:t>
            </w:r>
            <w:r w:rsidR="008B3912">
              <w:rPr>
                <w:rFonts w:asciiTheme="minorHAnsi" w:eastAsiaTheme="minorEastAsia" w:hAnsiTheme="minorHAnsi"/>
                <w:sz w:val="22"/>
                <w:lang w:val="zh-CN" w:eastAsia="zh-CN"/>
              </w:rPr>
              <w:tab/>
            </w:r>
            <w:r w:rsidR="008B3912">
              <w:rPr>
                <w:rStyle w:val="Hyperlink"/>
              </w:rPr>
              <w:t>Payment Gateaway</w:t>
            </w:r>
            <w:r w:rsidR="008B3912">
              <w:tab/>
            </w:r>
            <w:r w:rsidR="008B3912">
              <w:fldChar w:fldCharType="begin"/>
            </w:r>
            <w:r w:rsidR="008B3912">
              <w:instrText xml:space="preserve"> PAGEREF _Toc104483026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27" w:history="1">
            <w:r w:rsidR="008B3912">
              <w:rPr>
                <w:rStyle w:val="Hyperlink"/>
                <w:spacing w:val="-10"/>
                <w:kern w:val="28"/>
              </w:rPr>
              <w:t>2.4</w:t>
            </w:r>
            <w:r w:rsidR="008B3912">
              <w:rPr>
                <w:rFonts w:asciiTheme="minorHAnsi" w:eastAsiaTheme="minorEastAsia" w:hAnsiTheme="minorHAnsi"/>
                <w:sz w:val="22"/>
                <w:lang w:val="zh-CN" w:eastAsia="zh-CN"/>
              </w:rPr>
              <w:tab/>
            </w:r>
            <w:r w:rsidR="008B3912">
              <w:rPr>
                <w:rStyle w:val="Hyperlink"/>
              </w:rPr>
              <w:t>QR-Code</w:t>
            </w:r>
            <w:r w:rsidR="008B3912">
              <w:tab/>
            </w:r>
            <w:r w:rsidR="008B3912">
              <w:fldChar w:fldCharType="begin"/>
            </w:r>
            <w:r w:rsidR="008B3912">
              <w:instrText xml:space="preserve"> PAGEREF _Toc104483027 \h </w:instrText>
            </w:r>
            <w:r w:rsidR="008B3912">
              <w:fldChar w:fldCharType="separate"/>
            </w:r>
            <w:r w:rsidR="008B3912">
              <w:rPr>
                <w:b/>
                <w:bCs/>
              </w:rPr>
              <w:t>Error! Bookmark not defined.</w:t>
            </w:r>
            <w:r w:rsidR="008B3912">
              <w:fldChar w:fldCharType="end"/>
            </w:r>
          </w:hyperlink>
        </w:p>
        <w:p w:rsidR="00222167" w:rsidRDefault="00C011D4">
          <w:pPr>
            <w:pStyle w:val="TOC3"/>
            <w:rPr>
              <w:rFonts w:asciiTheme="minorHAnsi" w:eastAsiaTheme="minorEastAsia" w:hAnsiTheme="minorHAnsi" w:hint="eastAsia"/>
              <w:sz w:val="22"/>
              <w:lang w:val="zh-CN" w:eastAsia="zh-CN"/>
            </w:rPr>
          </w:pPr>
          <w:hyperlink w:anchor="_Toc104483028" w:history="1">
            <w:r w:rsidR="008B3912">
              <w:rPr>
                <w:rStyle w:val="Hyperlink"/>
              </w:rPr>
              <w:t>2.4.1</w:t>
            </w:r>
            <w:r w:rsidR="008B3912">
              <w:rPr>
                <w:rFonts w:asciiTheme="minorHAnsi" w:eastAsiaTheme="minorEastAsia" w:hAnsiTheme="minorHAnsi"/>
                <w:sz w:val="22"/>
                <w:lang w:val="zh-CN" w:eastAsia="zh-CN"/>
              </w:rPr>
              <w:tab/>
            </w:r>
            <w:r w:rsidR="008B3912">
              <w:rPr>
                <w:rStyle w:val="Hyperlink"/>
              </w:rPr>
              <w:t xml:space="preserve">Bagian-Bagian </w:t>
            </w:r>
            <w:r w:rsidR="008B3912">
              <w:rPr>
                <w:rStyle w:val="Hyperlink"/>
                <w:i/>
              </w:rPr>
              <w:t>Qr-code</w:t>
            </w:r>
            <w:r w:rsidR="008B3912">
              <w:tab/>
            </w:r>
            <w:r w:rsidR="008B3912">
              <w:fldChar w:fldCharType="begin"/>
            </w:r>
            <w:r w:rsidR="008B3912">
              <w:instrText xml:space="preserve"> PAGEREF _Toc104483028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29" w:history="1">
            <w:r w:rsidR="008B3912">
              <w:rPr>
                <w:rStyle w:val="Hyperlink"/>
                <w:spacing w:val="-10"/>
                <w:kern w:val="28"/>
              </w:rPr>
              <w:t>2.5</w:t>
            </w:r>
            <w:r w:rsidR="008B3912">
              <w:rPr>
                <w:rFonts w:asciiTheme="minorHAnsi" w:eastAsiaTheme="minorEastAsia" w:hAnsiTheme="minorHAnsi"/>
                <w:sz w:val="22"/>
                <w:lang w:val="zh-CN" w:eastAsia="zh-CN"/>
              </w:rPr>
              <w:tab/>
            </w:r>
            <w:r w:rsidR="008B3912">
              <w:rPr>
                <w:rStyle w:val="Hyperlink"/>
              </w:rPr>
              <w:t>Android</w:t>
            </w:r>
            <w:r w:rsidR="008B3912">
              <w:tab/>
            </w:r>
            <w:r w:rsidR="008B3912">
              <w:fldChar w:fldCharType="begin"/>
            </w:r>
            <w:r w:rsidR="008B3912">
              <w:instrText xml:space="preserve"> PAGEREF _Toc104483029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30" w:history="1">
            <w:r w:rsidR="008B3912">
              <w:rPr>
                <w:rStyle w:val="Hyperlink"/>
              </w:rPr>
              <w:t>2.6</w:t>
            </w:r>
            <w:r w:rsidR="008B3912">
              <w:rPr>
                <w:rFonts w:asciiTheme="minorHAnsi" w:eastAsiaTheme="minorEastAsia" w:hAnsiTheme="minorHAnsi"/>
                <w:sz w:val="22"/>
                <w:lang w:val="zh-CN" w:eastAsia="zh-CN"/>
              </w:rPr>
              <w:tab/>
            </w:r>
            <w:r w:rsidR="008B3912">
              <w:rPr>
                <w:rStyle w:val="Hyperlink"/>
              </w:rPr>
              <w:t>DFD</w:t>
            </w:r>
            <w:r w:rsidR="008B3912">
              <w:tab/>
            </w:r>
            <w:r w:rsidR="008B3912">
              <w:fldChar w:fldCharType="begin"/>
            </w:r>
            <w:r w:rsidR="008B3912">
              <w:instrText xml:space="preserve"> PAGEREF _Toc104483030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31" w:history="1">
            <w:r w:rsidR="008B3912">
              <w:rPr>
                <w:rStyle w:val="Hyperlink"/>
              </w:rPr>
              <w:t>2.7</w:t>
            </w:r>
            <w:r w:rsidR="008B3912">
              <w:rPr>
                <w:rFonts w:asciiTheme="minorHAnsi" w:eastAsiaTheme="minorEastAsia" w:hAnsiTheme="minorHAnsi"/>
                <w:sz w:val="22"/>
                <w:lang w:val="zh-CN" w:eastAsia="zh-CN"/>
              </w:rPr>
              <w:tab/>
            </w:r>
            <w:r w:rsidR="008B3912">
              <w:rPr>
                <w:rStyle w:val="Hyperlink"/>
              </w:rPr>
              <w:t>Firebase</w:t>
            </w:r>
            <w:r w:rsidR="008B3912">
              <w:tab/>
            </w:r>
            <w:r w:rsidR="008B3912">
              <w:fldChar w:fldCharType="begin"/>
            </w:r>
            <w:r w:rsidR="008B3912">
              <w:instrText xml:space="preserve"> PAGEREF _Toc104483031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32" w:history="1">
            <w:r w:rsidR="008B3912">
              <w:rPr>
                <w:rStyle w:val="Hyperlink"/>
              </w:rPr>
              <w:t>2.8</w:t>
            </w:r>
            <w:r w:rsidR="008B3912">
              <w:rPr>
                <w:rFonts w:asciiTheme="minorHAnsi" w:eastAsiaTheme="minorEastAsia" w:hAnsiTheme="minorHAnsi"/>
                <w:sz w:val="22"/>
                <w:lang w:val="zh-CN" w:eastAsia="zh-CN"/>
              </w:rPr>
              <w:tab/>
            </w:r>
            <w:r w:rsidR="008B3912">
              <w:rPr>
                <w:rStyle w:val="Hyperlink"/>
              </w:rPr>
              <w:t>White Box</w:t>
            </w:r>
            <w:r w:rsidR="008B3912">
              <w:tab/>
            </w:r>
            <w:r w:rsidR="008B3912">
              <w:fldChar w:fldCharType="begin"/>
            </w:r>
            <w:r w:rsidR="008B3912">
              <w:instrText xml:space="preserve"> PAGEREF _Toc104483032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33" w:history="1">
            <w:r w:rsidR="008B3912">
              <w:rPr>
                <w:rStyle w:val="Hyperlink"/>
                <w:spacing w:val="-10"/>
                <w:kern w:val="28"/>
              </w:rPr>
              <w:t>2.9</w:t>
            </w:r>
            <w:r w:rsidR="008B3912">
              <w:rPr>
                <w:rFonts w:asciiTheme="minorHAnsi" w:eastAsiaTheme="minorEastAsia" w:hAnsiTheme="minorHAnsi"/>
                <w:sz w:val="22"/>
                <w:lang w:val="zh-CN" w:eastAsia="zh-CN"/>
              </w:rPr>
              <w:tab/>
            </w:r>
            <w:r w:rsidR="008B3912">
              <w:rPr>
                <w:rStyle w:val="Hyperlink"/>
              </w:rPr>
              <w:t>Black Box</w:t>
            </w:r>
            <w:r w:rsidR="008B3912">
              <w:tab/>
            </w:r>
            <w:r w:rsidR="008B3912">
              <w:fldChar w:fldCharType="begin"/>
            </w:r>
            <w:r w:rsidR="008B3912">
              <w:instrText xml:space="preserve"> PAGEREF _Toc104483033 \h </w:instrText>
            </w:r>
            <w:r w:rsidR="008B3912">
              <w:fldChar w:fldCharType="separate"/>
            </w:r>
            <w:r w:rsidR="008B3912">
              <w:rPr>
                <w:b/>
                <w:bCs/>
              </w:rPr>
              <w:t>Error! Bookmark not defined.</w:t>
            </w:r>
            <w:r w:rsidR="008B3912">
              <w:fldChar w:fldCharType="end"/>
            </w:r>
          </w:hyperlink>
        </w:p>
        <w:p w:rsidR="00222167" w:rsidRDefault="00C011D4">
          <w:pPr>
            <w:pStyle w:val="TOC1"/>
            <w:rPr>
              <w:rFonts w:asciiTheme="minorHAnsi" w:eastAsiaTheme="minorEastAsia" w:hAnsiTheme="minorHAnsi" w:hint="eastAsia"/>
              <w:sz w:val="22"/>
              <w:lang w:val="zh-CN" w:eastAsia="zh-CN"/>
            </w:rPr>
          </w:pPr>
          <w:hyperlink w:anchor="_Toc104483034" w:history="1">
            <w:r w:rsidR="008B3912">
              <w:rPr>
                <w:rStyle w:val="Hyperlink"/>
              </w:rPr>
              <w:t>BAB III METODE PENELITIAN</w:t>
            </w:r>
            <w:r w:rsidR="008B3912">
              <w:tab/>
            </w:r>
            <w:r w:rsidR="008B3912">
              <w:fldChar w:fldCharType="begin"/>
            </w:r>
            <w:r w:rsidR="008B3912">
              <w:instrText xml:space="preserve"> PAGEREF _Toc104483034 \h </w:instrText>
            </w:r>
            <w:r w:rsidR="008B3912">
              <w:fldChar w:fldCharType="separate"/>
            </w:r>
            <w:r w:rsidR="008B3912">
              <w:t>15</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36" w:history="1">
            <w:r w:rsidR="008B3912">
              <w:rPr>
                <w:rStyle w:val="Hyperlink"/>
              </w:rPr>
              <w:t>3.1</w:t>
            </w:r>
            <w:r w:rsidR="008B3912">
              <w:rPr>
                <w:rFonts w:asciiTheme="minorHAnsi" w:eastAsiaTheme="minorEastAsia" w:hAnsiTheme="minorHAnsi"/>
                <w:sz w:val="22"/>
                <w:lang w:val="zh-CN" w:eastAsia="zh-CN"/>
              </w:rPr>
              <w:tab/>
            </w:r>
            <w:r w:rsidR="008B3912">
              <w:rPr>
                <w:rStyle w:val="Hyperlink"/>
              </w:rPr>
              <w:t>Data dan Pengumpulan Data</w:t>
            </w:r>
            <w:r w:rsidR="008B3912">
              <w:tab/>
            </w:r>
            <w:r w:rsidR="008B3912">
              <w:fldChar w:fldCharType="begin"/>
            </w:r>
            <w:r w:rsidR="008B3912">
              <w:instrText xml:space="preserve"> PAGEREF _Toc104483036 \h </w:instrText>
            </w:r>
            <w:r w:rsidR="008B3912">
              <w:fldChar w:fldCharType="separate"/>
            </w:r>
            <w:r w:rsidR="008B3912">
              <w:t>15</w:t>
            </w:r>
            <w:r w:rsidR="008B3912">
              <w:fldChar w:fldCharType="end"/>
            </w:r>
          </w:hyperlink>
        </w:p>
        <w:p w:rsidR="00222167" w:rsidRDefault="00C011D4">
          <w:pPr>
            <w:pStyle w:val="TOC3"/>
            <w:rPr>
              <w:rFonts w:asciiTheme="minorHAnsi" w:eastAsiaTheme="minorEastAsia" w:hAnsiTheme="minorHAnsi" w:hint="eastAsia"/>
              <w:sz w:val="22"/>
              <w:lang w:val="zh-CN" w:eastAsia="zh-CN"/>
            </w:rPr>
          </w:pPr>
          <w:hyperlink w:anchor="_Toc104483037" w:history="1">
            <w:r w:rsidR="008B3912">
              <w:rPr>
                <w:rStyle w:val="Hyperlink"/>
              </w:rPr>
              <w:t>3.1.1</w:t>
            </w:r>
            <w:r w:rsidR="008B3912">
              <w:rPr>
                <w:rFonts w:asciiTheme="minorHAnsi" w:eastAsiaTheme="minorEastAsia" w:hAnsiTheme="minorHAnsi"/>
                <w:sz w:val="22"/>
                <w:lang w:val="zh-CN" w:eastAsia="zh-CN"/>
              </w:rPr>
              <w:tab/>
            </w:r>
            <w:r w:rsidR="008B3912">
              <w:rPr>
                <w:rStyle w:val="Hyperlink"/>
              </w:rPr>
              <w:t>Data</w:t>
            </w:r>
            <w:r w:rsidR="008B3912">
              <w:tab/>
            </w:r>
            <w:r w:rsidR="008B3912">
              <w:fldChar w:fldCharType="begin"/>
            </w:r>
            <w:r w:rsidR="008B3912">
              <w:instrText xml:space="preserve"> PAGEREF _Toc104483037 \h </w:instrText>
            </w:r>
            <w:r w:rsidR="008B3912">
              <w:fldChar w:fldCharType="separate"/>
            </w:r>
            <w:r w:rsidR="008B3912">
              <w:rPr>
                <w:b/>
                <w:bCs/>
              </w:rPr>
              <w:t>Error! Bookmark not defined.</w:t>
            </w:r>
            <w:r w:rsidR="008B3912">
              <w:fldChar w:fldCharType="end"/>
            </w:r>
          </w:hyperlink>
        </w:p>
        <w:p w:rsidR="00222167" w:rsidRDefault="00C011D4">
          <w:pPr>
            <w:pStyle w:val="TOC3"/>
            <w:rPr>
              <w:rFonts w:asciiTheme="minorHAnsi" w:eastAsiaTheme="minorEastAsia" w:hAnsiTheme="minorHAnsi" w:hint="eastAsia"/>
              <w:sz w:val="22"/>
              <w:lang w:val="zh-CN" w:eastAsia="zh-CN"/>
            </w:rPr>
          </w:pPr>
          <w:hyperlink w:anchor="_Toc104483038" w:history="1">
            <w:r w:rsidR="008B3912">
              <w:rPr>
                <w:rStyle w:val="Hyperlink"/>
              </w:rPr>
              <w:t>3.1.2</w:t>
            </w:r>
            <w:r w:rsidR="008B3912">
              <w:rPr>
                <w:rFonts w:asciiTheme="minorHAnsi" w:eastAsiaTheme="minorEastAsia" w:hAnsiTheme="minorHAnsi"/>
                <w:sz w:val="22"/>
                <w:lang w:val="zh-CN" w:eastAsia="zh-CN"/>
              </w:rPr>
              <w:tab/>
            </w:r>
            <w:r w:rsidR="008B3912">
              <w:rPr>
                <w:rStyle w:val="Hyperlink"/>
              </w:rPr>
              <w:t>Pengumpulan Data</w:t>
            </w:r>
            <w:r w:rsidR="008B3912">
              <w:tab/>
            </w:r>
            <w:r w:rsidR="008B3912">
              <w:fldChar w:fldCharType="begin"/>
            </w:r>
            <w:r w:rsidR="008B3912">
              <w:instrText xml:space="preserve"> PAGEREF _Toc104483038 \h </w:instrText>
            </w:r>
            <w:r w:rsidR="008B3912">
              <w:fldChar w:fldCharType="separate"/>
            </w:r>
            <w:r w:rsidR="008B3912">
              <w:rPr>
                <w:b/>
                <w:bCs/>
              </w:rPr>
              <w:t>Error! Bookmark not defined.</w:t>
            </w:r>
            <w:r w:rsidR="008B3912">
              <w:fldChar w:fldCharType="end"/>
            </w:r>
          </w:hyperlink>
        </w:p>
        <w:p w:rsidR="00222167" w:rsidRDefault="00C011D4">
          <w:pPr>
            <w:pStyle w:val="TOC2"/>
            <w:rPr>
              <w:rFonts w:asciiTheme="minorHAnsi" w:eastAsiaTheme="minorEastAsia" w:hAnsiTheme="minorHAnsi" w:hint="eastAsia"/>
              <w:sz w:val="22"/>
              <w:lang w:val="zh-CN" w:eastAsia="zh-CN"/>
            </w:rPr>
          </w:pPr>
          <w:hyperlink w:anchor="_Toc104483039" w:history="1">
            <w:r w:rsidR="008B3912">
              <w:rPr>
                <w:rStyle w:val="Hyperlink"/>
              </w:rPr>
              <w:t>3.2</w:t>
            </w:r>
            <w:r w:rsidR="008B3912">
              <w:rPr>
                <w:rFonts w:asciiTheme="minorHAnsi" w:eastAsiaTheme="minorEastAsia" w:hAnsiTheme="minorHAnsi"/>
                <w:sz w:val="22"/>
                <w:lang w:val="zh-CN" w:eastAsia="zh-CN"/>
              </w:rPr>
              <w:tab/>
            </w:r>
            <w:r w:rsidR="008B3912">
              <w:rPr>
                <w:rStyle w:val="Hyperlink"/>
              </w:rPr>
              <w:t>Rancangan Sistem</w:t>
            </w:r>
            <w:r w:rsidR="008B3912">
              <w:tab/>
            </w:r>
            <w:r w:rsidR="008B3912">
              <w:fldChar w:fldCharType="begin"/>
            </w:r>
            <w:r w:rsidR="008B3912">
              <w:instrText xml:space="preserve"> PAGEREF _Toc104483039 \h </w:instrText>
            </w:r>
            <w:r w:rsidR="008B3912">
              <w:fldChar w:fldCharType="separate"/>
            </w:r>
            <w:r w:rsidR="008B3912">
              <w:t>17</w:t>
            </w:r>
            <w:r w:rsidR="008B3912">
              <w:fldChar w:fldCharType="end"/>
            </w:r>
          </w:hyperlink>
        </w:p>
        <w:p w:rsidR="00222167" w:rsidRDefault="00C011D4">
          <w:pPr>
            <w:pStyle w:val="TOC3"/>
            <w:rPr>
              <w:rFonts w:asciiTheme="minorHAnsi" w:eastAsiaTheme="minorEastAsia" w:hAnsiTheme="minorHAnsi" w:hint="eastAsia"/>
              <w:sz w:val="22"/>
              <w:lang w:val="zh-CN" w:eastAsia="zh-CN"/>
            </w:rPr>
          </w:pPr>
          <w:hyperlink w:anchor="_Toc104483040" w:history="1">
            <w:r w:rsidR="008B3912">
              <w:rPr>
                <w:rStyle w:val="Hyperlink"/>
              </w:rPr>
              <w:t>3.2.1</w:t>
            </w:r>
            <w:r w:rsidR="008B3912">
              <w:rPr>
                <w:rFonts w:asciiTheme="minorHAnsi" w:eastAsiaTheme="minorEastAsia" w:hAnsiTheme="minorHAnsi"/>
                <w:sz w:val="22"/>
                <w:lang w:val="zh-CN" w:eastAsia="zh-CN"/>
              </w:rPr>
              <w:tab/>
            </w:r>
            <w:r w:rsidR="008B3912">
              <w:rPr>
                <w:rStyle w:val="Hyperlink"/>
              </w:rPr>
              <w:t>Konteks Diagram</w:t>
            </w:r>
            <w:r w:rsidR="008B3912">
              <w:tab/>
            </w:r>
            <w:r w:rsidR="008B3912">
              <w:fldChar w:fldCharType="begin"/>
            </w:r>
            <w:r w:rsidR="008B3912">
              <w:instrText xml:space="preserve"> PAGEREF _Toc104483040 \h </w:instrText>
            </w:r>
            <w:r w:rsidR="008B3912">
              <w:fldChar w:fldCharType="separate"/>
            </w:r>
            <w:r w:rsidR="008B3912">
              <w:rPr>
                <w:b/>
                <w:bCs/>
              </w:rPr>
              <w:t>Error! Bookmark not defined.</w:t>
            </w:r>
            <w:r w:rsidR="008B3912">
              <w:fldChar w:fldCharType="end"/>
            </w:r>
          </w:hyperlink>
        </w:p>
        <w:p w:rsidR="00222167" w:rsidRDefault="00C011D4">
          <w:pPr>
            <w:pStyle w:val="TOC3"/>
            <w:rPr>
              <w:rFonts w:asciiTheme="minorHAnsi" w:eastAsiaTheme="minorEastAsia" w:hAnsiTheme="minorHAnsi" w:hint="eastAsia"/>
              <w:sz w:val="22"/>
              <w:lang w:val="zh-CN" w:eastAsia="zh-CN"/>
            </w:rPr>
          </w:pPr>
          <w:hyperlink w:anchor="_Toc104483041" w:history="1">
            <w:r w:rsidR="008B3912">
              <w:rPr>
                <w:rStyle w:val="Hyperlink"/>
              </w:rPr>
              <w:t>3.2.2</w:t>
            </w:r>
            <w:r w:rsidR="008B3912">
              <w:rPr>
                <w:rFonts w:asciiTheme="minorHAnsi" w:eastAsiaTheme="minorEastAsia" w:hAnsiTheme="minorHAnsi"/>
                <w:sz w:val="22"/>
                <w:lang w:val="zh-CN" w:eastAsia="zh-CN"/>
              </w:rPr>
              <w:tab/>
            </w:r>
            <w:r w:rsidR="008B3912">
              <w:rPr>
                <w:rStyle w:val="Hyperlink"/>
              </w:rPr>
              <w:t>Perancangan Basis Data</w:t>
            </w:r>
            <w:r w:rsidR="008B3912">
              <w:tab/>
            </w:r>
            <w:r w:rsidR="008B3912">
              <w:fldChar w:fldCharType="begin"/>
            </w:r>
            <w:r w:rsidR="008B3912">
              <w:instrText xml:space="preserve"> PAGEREF _Toc104483041 \h </w:instrText>
            </w:r>
            <w:r w:rsidR="008B3912">
              <w:fldChar w:fldCharType="separate"/>
            </w:r>
            <w:r w:rsidR="008B3912">
              <w:rPr>
                <w:b/>
                <w:bCs/>
              </w:rPr>
              <w:t>Error! Bookmark not defined.</w:t>
            </w:r>
            <w:r w:rsidR="008B3912">
              <w:fldChar w:fldCharType="end"/>
            </w:r>
          </w:hyperlink>
        </w:p>
        <w:p w:rsidR="00222167" w:rsidRDefault="008B3912">
          <w:pPr>
            <w:pStyle w:val="TOC3"/>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"_Toc104483042" </w:instrText>
          </w:r>
          <w:r>
            <w:rPr>
              <w:rStyle w:val="Hyperlink"/>
            </w:rPr>
            <w:fldChar w:fldCharType="separate"/>
          </w:r>
          <w:r>
            <w:rPr>
              <w:rStyle w:val="Hyperlink"/>
            </w:rPr>
            <w:t>3.2.3</w:t>
          </w:r>
          <w:r>
            <w:rPr>
              <w:rFonts w:asciiTheme="minorHAnsi" w:eastAsiaTheme="minorEastAsia" w:hAnsiTheme="minorHAnsi"/>
              <w:sz w:val="22"/>
              <w:lang w:val="zh-CN" w:eastAsia="zh-CN"/>
            </w:rPr>
            <w:tab/>
          </w:r>
          <w:r>
            <w:rPr>
              <w:rStyle w:val="Hyperlink"/>
            </w:rPr>
            <w:t xml:space="preserve">Perancangan </w:t>
          </w:r>
          <w:r>
            <w:rPr>
              <w:rStyle w:val="Hyperlink"/>
              <w:i/>
              <w:iCs/>
            </w:rPr>
            <w:t xml:space="preserve">User </w:t>
          </w:r>
          <w:del w:id="17" w:author="muhammad fauzan" w:date="2022-08-04T18:30:00Z">
            <w:r>
              <w:rPr>
                <w:rStyle w:val="Hyperlink"/>
                <w:i/>
                <w:iCs/>
              </w:rPr>
              <w:delText>Interface</w:delText>
            </w:r>
          </w:del>
          <w:ins w:id="18" w:author="muhammad fauzan" w:date="2022-08-04T18:30:00Z">
            <w:r>
              <w:rPr>
                <w:rStyle w:val="Hyperlink"/>
                <w:i/>
                <w:iCs/>
              </w:rPr>
              <w:t>Interface</w:t>
            </w:r>
          </w:ins>
          <w:r>
            <w:tab/>
          </w:r>
          <w:r>
            <w:fldChar w:fldCharType="begin"/>
          </w:r>
          <w:r>
            <w:instrText xml:space="preserve"> PAGEREF _Toc104483042 \h </w:instrText>
          </w:r>
          <w:r>
            <w:fldChar w:fldCharType="separate"/>
          </w:r>
          <w:r>
            <w:rPr>
              <w:b/>
              <w:bCs/>
            </w:rPr>
            <w:t>Error! Bookmark not defined.</w:t>
          </w:r>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"_Toc104483043" </w:instrText>
          </w:r>
          <w:r>
            <w:rPr>
              <w:rStyle w:val="Hyperlink"/>
            </w:rPr>
            <w:fldChar w:fldCharType="separate"/>
          </w:r>
          <w:r>
            <w:rPr>
              <w:rStyle w:val="Hyperlink"/>
            </w:rPr>
            <w:t>3.3</w:t>
          </w:r>
          <w:r>
            <w:rPr>
              <w:rFonts w:asciiTheme="minorHAnsi" w:eastAsiaTheme="minorEastAsia" w:hAnsiTheme="minorHAnsi"/>
              <w:sz w:val="22"/>
              <w:lang w:val="zh-CN" w:eastAsia="zh-CN"/>
            </w:rPr>
            <w:tab/>
          </w:r>
          <w:r>
            <w:rPr>
              <w:rStyle w:val="Hyperlink"/>
            </w:rPr>
            <w:t>Metode dan Variabel Penelitian</w:t>
          </w:r>
          <w:r>
            <w:tab/>
          </w:r>
          <w:r>
            <w:fldChar w:fldCharType="begin"/>
          </w:r>
          <w:r>
            <w:instrText xml:space="preserve"> PAGEREF _Toc104483043 \h </w:instrText>
          </w:r>
          <w:r>
            <w:fldChar w:fldCharType="separate"/>
          </w:r>
          <w:ins w:id="19" w:author="muhammad fauzan" w:date="2022-08-10T01:43:00Z">
            <w:r>
              <w:t>41</w:t>
            </w:r>
          </w:ins>
          <w:del w:id="20" w:author="muhammad fauzan" w:date="2022-08-07T16:08:00Z">
            <w:r>
              <w:delText>45</w:delText>
            </w:r>
          </w:del>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"_Toc104483044" </w:instrText>
          </w:r>
          <w:r>
            <w:rPr>
              <w:rStyle w:val="Hyperlink"/>
            </w:rPr>
            <w:fldChar w:fldCharType="separate"/>
          </w:r>
          <w:r>
            <w:rPr>
              <w:rStyle w:val="Hyperlink"/>
            </w:rPr>
            <w:t>3.4</w:t>
          </w:r>
          <w:r>
            <w:rPr>
              <w:rFonts w:asciiTheme="minorHAnsi" w:eastAsiaTheme="minorEastAsia" w:hAnsiTheme="minorHAnsi"/>
              <w:sz w:val="22"/>
              <w:lang w:val="zh-CN" w:eastAsia="zh-CN"/>
            </w:rPr>
            <w:tab/>
          </w:r>
          <w:r>
            <w:rPr>
              <w:rStyle w:val="Hyperlink"/>
            </w:rPr>
            <w:t>Teknik Pengujian</w:t>
          </w:r>
          <w:r>
            <w:tab/>
          </w:r>
          <w:r>
            <w:fldChar w:fldCharType="begin"/>
          </w:r>
          <w:r>
            <w:instrText xml:space="preserve"> PAGEREF _Toc104483044 \h </w:instrText>
          </w:r>
          <w:r>
            <w:fldChar w:fldCharType="separate"/>
          </w:r>
          <w:ins w:id="21" w:author="muhammad fauzan" w:date="2022-08-10T01:43:00Z">
            <w:r>
              <w:t>43</w:t>
            </w:r>
          </w:ins>
          <w:del w:id="22" w:author="muhammad fauzan" w:date="2022-08-07T16:08:00Z">
            <w:r>
              <w:delText>47</w:delText>
            </w:r>
          </w:del>
          <w:r>
            <w:fldChar w:fldCharType="end"/>
          </w:r>
          <w:r>
            <w:fldChar w:fldCharType="end"/>
          </w:r>
        </w:p>
        <w:p w:rsidR="00222167" w:rsidRDefault="008B3912">
          <w:pPr>
            <w:pStyle w:val="TOC3"/>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"_Toc104483045" </w:instrText>
          </w:r>
          <w:r>
            <w:rPr>
              <w:rStyle w:val="Hyperlink"/>
            </w:rPr>
            <w:fldChar w:fldCharType="separate"/>
          </w:r>
          <w:r>
            <w:rPr>
              <w:rStyle w:val="Hyperlink"/>
            </w:rPr>
            <w:t>3.4.1</w:t>
          </w:r>
          <w:r>
            <w:rPr>
              <w:rFonts w:asciiTheme="minorHAnsi" w:eastAsiaTheme="minorEastAsia" w:hAnsiTheme="minorHAnsi"/>
              <w:sz w:val="22"/>
              <w:lang w:val="zh-CN" w:eastAsia="zh-CN"/>
            </w:rPr>
            <w:tab/>
          </w:r>
          <w:r>
            <w:rPr>
              <w:rStyle w:val="Hyperlink"/>
            </w:rPr>
            <w:t xml:space="preserve">Pengujian </w:t>
          </w:r>
          <w:r>
            <w:rPr>
              <w:rStyle w:val="Hyperlink"/>
              <w:i/>
              <w:iCs/>
            </w:rPr>
            <w:t>White-Box</w:t>
          </w:r>
          <w:r>
            <w:tab/>
          </w:r>
          <w:r>
            <w:fldChar w:fldCharType="begin"/>
          </w:r>
          <w:r>
            <w:instrText xml:space="preserve"> PAGEREF _Toc104483045 \h </w:instrText>
          </w:r>
          <w:r>
            <w:fldChar w:fldCharType="separate"/>
          </w:r>
          <w:ins w:id="23" w:author="muhammad fauzan" w:date="2022-08-10T01:43:00Z">
            <w:r>
              <w:t>43</w:t>
            </w:r>
          </w:ins>
          <w:del w:id="24" w:author="muhammad fauzan" w:date="2022-08-07T16:08:00Z">
            <w:r>
              <w:delText>47</w:delText>
            </w:r>
          </w:del>
          <w:r>
            <w:fldChar w:fldCharType="end"/>
          </w:r>
          <w:r>
            <w:fldChar w:fldCharType="end"/>
          </w:r>
        </w:p>
        <w:p w:rsidR="00222167" w:rsidRDefault="008B3912">
          <w:pPr>
            <w:pStyle w:val="TOC3"/>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"_Toc104483046" </w:instrText>
          </w:r>
          <w:r>
            <w:rPr>
              <w:rStyle w:val="Hyperlink"/>
            </w:rPr>
            <w:fldChar w:fldCharType="separate"/>
          </w:r>
          <w:r>
            <w:rPr>
              <w:rStyle w:val="Hyperlink"/>
            </w:rPr>
            <w:t>3.4.2</w:t>
          </w:r>
          <w:r>
            <w:rPr>
              <w:rFonts w:asciiTheme="minorHAnsi" w:eastAsiaTheme="minorEastAsia" w:hAnsiTheme="minorHAnsi"/>
              <w:sz w:val="22"/>
              <w:lang w:val="zh-CN" w:eastAsia="zh-CN"/>
            </w:rPr>
            <w:tab/>
          </w:r>
          <w:r>
            <w:rPr>
              <w:rStyle w:val="Hyperlink"/>
            </w:rPr>
            <w:t xml:space="preserve">Pengujian </w:t>
          </w:r>
          <w:r>
            <w:rPr>
              <w:rStyle w:val="Hyperlink"/>
              <w:i/>
              <w:iCs/>
            </w:rPr>
            <w:t>Black-Box</w:t>
          </w:r>
          <w:r>
            <w:tab/>
          </w:r>
          <w:r>
            <w:fldChar w:fldCharType="begin"/>
          </w:r>
          <w:r>
            <w:instrText xml:space="preserve"> PAGEREF _Toc104483046 \h </w:instrText>
          </w:r>
          <w:r>
            <w:fldChar w:fldCharType="separate"/>
          </w:r>
          <w:ins w:id="25" w:author="muhammad fauzan" w:date="2022-08-10T01:43:00Z">
            <w:r>
              <w:t>43</w:t>
            </w:r>
          </w:ins>
          <w:del w:id="26" w:author="muhammad fauzan" w:date="2022-08-07T16:08:00Z">
            <w:r>
              <w:delText>47</w:delText>
            </w:r>
          </w:del>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spacing w:val="-10"/>
              <w:kern w:val="28"/>
            </w:rPr>
            <w:fldChar w:fldCharType="begin"/>
          </w:r>
          <w:r>
            <w:rPr>
              <w:rStyle w:val="Hyperlink"/>
              <w:spacing w:val="-10"/>
              <w:kern w:val="28"/>
            </w:rPr>
            <w:instrText xml:space="preserve"> HYPERLINK \l "_Toc104483047" </w:instrText>
          </w:r>
          <w:r>
            <w:rPr>
              <w:rStyle w:val="Hyperlink"/>
              <w:spacing w:val="-10"/>
              <w:kern w:val="28"/>
            </w:rPr>
            <w:fldChar w:fldCharType="separate"/>
          </w:r>
          <w:r>
            <w:rPr>
              <w:rStyle w:val="Hyperlink"/>
              <w:spacing w:val="-10"/>
              <w:kern w:val="28"/>
            </w:rPr>
            <w:t>3.5</w:t>
          </w:r>
          <w:r>
            <w:rPr>
              <w:rFonts w:asciiTheme="minorHAnsi" w:eastAsiaTheme="minorEastAsia" w:hAnsiTheme="minorHAnsi"/>
              <w:sz w:val="22"/>
              <w:lang w:val="zh-CN" w:eastAsia="zh-CN"/>
            </w:rPr>
            <w:tab/>
          </w:r>
          <w:r>
            <w:rPr>
              <w:rStyle w:val="Hyperlink"/>
            </w:rPr>
            <w:t>Hasil yang diharapkan</w:t>
          </w:r>
          <w:r>
            <w:tab/>
          </w:r>
          <w:r>
            <w:fldChar w:fldCharType="begin"/>
          </w:r>
          <w:r>
            <w:instrText xml:space="preserve"> PAGEREF _Toc104483047 \h </w:instrText>
          </w:r>
          <w:r>
            <w:fldChar w:fldCharType="separate"/>
          </w:r>
          <w:ins w:id="27" w:author="muhammad fauzan" w:date="2022-08-10T01:43:00Z">
            <w:r>
              <w:t>46</w:t>
            </w:r>
          </w:ins>
          <w:del w:id="28" w:author="muhammad fauzan" w:date="2022-08-07T16:08:00Z">
            <w:r>
              <w:delText>50</w:delText>
            </w:r>
          </w:del>
          <w:r>
            <w:fldChar w:fldCharType="end"/>
          </w:r>
          <w:r>
            <w:fldChar w:fldCharType="end"/>
          </w:r>
        </w:p>
        <w:p w:rsidR="00222167" w:rsidRDefault="008B3912">
          <w:pPr>
            <w:pStyle w:val="TOC1"/>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"_Toc104483048" </w:instrText>
          </w:r>
          <w:r>
            <w:rPr>
              <w:rStyle w:val="Hyperlink"/>
            </w:rPr>
            <w:fldChar w:fldCharType="separate"/>
          </w:r>
          <w:r>
            <w:rPr>
              <w:rStyle w:val="Hyperlink"/>
            </w:rPr>
            <w:t>BAB IV HASIL DAN PEMBAHASAN</w:t>
          </w:r>
          <w:r>
            <w:tab/>
          </w:r>
          <w:r>
            <w:fldChar w:fldCharType="begin"/>
          </w:r>
          <w:r>
            <w:instrText xml:space="preserve"> PAGEREF _Toc104483048 \h </w:instrText>
          </w:r>
          <w:r>
            <w:fldChar w:fldCharType="separate"/>
          </w:r>
          <w:ins w:id="29" w:author="muhammad fauzan" w:date="2022-08-10T01:43:00Z">
            <w:r>
              <w:t>47</w:t>
            </w:r>
          </w:ins>
          <w:del w:id="30" w:author="muhammad fauzan" w:date="2022-08-07T16:08:00Z">
            <w:r>
              <w:delText>52</w:delText>
            </w:r>
          </w:del>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"_Toc104483050" </w:instrText>
          </w:r>
          <w:r>
            <w:rPr>
              <w:rStyle w:val="Hyperlink"/>
            </w:rPr>
            <w:fldChar w:fldCharType="separate"/>
          </w:r>
          <w:r>
            <w:rPr>
              <w:rStyle w:val="Hyperlink"/>
            </w:rPr>
            <w:t>4.1</w:t>
          </w:r>
          <w:r>
            <w:rPr>
              <w:rFonts w:asciiTheme="minorHAnsi" w:eastAsiaTheme="minorEastAsia" w:hAnsiTheme="minorHAnsi"/>
              <w:sz w:val="22"/>
              <w:lang w:val="zh-CN" w:eastAsia="zh-CN"/>
            </w:rPr>
            <w:tab/>
          </w:r>
          <w:r>
            <w:rPr>
              <w:rStyle w:val="Hyperlink"/>
            </w:rPr>
            <w:t xml:space="preserve">Tampilan </w:t>
          </w:r>
          <w:r>
            <w:rPr>
              <w:rStyle w:val="Hyperlink"/>
              <w:i/>
            </w:rPr>
            <w:t xml:space="preserve">User </w:t>
          </w:r>
          <w:del w:id="31" w:author="muhammad fauzan" w:date="2022-08-04T18:30:00Z">
            <w:r>
              <w:rPr>
                <w:rStyle w:val="Hyperlink"/>
                <w:i/>
              </w:rPr>
              <w:delText>Interface</w:delText>
            </w:r>
          </w:del>
          <w:ins w:id="32" w:author="muhammad fauzan" w:date="2022-08-04T18:30:00Z">
            <w:r>
              <w:rPr>
                <w:rStyle w:val="Hyperlink"/>
                <w:i/>
              </w:rPr>
              <w:t>Interface</w:t>
            </w:r>
          </w:ins>
          <w:r>
            <w:rPr>
              <w:rStyle w:val="Hyperlink"/>
              <w:i/>
            </w:rPr>
            <w:t>s</w:t>
          </w:r>
          <w:r>
            <w:tab/>
          </w:r>
          <w:r>
            <w:fldChar w:fldCharType="begin"/>
          </w:r>
          <w:r>
            <w:instrText xml:space="preserve"> PAGEREF _Toc104483050 \h </w:instrText>
          </w:r>
          <w:r>
            <w:fldChar w:fldCharType="separate"/>
          </w:r>
          <w:ins w:id="33" w:author="muhammad fauzan" w:date="2022-08-10T01:43:00Z">
            <w:r>
              <w:rPr>
                <w:b/>
                <w:bCs/>
              </w:rPr>
              <w:t>Error! Bookmark not defined.</w:t>
            </w:r>
          </w:ins>
          <w:del w:id="34" w:author="muhammad fauzan" w:date="2022-08-07T16:08:00Z">
            <w:r>
              <w:delText>52</w:delText>
            </w:r>
          </w:del>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"_Toc104483051" </w:instrText>
          </w:r>
          <w:r>
            <w:rPr>
              <w:rStyle w:val="Hyperlink"/>
            </w:rPr>
            <w:fldChar w:fldCharType="separate"/>
          </w:r>
          <w:r>
            <w:rPr>
              <w:rStyle w:val="Hyperlink"/>
            </w:rPr>
            <w:t>4.2</w:t>
          </w:r>
          <w:r>
            <w:rPr>
              <w:rFonts w:asciiTheme="minorHAnsi" w:eastAsiaTheme="minorEastAsia" w:hAnsiTheme="minorHAnsi"/>
              <w:sz w:val="22"/>
              <w:lang w:val="zh-CN" w:eastAsia="zh-CN"/>
            </w:rPr>
            <w:tab/>
          </w:r>
          <w:r>
            <w:rPr>
              <w:rStyle w:val="Hyperlink"/>
            </w:rPr>
            <w:t>Ad</w:t>
          </w:r>
          <w:r>
            <w:tab/>
          </w:r>
          <w:r>
            <w:fldChar w:fldCharType="begin"/>
          </w:r>
          <w:r>
            <w:instrText xml:space="preserve"> PAGEREF _Toc104483051 \h </w:instrText>
          </w:r>
          <w:r>
            <w:fldChar w:fldCharType="separate"/>
          </w:r>
          <w:ins w:id="35" w:author="muhammad fauzan" w:date="2022-08-10T01:43:00Z">
            <w:r>
              <w:rPr>
                <w:b/>
                <w:bCs/>
              </w:rPr>
              <w:t>Error! Bookmark not defined.</w:t>
            </w:r>
          </w:ins>
          <w:del w:id="36" w:author="muhammad fauzan" w:date="2022-08-07T16:08:00Z">
            <w:r>
              <w:delText>52</w:delText>
            </w:r>
          </w:del>
          <w:r>
            <w:fldChar w:fldCharType="end"/>
          </w:r>
          <w:r>
            <w:fldChar w:fldCharType="end"/>
          </w:r>
        </w:p>
        <w:p w:rsidR="00222167" w:rsidRDefault="008B3912">
          <w:pPr>
            <w:pStyle w:val="TOC1"/>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"_Toc104483052" </w:instrText>
          </w:r>
          <w:r>
            <w:rPr>
              <w:rStyle w:val="Hyperlink"/>
            </w:rPr>
            <w:fldChar w:fldCharType="separate"/>
          </w:r>
          <w:r>
            <w:rPr>
              <w:rStyle w:val="Hyperlink"/>
            </w:rPr>
            <w:t>BAB V PENUTUP</w:t>
          </w:r>
          <w:r>
            <w:tab/>
          </w:r>
          <w:r>
            <w:fldChar w:fldCharType="begin"/>
          </w:r>
          <w:r>
            <w:instrText xml:space="preserve"> PAGEREF _Toc104483052 \h </w:instrText>
          </w:r>
          <w:r>
            <w:fldChar w:fldCharType="separate"/>
          </w:r>
          <w:ins w:id="37" w:author="muhammad fauzan" w:date="2022-08-10T01:43:00Z">
            <w:r>
              <w:t>15</w:t>
            </w:r>
          </w:ins>
          <w:del w:id="38" w:author="muhammad fauzan" w:date="2022-08-07T16:08:00Z">
            <w:r>
              <w:delText>53</w:delText>
            </w:r>
          </w:del>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rPr>
            <w:lastRenderedPageBreak/>
            <w:fldChar w:fldCharType="begin"/>
          </w:r>
          <w:r>
            <w:rPr>
              <w:rStyle w:val="Hyperlink"/>
            </w:rPr>
            <w:instrText xml:space="preserve"> HYPERLINK \l "_Toc104483054" </w:instrText>
          </w:r>
          <w:r>
            <w:rPr>
              <w:rStyle w:val="Hyperlink"/>
            </w:rPr>
            <w:fldChar w:fldCharType="separate"/>
          </w:r>
          <w:r>
            <w:rPr>
              <w:rStyle w:val="Hyperlink"/>
            </w:rPr>
            <w:t>5.1</w:t>
          </w:r>
          <w:r>
            <w:rPr>
              <w:rFonts w:asciiTheme="minorHAnsi" w:eastAsiaTheme="minorEastAsia" w:hAnsiTheme="minorHAnsi"/>
              <w:sz w:val="22"/>
              <w:lang w:val="zh-CN" w:eastAsia="zh-CN"/>
            </w:rPr>
            <w:tab/>
          </w:r>
          <w:r>
            <w:rPr>
              <w:rStyle w:val="Hyperlink"/>
            </w:rPr>
            <w:t>Simpulan</w:t>
          </w:r>
          <w:r>
            <w:tab/>
          </w:r>
          <w:r>
            <w:fldChar w:fldCharType="begin"/>
          </w:r>
          <w:r>
            <w:instrText xml:space="preserve"> PAGEREF _Toc104483054 \h </w:instrText>
          </w:r>
          <w:r>
            <w:fldChar w:fldCharType="separate"/>
          </w:r>
          <w:ins w:id="39" w:author="muhammad fauzan" w:date="2022-08-10T01:43:00Z">
            <w:r>
              <w:t>15</w:t>
            </w:r>
          </w:ins>
          <w:del w:id="40" w:author="muhammad fauzan" w:date="2022-08-07T16:08:00Z">
            <w:r>
              <w:delText>53</w:delText>
            </w:r>
          </w:del>
          <w:r>
            <w:fldChar w:fldCharType="end"/>
          </w:r>
          <w:r>
            <w:fldChar w:fldCharType="end"/>
          </w:r>
        </w:p>
        <w:p w:rsidR="00222167" w:rsidRDefault="008B3912">
          <w:pPr>
            <w:pStyle w:val="TOC2"/>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"_Toc104483055" </w:instrText>
          </w:r>
          <w:r>
            <w:rPr>
              <w:rStyle w:val="Hyperlink"/>
            </w:rPr>
            <w:fldChar w:fldCharType="separate"/>
          </w:r>
          <w:r>
            <w:rPr>
              <w:rStyle w:val="Hyperlink"/>
            </w:rPr>
            <w:t>5.2</w:t>
          </w:r>
          <w:r>
            <w:rPr>
              <w:rFonts w:asciiTheme="minorHAnsi" w:eastAsiaTheme="minorEastAsia" w:hAnsiTheme="minorHAnsi"/>
              <w:sz w:val="22"/>
              <w:lang w:val="zh-CN" w:eastAsia="zh-CN"/>
            </w:rPr>
            <w:tab/>
          </w:r>
          <w:r>
            <w:rPr>
              <w:rStyle w:val="Hyperlink"/>
            </w:rPr>
            <w:t>Saran</w:t>
          </w:r>
          <w:r>
            <w:tab/>
          </w:r>
          <w:r>
            <w:fldChar w:fldCharType="begin"/>
          </w:r>
          <w:r>
            <w:instrText xml:space="preserve"> PAGEREF _Toc104483055 \h </w:instrText>
          </w:r>
          <w:r>
            <w:fldChar w:fldCharType="separate"/>
          </w:r>
          <w:ins w:id="41" w:author="muhammad fauzan" w:date="2022-08-10T01:43:00Z">
            <w:r>
              <w:t>15</w:t>
            </w:r>
          </w:ins>
          <w:del w:id="42" w:author="muhammad fauzan" w:date="2022-08-07T16:08:00Z">
            <w:r>
              <w:delText>53</w:delText>
            </w:r>
          </w:del>
          <w:r>
            <w:fldChar w:fldCharType="end"/>
          </w:r>
          <w:r>
            <w:fldChar w:fldCharType="end"/>
          </w:r>
        </w:p>
        <w:p w:rsidR="00222167" w:rsidRDefault="008B3912">
          <w:pPr>
            <w:pStyle w:val="TOC1"/>
            <w:rPr>
              <w:rFonts w:asciiTheme="minorHAnsi" w:eastAsiaTheme="minorEastAsia" w:hAnsiTheme="minorHAnsi" w:hint="eastAsia"/>
              <w:sz w:val="22"/>
              <w:lang w:val="zh-CN" w:eastAsia="zh-CN"/>
            </w:rPr>
          </w:pPr>
          <w:r>
            <w:rPr>
              <w:rStyle w:val="Hyperlink"/>
            </w:rPr>
            <w:fldChar w:fldCharType="begin"/>
          </w:r>
          <w:r>
            <w:rPr>
              <w:rStyle w:val="Hyperlink"/>
            </w:rPr>
            <w:instrText xml:space="preserve"> HYPERLINK \l "_Toc104483056" </w:instrText>
          </w:r>
          <w:r>
            <w:rPr>
              <w:rStyle w:val="Hyperlink"/>
            </w:rPr>
            <w:fldChar w:fldCharType="separate"/>
          </w:r>
          <w:r>
            <w:rPr>
              <w:rStyle w:val="Hyperlink"/>
            </w:rPr>
            <w:t>DAFTAR PUSTAKA</w:t>
          </w:r>
          <w:r>
            <w:tab/>
          </w:r>
          <w:r>
            <w:fldChar w:fldCharType="begin"/>
          </w:r>
          <w:r>
            <w:instrText xml:space="preserve"> PAGEREF _Toc104483056 \h </w:instrText>
          </w:r>
          <w:r>
            <w:fldChar w:fldCharType="separate"/>
          </w:r>
          <w:ins w:id="43" w:author="muhammad fauzan" w:date="2022-08-10T01:43:00Z">
            <w:r>
              <w:t>36</w:t>
            </w:r>
          </w:ins>
          <w:del w:id="44" w:author="muhammad fauzan" w:date="2022-08-10T01:26:00Z">
            <w:r>
              <w:delText>36</w:delText>
            </w:r>
          </w:del>
          <w:r>
            <w:fldChar w:fldCharType="end"/>
          </w:r>
          <w:r>
            <w:fldChar w:fldCharType="end"/>
          </w:r>
        </w:p>
        <w:p w:rsidR="00222167" w:rsidRDefault="008B3912">
          <w:pPr>
            <w:tabs>
              <w:tab w:val="left" w:pos="3255"/>
            </w:tabs>
          </w:pPr>
          <w:r>
            <w:rPr>
              <w:b/>
              <w:bCs/>
            </w:rPr>
            <w:fldChar w:fldCharType="end"/>
          </w:r>
          <w:r>
            <w:rPr>
              <w:b/>
              <w:bCs/>
            </w:rPr>
            <w:tab/>
          </w:r>
        </w:p>
      </w:sdtContent>
    </w:sdt>
    <w:p w:rsidR="00222167" w:rsidRDefault="008B3912">
      <w:r>
        <w:br w:type="page"/>
      </w:r>
    </w:p>
    <w:p w:rsidR="00222167" w:rsidRDefault="008B3912">
      <w:pPr>
        <w:pStyle w:val="Title"/>
        <w:spacing w:after="240"/>
      </w:pPr>
      <w:bookmarkStart w:id="45" w:name="_Toc104483012"/>
      <w:r>
        <w:lastRenderedPageBreak/>
        <w:t>DAFTAR GAMBAR</w:t>
      </w:r>
      <w:bookmarkEnd w:id="45"/>
    </w:p>
    <w:p w:rsidR="00222167" w:rsidRDefault="008B3912">
      <w:pPr>
        <w:pStyle w:val="TableofFigures"/>
        <w:tabs>
          <w:tab w:val="right" w:leader="dot" w:pos="7928"/>
        </w:tabs>
        <w:rPr>
          <w:rFonts w:asciiTheme="minorHAnsi" w:eastAsiaTheme="minorEastAsia" w:hAnsiTheme="minorHAnsi" w:hint="eastAsia"/>
          <w:sz w:val="22"/>
        </w:rPr>
      </w:pPr>
      <w:r>
        <w:fldChar w:fldCharType="begin"/>
      </w:r>
      <w:r>
        <w:instrText xml:space="preserve"> TOC \h \z \c "Gambar 2." </w:instrText>
      </w:r>
      <w:r>
        <w:fldChar w:fldCharType="separate"/>
      </w:r>
      <w:hyperlink w:anchor="_Toc92958134" w:history="1">
        <w:r>
          <w:rPr>
            <w:rStyle w:val="Hyperlink"/>
          </w:rPr>
          <w:t xml:space="preserve">Gambar 2.1 </w:t>
        </w:r>
        <w:r>
          <w:rPr>
            <w:rStyle w:val="Hyperlink"/>
            <w:i/>
            <w:iCs/>
          </w:rPr>
          <w:t>Qr-code</w:t>
        </w:r>
        <w:r>
          <w:tab/>
        </w:r>
        <w:r>
          <w:fldChar w:fldCharType="begin"/>
        </w:r>
        <w:r>
          <w:instrText xml:space="preserve"> PAGEREF _Toc92958134 \h </w:instrText>
        </w:r>
        <w:r>
          <w:fldChar w:fldCharType="separate"/>
        </w:r>
        <w:r>
          <w:rPr>
            <w:b/>
            <w:bCs/>
          </w:rPr>
          <w:t>Error! Bookmark not defined.</w:t>
        </w:r>
        <w:r>
          <w:fldChar w:fldCharType="end"/>
        </w:r>
      </w:hyperlink>
    </w:p>
    <w:p w:rsidR="00222167" w:rsidRDefault="00C011D4">
      <w:pPr>
        <w:pStyle w:val="TableofFigures"/>
        <w:tabs>
          <w:tab w:val="right" w:leader="dot" w:pos="7928"/>
        </w:tabs>
      </w:pPr>
      <w:hyperlink w:anchor="_Toc92958135" w:history="1">
        <w:r w:rsidR="008B3912">
          <w:rPr>
            <w:rStyle w:val="Hyperlink"/>
          </w:rPr>
          <w:t xml:space="preserve">Gambar 2.2 Bagian-bagian </w:t>
        </w:r>
        <w:r w:rsidR="008B3912">
          <w:rPr>
            <w:rStyle w:val="Hyperlink"/>
            <w:i/>
            <w:iCs/>
          </w:rPr>
          <w:t>Qr-code</w:t>
        </w:r>
        <w:r w:rsidR="008B3912">
          <w:tab/>
        </w:r>
        <w:r w:rsidR="008B3912">
          <w:fldChar w:fldCharType="begin"/>
        </w:r>
        <w:r w:rsidR="008B3912">
          <w:instrText xml:space="preserve"> PAGEREF _Toc92958135 \h </w:instrText>
        </w:r>
        <w:r w:rsidR="008B3912">
          <w:fldChar w:fldCharType="separate"/>
        </w:r>
        <w:r w:rsidR="008B3912">
          <w:rPr>
            <w:b/>
            <w:bCs/>
          </w:rPr>
          <w:t>Error! Bookmark not defined.</w:t>
        </w:r>
        <w:r w:rsidR="008B3912">
          <w:fldChar w:fldCharType="end"/>
        </w:r>
      </w:hyperlink>
      <w:r w:rsidR="008B3912">
        <w:fldChar w:fldCharType="end"/>
      </w:r>
      <w:r w:rsidR="008B3912">
        <w:fldChar w:fldCharType="begin"/>
      </w:r>
      <w:r w:rsidR="008B3912">
        <w:instrText xml:space="preserve"> TOC \h \z \c "Gambar 3." </w:instrText>
      </w:r>
      <w:r w:rsidR="008B3912">
        <w:fldChar w:fldCharType="separate"/>
      </w:r>
    </w:p>
    <w:p w:rsidR="00222167" w:rsidRDefault="00C011D4">
      <w:pPr>
        <w:pStyle w:val="TableofFigures"/>
        <w:tabs>
          <w:tab w:val="right" w:leader="dot" w:pos="7928"/>
        </w:tabs>
        <w:rPr>
          <w:rFonts w:asciiTheme="minorHAnsi" w:eastAsiaTheme="minorEastAsia" w:hAnsiTheme="minorHAnsi" w:hint="eastAsia"/>
          <w:sz w:val="22"/>
        </w:rPr>
      </w:pPr>
      <w:hyperlink w:anchor="_Toc93773262" w:history="1">
        <w:r w:rsidR="008B3912">
          <w:rPr>
            <w:rStyle w:val="Hyperlink"/>
          </w:rPr>
          <w:t>Gambar 3.1 Konteks Diagram</w:t>
        </w:r>
        <w:r w:rsidR="008B3912">
          <w:tab/>
        </w:r>
        <w:r w:rsidR="008B3912">
          <w:fldChar w:fldCharType="begin"/>
        </w:r>
        <w:r w:rsidR="008B3912">
          <w:instrText xml:space="preserve"> PAGEREF _Toc93773262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63" w:history="1">
        <w:r w:rsidR="008B3912">
          <w:rPr>
            <w:rStyle w:val="Hyperlink"/>
          </w:rPr>
          <w:t xml:space="preserve">Gambar 3.2 </w:t>
        </w:r>
        <w:r w:rsidR="008B3912">
          <w:rPr>
            <w:rStyle w:val="Hyperlink"/>
            <w:i/>
          </w:rPr>
          <w:t>Data Flow Diagram</w:t>
        </w:r>
        <w:r w:rsidR="008B3912">
          <w:tab/>
        </w:r>
        <w:r w:rsidR="008B3912">
          <w:fldChar w:fldCharType="begin"/>
        </w:r>
        <w:r w:rsidR="008B3912">
          <w:instrText xml:space="preserve"> PAGEREF _Toc93773263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64" w:history="1">
        <w:r w:rsidR="008B3912">
          <w:rPr>
            <w:rStyle w:val="Hyperlink"/>
          </w:rPr>
          <w:t xml:space="preserve">Gambar 3.3 </w:t>
        </w:r>
        <w:r w:rsidR="008B3912">
          <w:rPr>
            <w:rStyle w:val="Hyperlink"/>
            <w:i/>
          </w:rPr>
          <w:t>Entity Relationship Diagram</w:t>
        </w:r>
        <w:r w:rsidR="008B3912">
          <w:tab/>
        </w:r>
        <w:r w:rsidR="008B3912">
          <w:fldChar w:fldCharType="begin"/>
        </w:r>
        <w:r w:rsidR="008B3912">
          <w:instrText xml:space="preserve"> PAGEREF _Toc93773264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65" w:history="1">
        <w:r w:rsidR="008B3912">
          <w:rPr>
            <w:rStyle w:val="Hyperlink"/>
          </w:rPr>
          <w:t>Gambar 3.4 Halaman Utama</w:t>
        </w:r>
        <w:r w:rsidR="008B3912">
          <w:tab/>
        </w:r>
        <w:r w:rsidR="008B3912">
          <w:fldChar w:fldCharType="begin"/>
        </w:r>
        <w:r w:rsidR="008B3912">
          <w:instrText xml:space="preserve"> PAGEREF _Toc93773265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66" w:history="1">
        <w:r w:rsidR="008B3912">
          <w:rPr>
            <w:rStyle w:val="Hyperlink"/>
          </w:rPr>
          <w:t>Gambar 3.6 Halaman Daftar Menu</w:t>
        </w:r>
        <w:r w:rsidR="008B3912">
          <w:tab/>
        </w:r>
        <w:r w:rsidR="008B3912">
          <w:fldChar w:fldCharType="begin"/>
        </w:r>
        <w:r w:rsidR="008B3912">
          <w:instrText xml:space="preserve"> PAGEREF _Toc93773266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r:id="rId9" w:anchor="_Toc93773267" w:history="1">
        <w:r w:rsidR="008B3912">
          <w:rPr>
            <w:rStyle w:val="Hyperlink"/>
          </w:rPr>
          <w:t>Gambar 3.5 Halaman Daftar Restoran</w:t>
        </w:r>
        <w:r w:rsidR="008B3912">
          <w:tab/>
        </w:r>
        <w:r w:rsidR="008B3912">
          <w:fldChar w:fldCharType="begin"/>
        </w:r>
        <w:r w:rsidR="008B3912">
          <w:instrText xml:space="preserve"> PAGEREF _Toc93773267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r:id="rId10" w:anchor="_Toc93773268" w:history="1">
        <w:r w:rsidR="008B3912">
          <w:rPr>
            <w:rStyle w:val="Hyperlink"/>
          </w:rPr>
          <w:t>Gambar 3.7 Halaman Keranjang</w:t>
        </w:r>
        <w:r w:rsidR="008B3912">
          <w:tab/>
        </w:r>
        <w:r w:rsidR="008B3912">
          <w:fldChar w:fldCharType="begin"/>
        </w:r>
        <w:r w:rsidR="008B3912">
          <w:instrText xml:space="preserve"> PAGEREF _Toc93773268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69" w:history="1">
        <w:r w:rsidR="008B3912">
          <w:rPr>
            <w:rStyle w:val="Hyperlink"/>
          </w:rPr>
          <w:t>Gambar 3.8 Halaman Pembayaran</w:t>
        </w:r>
        <w:r w:rsidR="008B3912">
          <w:tab/>
        </w:r>
        <w:r w:rsidR="008B3912">
          <w:fldChar w:fldCharType="begin"/>
        </w:r>
        <w:r w:rsidR="008B3912">
          <w:instrText xml:space="preserve"> PAGEREF _Toc93773269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r:id="rId11" w:anchor="_Toc93773270" w:history="1">
        <w:r w:rsidR="008B3912">
          <w:rPr>
            <w:rStyle w:val="Hyperlink"/>
          </w:rPr>
          <w:t xml:space="preserve">Gambar 3.9 Halaman </w:t>
        </w:r>
        <w:r w:rsidR="008B3912">
          <w:rPr>
            <w:rStyle w:val="Hyperlink"/>
            <w:i/>
          </w:rPr>
          <w:t>Order</w:t>
        </w:r>
        <w:r w:rsidR="008B3912">
          <w:rPr>
            <w:rStyle w:val="Hyperlink"/>
          </w:rPr>
          <w:t xml:space="preserve"> Belum dibuat</w:t>
        </w:r>
        <w:r w:rsidR="008B3912">
          <w:tab/>
        </w:r>
        <w:r w:rsidR="008B3912">
          <w:fldChar w:fldCharType="begin"/>
        </w:r>
        <w:r w:rsidR="008B3912">
          <w:instrText xml:space="preserve"> PAGEREF _Toc93773270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71" w:history="1">
        <w:r w:rsidR="008B3912">
          <w:rPr>
            <w:rStyle w:val="Hyperlink"/>
          </w:rPr>
          <w:t xml:space="preserve">Gambar 3.10 Halaman </w:t>
        </w:r>
        <w:r w:rsidR="008B3912">
          <w:rPr>
            <w:rStyle w:val="Hyperlink"/>
            <w:i/>
          </w:rPr>
          <w:t>Order</w:t>
        </w:r>
        <w:r w:rsidR="008B3912">
          <w:rPr>
            <w:rStyle w:val="Hyperlink"/>
          </w:rPr>
          <w:t xml:space="preserve"> Selesai</w:t>
        </w:r>
        <w:r w:rsidR="008B3912">
          <w:tab/>
        </w:r>
        <w:r w:rsidR="008B3912">
          <w:fldChar w:fldCharType="begin"/>
        </w:r>
        <w:r w:rsidR="008B3912">
          <w:instrText xml:space="preserve"> PAGEREF _Toc93773271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r:id="rId12" w:anchor="_Toc93773272" w:history="1">
        <w:r w:rsidR="008B3912">
          <w:rPr>
            <w:rStyle w:val="Hyperlink"/>
          </w:rPr>
          <w:t>Gambar 3.11 Halaman Meja Saya</w:t>
        </w:r>
        <w:r w:rsidR="008B3912">
          <w:tab/>
        </w:r>
        <w:r w:rsidR="008B3912">
          <w:fldChar w:fldCharType="begin"/>
        </w:r>
        <w:r w:rsidR="008B3912">
          <w:instrText xml:space="preserve"> PAGEREF _Toc93773272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73" w:history="1">
        <w:r w:rsidR="008B3912">
          <w:rPr>
            <w:rStyle w:val="Hyperlink"/>
          </w:rPr>
          <w:t>Gambar 3.12 Halaman Menu Penjual</w:t>
        </w:r>
        <w:r w:rsidR="008B3912">
          <w:tab/>
        </w:r>
        <w:r w:rsidR="008B3912">
          <w:fldChar w:fldCharType="begin"/>
        </w:r>
        <w:r w:rsidR="008B3912">
          <w:instrText xml:space="preserve"> PAGEREF _Toc93773273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74" w:history="1">
        <w:r w:rsidR="008B3912">
          <w:rPr>
            <w:rStyle w:val="Hyperlink"/>
          </w:rPr>
          <w:t>Gambar 3.13 Tahapan Metode Penelitian</w:t>
        </w:r>
        <w:r w:rsidR="008B3912">
          <w:tab/>
        </w:r>
        <w:r w:rsidR="008B3912">
          <w:fldChar w:fldCharType="begin"/>
        </w:r>
        <w:r w:rsidR="008B3912">
          <w:instrText xml:space="preserve"> PAGEREF _Toc93773274 \h </w:instrText>
        </w:r>
        <w:r w:rsidR="008B3912">
          <w:fldChar w:fldCharType="separate"/>
        </w:r>
        <w:r w:rsidR="008B3912">
          <w:rPr>
            <w:b/>
            <w:bCs/>
          </w:rPr>
          <w:t>Error! Bookmark not defined.</w:t>
        </w:r>
        <w:r w:rsidR="008B3912">
          <w:fldChar w:fldCharType="end"/>
        </w:r>
      </w:hyperlink>
    </w:p>
    <w:p w:rsidR="00222167" w:rsidRDefault="008B3912">
      <w:pPr>
        <w:spacing w:after="160" w:line="259" w:lineRule="auto"/>
        <w:jc w:val="left"/>
        <w:rPr>
          <w:rFonts w:eastAsiaTheme="majorEastAsia" w:cstheme="majorBidi"/>
          <w:b/>
          <w:spacing w:val="-10"/>
          <w:kern w:val="28"/>
          <w:szCs w:val="56"/>
        </w:rPr>
      </w:pPr>
      <w:r>
        <w:fldChar w:fldCharType="end"/>
      </w:r>
      <w:r>
        <w:br w:type="page"/>
      </w:r>
    </w:p>
    <w:p w:rsidR="00222167" w:rsidRDefault="008B3912">
      <w:pPr>
        <w:pStyle w:val="Title"/>
        <w:spacing w:after="240"/>
      </w:pPr>
      <w:bookmarkStart w:id="46" w:name="_Toc104483013"/>
      <w:r>
        <w:lastRenderedPageBreak/>
        <w:t>DAFTAR TABEL</w:t>
      </w:r>
      <w:bookmarkEnd w:id="46"/>
    </w:p>
    <w:p w:rsidR="00222167" w:rsidRDefault="008B3912">
      <w:pPr>
        <w:pStyle w:val="TableofFigures"/>
        <w:tabs>
          <w:tab w:val="right" w:leader="dot" w:pos="7928"/>
        </w:tabs>
      </w:pPr>
      <w:r>
        <w:rPr>
          <w:rStyle w:val="Hyperlink"/>
        </w:rPr>
        <w:fldChar w:fldCharType="begin"/>
      </w:r>
      <w:r>
        <w:rPr>
          <w:rStyle w:val="Hyperlink"/>
        </w:rPr>
        <w:instrText xml:space="preserve"> TOC \h \z \c "Tabel 2." </w:instrText>
      </w:r>
      <w:r>
        <w:rPr>
          <w:rStyle w:val="Hyperlink"/>
        </w:rPr>
        <w:fldChar w:fldCharType="separate"/>
      </w:r>
      <w:hyperlink r:id="rId13" w:anchor="_Toc92958154" w:history="1">
        <w:r>
          <w:rPr>
            <w:rStyle w:val="Hyperlink"/>
          </w:rPr>
          <w:t xml:space="preserve">Tabel 2.1 </w:t>
        </w:r>
        <w:r>
          <w:rPr>
            <w:rStyle w:val="Hyperlink"/>
            <w:i/>
          </w:rPr>
          <w:t>State of the Art</w:t>
        </w:r>
        <w:r>
          <w:tab/>
        </w:r>
        <w:r>
          <w:fldChar w:fldCharType="begin"/>
        </w:r>
        <w:r>
          <w:instrText xml:space="preserve"> PAGEREF _Toc92958154 \h </w:instrText>
        </w:r>
        <w:r>
          <w:fldChar w:fldCharType="separate"/>
        </w:r>
        <w:r>
          <w:rPr>
            <w:b/>
            <w:bCs/>
          </w:rPr>
          <w:t>Error! Bookmark not defined.</w:t>
        </w:r>
        <w:r>
          <w:fldChar w:fldCharType="end"/>
        </w:r>
      </w:hyperlink>
      <w:r>
        <w:fldChar w:fldCharType="end"/>
      </w:r>
      <w:r>
        <w:fldChar w:fldCharType="begin"/>
      </w:r>
      <w:r>
        <w:instrText xml:space="preserve"> TOC \h \z \c "Tabel 3." </w:instrText>
      </w:r>
      <w:r>
        <w:fldChar w:fldCharType="separate"/>
      </w:r>
    </w:p>
    <w:p w:rsidR="00222167" w:rsidRDefault="00C011D4">
      <w:pPr>
        <w:pStyle w:val="TableofFigures"/>
        <w:tabs>
          <w:tab w:val="right" w:leader="dot" w:pos="7928"/>
        </w:tabs>
        <w:rPr>
          <w:rFonts w:asciiTheme="minorHAnsi" w:eastAsiaTheme="minorEastAsia" w:hAnsiTheme="minorHAnsi" w:hint="eastAsia"/>
          <w:sz w:val="22"/>
        </w:rPr>
      </w:pPr>
      <w:hyperlink w:anchor="_Toc93773205" w:history="1">
        <w:r w:rsidR="008B3912">
          <w:rPr>
            <w:rStyle w:val="Hyperlink"/>
          </w:rPr>
          <w:t>Tabel 3.1 Proses Transformasi Data</w:t>
        </w:r>
        <w:r w:rsidR="008B3912">
          <w:tab/>
        </w:r>
        <w:r w:rsidR="008B3912">
          <w:fldChar w:fldCharType="begin"/>
        </w:r>
        <w:r w:rsidR="008B3912">
          <w:instrText xml:space="preserve"> PAGEREF _Toc93773205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06" w:history="1">
        <w:r w:rsidR="008B3912">
          <w:rPr>
            <w:rStyle w:val="Hyperlink"/>
          </w:rPr>
          <w:t xml:space="preserve">Tabel 3.2 </w:t>
        </w:r>
        <w:r w:rsidR="008B3912">
          <w:rPr>
            <w:rStyle w:val="Hyperlink"/>
            <w:i/>
          </w:rPr>
          <w:t>Black Box Testing</w:t>
        </w:r>
        <w:r w:rsidR="008B3912">
          <w:rPr>
            <w:rStyle w:val="Hyperlink"/>
          </w:rPr>
          <w:t xml:space="preserve"> Halaman Utama</w:t>
        </w:r>
        <w:r w:rsidR="008B3912">
          <w:tab/>
        </w:r>
        <w:r w:rsidR="008B3912">
          <w:fldChar w:fldCharType="begin"/>
        </w:r>
        <w:r w:rsidR="008B3912">
          <w:instrText xml:space="preserve"> PAGEREF _Toc93773206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07" w:history="1">
        <w:r w:rsidR="008B3912">
          <w:rPr>
            <w:rStyle w:val="Hyperlink"/>
          </w:rPr>
          <w:t xml:space="preserve">Tabel 3.3 </w:t>
        </w:r>
        <w:r w:rsidR="008B3912">
          <w:rPr>
            <w:rStyle w:val="Hyperlink"/>
            <w:i/>
          </w:rPr>
          <w:t>Black Box Testing</w:t>
        </w:r>
        <w:r w:rsidR="008B3912">
          <w:rPr>
            <w:rStyle w:val="Hyperlink"/>
          </w:rPr>
          <w:t xml:space="preserve"> Halaman Login</w:t>
        </w:r>
        <w:r w:rsidR="008B3912">
          <w:tab/>
        </w:r>
        <w:r w:rsidR="008B3912">
          <w:fldChar w:fldCharType="begin"/>
        </w:r>
        <w:r w:rsidR="008B3912">
          <w:instrText xml:space="preserve"> PAGEREF _Toc93773207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08" w:history="1">
        <w:r w:rsidR="008B3912">
          <w:rPr>
            <w:rStyle w:val="Hyperlink"/>
          </w:rPr>
          <w:t xml:space="preserve">Tabel 3.4 </w:t>
        </w:r>
        <w:r w:rsidR="008B3912">
          <w:rPr>
            <w:rStyle w:val="Hyperlink"/>
            <w:i/>
          </w:rPr>
          <w:t>Black Box Testing</w:t>
        </w:r>
        <w:r w:rsidR="008B3912">
          <w:rPr>
            <w:rStyle w:val="Hyperlink"/>
          </w:rPr>
          <w:t xml:space="preserve"> Halaman Daftar Akun</w:t>
        </w:r>
        <w:r w:rsidR="008B3912">
          <w:tab/>
        </w:r>
        <w:r w:rsidR="008B3912">
          <w:fldChar w:fldCharType="begin"/>
        </w:r>
        <w:r w:rsidR="008B3912">
          <w:instrText xml:space="preserve"> PAGEREF _Toc93773208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09" w:history="1">
        <w:r w:rsidR="008B3912">
          <w:rPr>
            <w:rStyle w:val="Hyperlink"/>
          </w:rPr>
          <w:t xml:space="preserve">Tabel 3.5 </w:t>
        </w:r>
        <w:r w:rsidR="008B3912">
          <w:rPr>
            <w:rStyle w:val="Hyperlink"/>
            <w:i/>
          </w:rPr>
          <w:t>Black Box Testing</w:t>
        </w:r>
        <w:r w:rsidR="008B3912">
          <w:rPr>
            <w:rStyle w:val="Hyperlink"/>
          </w:rPr>
          <w:t xml:space="preserve"> Halaman Daftar Akun Restoran</w:t>
        </w:r>
        <w:r w:rsidR="008B3912">
          <w:tab/>
        </w:r>
        <w:r w:rsidR="008B3912">
          <w:fldChar w:fldCharType="begin"/>
        </w:r>
        <w:r w:rsidR="008B3912">
          <w:instrText xml:space="preserve"> PAGEREF _Toc93773209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0" w:history="1">
        <w:r w:rsidR="008B3912">
          <w:rPr>
            <w:rStyle w:val="Hyperlink"/>
          </w:rPr>
          <w:t xml:space="preserve">Tabel 3.6 </w:t>
        </w:r>
        <w:r w:rsidR="008B3912">
          <w:rPr>
            <w:rStyle w:val="Hyperlink"/>
            <w:i/>
          </w:rPr>
          <w:t>Black Box Testing</w:t>
        </w:r>
        <w:r w:rsidR="008B3912">
          <w:rPr>
            <w:rStyle w:val="Hyperlink"/>
          </w:rPr>
          <w:t xml:space="preserve"> Halaman Detail Restoran</w:t>
        </w:r>
        <w:r w:rsidR="008B3912">
          <w:tab/>
        </w:r>
        <w:r w:rsidR="008B3912">
          <w:fldChar w:fldCharType="begin"/>
        </w:r>
        <w:r w:rsidR="008B3912">
          <w:instrText xml:space="preserve"> PAGEREF _Toc93773210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1" w:history="1">
        <w:r w:rsidR="008B3912">
          <w:rPr>
            <w:rStyle w:val="Hyperlink"/>
          </w:rPr>
          <w:t xml:space="preserve">Tabel 3.7 </w:t>
        </w:r>
        <w:r w:rsidR="008B3912">
          <w:rPr>
            <w:rStyle w:val="Hyperlink"/>
            <w:i/>
          </w:rPr>
          <w:t>Black Box Testing</w:t>
        </w:r>
        <w:r w:rsidR="008B3912">
          <w:rPr>
            <w:rStyle w:val="Hyperlink"/>
          </w:rPr>
          <w:t xml:space="preserve"> Halaman Pemesanan</w:t>
        </w:r>
        <w:r w:rsidR="008B3912">
          <w:tab/>
        </w:r>
        <w:r w:rsidR="008B3912">
          <w:fldChar w:fldCharType="begin"/>
        </w:r>
        <w:r w:rsidR="008B3912">
          <w:instrText xml:space="preserve"> PAGEREF _Toc93773211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2" w:history="1">
        <w:r w:rsidR="008B3912">
          <w:rPr>
            <w:rStyle w:val="Hyperlink"/>
          </w:rPr>
          <w:t xml:space="preserve">Tabel 3.8 </w:t>
        </w:r>
        <w:r w:rsidR="008B3912">
          <w:rPr>
            <w:rStyle w:val="Hyperlink"/>
            <w:i/>
          </w:rPr>
          <w:t>Black Box Testing</w:t>
        </w:r>
        <w:r w:rsidR="008B3912">
          <w:rPr>
            <w:rStyle w:val="Hyperlink"/>
          </w:rPr>
          <w:t xml:space="preserve"> Halaman Detail Pesanan</w:t>
        </w:r>
        <w:r w:rsidR="008B3912">
          <w:tab/>
        </w:r>
        <w:r w:rsidR="008B3912">
          <w:fldChar w:fldCharType="begin"/>
        </w:r>
        <w:r w:rsidR="008B3912">
          <w:instrText xml:space="preserve"> PAGEREF _Toc93773212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3" w:history="1">
        <w:r w:rsidR="008B3912">
          <w:rPr>
            <w:rStyle w:val="Hyperlink"/>
          </w:rPr>
          <w:t xml:space="preserve">Tabel 3.9 </w:t>
        </w:r>
        <w:r w:rsidR="008B3912">
          <w:rPr>
            <w:rStyle w:val="Hyperlink"/>
            <w:i/>
          </w:rPr>
          <w:t>Black Box Testing</w:t>
        </w:r>
        <w:r w:rsidR="008B3912">
          <w:rPr>
            <w:rStyle w:val="Hyperlink"/>
          </w:rPr>
          <w:t xml:space="preserve"> Halaman Keranjang</w:t>
        </w:r>
        <w:r w:rsidR="008B3912">
          <w:tab/>
        </w:r>
        <w:r w:rsidR="008B3912">
          <w:fldChar w:fldCharType="begin"/>
        </w:r>
        <w:r w:rsidR="008B3912">
          <w:instrText xml:space="preserve"> PAGEREF _Toc93773213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4" w:history="1">
        <w:r w:rsidR="008B3912">
          <w:rPr>
            <w:rStyle w:val="Hyperlink"/>
          </w:rPr>
          <w:t xml:space="preserve">Tabel 3.10 </w:t>
        </w:r>
        <w:r w:rsidR="008B3912">
          <w:rPr>
            <w:rStyle w:val="Hyperlink"/>
            <w:i/>
          </w:rPr>
          <w:t>Black Box Testing</w:t>
        </w:r>
        <w:r w:rsidR="008B3912">
          <w:rPr>
            <w:rStyle w:val="Hyperlink"/>
          </w:rPr>
          <w:t xml:space="preserve"> Halaman Riwayat Pesanan</w:t>
        </w:r>
        <w:r w:rsidR="008B3912">
          <w:tab/>
        </w:r>
        <w:r w:rsidR="008B3912">
          <w:fldChar w:fldCharType="begin"/>
        </w:r>
        <w:r w:rsidR="008B3912">
          <w:instrText xml:space="preserve"> PAGEREF _Toc93773214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5" w:history="1">
        <w:r w:rsidR="008B3912">
          <w:rPr>
            <w:rStyle w:val="Hyperlink"/>
          </w:rPr>
          <w:t xml:space="preserve">Tabel 3.11 </w:t>
        </w:r>
        <w:r w:rsidR="008B3912">
          <w:rPr>
            <w:rStyle w:val="Hyperlink"/>
            <w:i/>
          </w:rPr>
          <w:t>Black Box Testing</w:t>
        </w:r>
        <w:r w:rsidR="008B3912">
          <w:rPr>
            <w:rStyle w:val="Hyperlink"/>
          </w:rPr>
          <w:t xml:space="preserve"> Halaman Pembayaran</w:t>
        </w:r>
        <w:r w:rsidR="008B3912">
          <w:tab/>
        </w:r>
        <w:r w:rsidR="008B3912">
          <w:fldChar w:fldCharType="begin"/>
        </w:r>
        <w:r w:rsidR="008B3912">
          <w:instrText xml:space="preserve"> PAGEREF _Toc93773215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6" w:history="1">
        <w:r w:rsidR="008B3912">
          <w:rPr>
            <w:rStyle w:val="Hyperlink"/>
          </w:rPr>
          <w:t xml:space="preserve">Tabel 3.12 </w:t>
        </w:r>
        <w:r w:rsidR="008B3912">
          <w:rPr>
            <w:rStyle w:val="Hyperlink"/>
            <w:i/>
          </w:rPr>
          <w:t>Black Box Testing</w:t>
        </w:r>
        <w:r w:rsidR="008B3912">
          <w:rPr>
            <w:rStyle w:val="Hyperlink"/>
          </w:rPr>
          <w:t xml:space="preserve"> Halaman Profil Pelanggan</w:t>
        </w:r>
        <w:r w:rsidR="008B3912">
          <w:tab/>
        </w:r>
        <w:r w:rsidR="008B3912">
          <w:fldChar w:fldCharType="begin"/>
        </w:r>
        <w:r w:rsidR="008B3912">
          <w:instrText xml:space="preserve"> PAGEREF _Toc93773216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7" w:history="1">
        <w:r w:rsidR="008B3912">
          <w:rPr>
            <w:rStyle w:val="Hyperlink"/>
          </w:rPr>
          <w:t xml:space="preserve">Tabel 3.13 </w:t>
        </w:r>
        <w:r w:rsidR="008B3912">
          <w:rPr>
            <w:rStyle w:val="Hyperlink"/>
            <w:i/>
          </w:rPr>
          <w:t>Black Box Testing</w:t>
        </w:r>
        <w:r w:rsidR="008B3912">
          <w:rPr>
            <w:rStyle w:val="Hyperlink"/>
          </w:rPr>
          <w:t xml:space="preserve"> Halaman Edit Data Akun</w:t>
        </w:r>
        <w:r w:rsidR="008B3912">
          <w:tab/>
        </w:r>
        <w:r w:rsidR="008B3912">
          <w:fldChar w:fldCharType="begin"/>
        </w:r>
        <w:r w:rsidR="008B3912">
          <w:instrText xml:space="preserve"> PAGEREF _Toc93773217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8" w:history="1">
        <w:r w:rsidR="008B3912">
          <w:rPr>
            <w:rStyle w:val="Hyperlink"/>
          </w:rPr>
          <w:t xml:space="preserve">Tabel 3.14 </w:t>
        </w:r>
        <w:r w:rsidR="008B3912">
          <w:rPr>
            <w:rStyle w:val="Hyperlink"/>
            <w:i/>
          </w:rPr>
          <w:t>Black Box Testing</w:t>
        </w:r>
        <w:r w:rsidR="008B3912">
          <w:rPr>
            <w:rStyle w:val="Hyperlink"/>
          </w:rPr>
          <w:t xml:space="preserve"> Halaman Buka Restoran</w:t>
        </w:r>
        <w:r w:rsidR="008B3912">
          <w:tab/>
        </w:r>
        <w:r w:rsidR="008B3912">
          <w:fldChar w:fldCharType="begin"/>
        </w:r>
        <w:r w:rsidR="008B3912">
          <w:instrText xml:space="preserve"> PAGEREF _Toc93773218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19" w:history="1">
        <w:r w:rsidR="008B3912">
          <w:rPr>
            <w:rStyle w:val="Hyperlink"/>
          </w:rPr>
          <w:t xml:space="preserve">Tabel 3.15 </w:t>
        </w:r>
        <w:r w:rsidR="008B3912">
          <w:rPr>
            <w:rStyle w:val="Hyperlink"/>
            <w:i/>
          </w:rPr>
          <w:t>Black Box Testing</w:t>
        </w:r>
        <w:r w:rsidR="008B3912">
          <w:rPr>
            <w:rStyle w:val="Hyperlink"/>
          </w:rPr>
          <w:t xml:space="preserve"> Halaman Profil Penjual</w:t>
        </w:r>
        <w:r w:rsidR="008B3912">
          <w:tab/>
        </w:r>
        <w:r w:rsidR="008B3912">
          <w:fldChar w:fldCharType="begin"/>
        </w:r>
        <w:r w:rsidR="008B3912">
          <w:instrText xml:space="preserve"> PAGEREF _Toc93773219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0" w:history="1">
        <w:r w:rsidR="008B3912">
          <w:rPr>
            <w:rStyle w:val="Hyperlink"/>
          </w:rPr>
          <w:t xml:space="preserve">Tabel 3.16 </w:t>
        </w:r>
        <w:r w:rsidR="008B3912">
          <w:rPr>
            <w:rStyle w:val="Hyperlink"/>
            <w:i/>
          </w:rPr>
          <w:t>Black Box Testing</w:t>
        </w:r>
        <w:r w:rsidR="008B3912">
          <w:rPr>
            <w:rStyle w:val="Hyperlink"/>
          </w:rPr>
          <w:t xml:space="preserve"> Halaman Pesanan Penjual Belum Dibuat</w:t>
        </w:r>
        <w:r w:rsidR="008B3912">
          <w:tab/>
        </w:r>
        <w:r w:rsidR="008B3912">
          <w:fldChar w:fldCharType="begin"/>
        </w:r>
        <w:r w:rsidR="008B3912">
          <w:instrText xml:space="preserve"> PAGEREF _Toc93773220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1" w:history="1">
        <w:r w:rsidR="008B3912">
          <w:rPr>
            <w:rStyle w:val="Hyperlink"/>
          </w:rPr>
          <w:t xml:space="preserve">Tabel 3.17 </w:t>
        </w:r>
        <w:r w:rsidR="008B3912">
          <w:rPr>
            <w:rStyle w:val="Hyperlink"/>
            <w:i/>
          </w:rPr>
          <w:t>Black Box Testing</w:t>
        </w:r>
        <w:r w:rsidR="008B3912">
          <w:rPr>
            <w:rStyle w:val="Hyperlink"/>
          </w:rPr>
          <w:t xml:space="preserve"> Halaman Pesanan Penjual Selesai</w:t>
        </w:r>
        <w:r w:rsidR="008B3912">
          <w:tab/>
        </w:r>
        <w:r w:rsidR="008B3912">
          <w:fldChar w:fldCharType="begin"/>
        </w:r>
        <w:r w:rsidR="008B3912">
          <w:instrText xml:space="preserve"> PAGEREF _Toc93773221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2" w:history="1">
        <w:r w:rsidR="008B3912">
          <w:rPr>
            <w:rStyle w:val="Hyperlink"/>
          </w:rPr>
          <w:t xml:space="preserve">Tabel 3.18 </w:t>
        </w:r>
        <w:r w:rsidR="008B3912">
          <w:rPr>
            <w:rStyle w:val="Hyperlink"/>
            <w:i/>
          </w:rPr>
          <w:t>Black Box Testing</w:t>
        </w:r>
        <w:r w:rsidR="008B3912">
          <w:rPr>
            <w:rStyle w:val="Hyperlink"/>
          </w:rPr>
          <w:t xml:space="preserve"> Halaman Menu Penjual</w:t>
        </w:r>
        <w:r w:rsidR="008B3912">
          <w:tab/>
        </w:r>
        <w:r w:rsidR="008B3912">
          <w:fldChar w:fldCharType="begin"/>
        </w:r>
        <w:r w:rsidR="008B3912">
          <w:instrText xml:space="preserve"> PAGEREF _Toc93773222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3" w:history="1">
        <w:r w:rsidR="008B3912">
          <w:rPr>
            <w:rStyle w:val="Hyperlink"/>
          </w:rPr>
          <w:t xml:space="preserve">Tabel 3.19 </w:t>
        </w:r>
        <w:r w:rsidR="008B3912">
          <w:rPr>
            <w:rStyle w:val="Hyperlink"/>
            <w:i/>
          </w:rPr>
          <w:t>Black Box Testing</w:t>
        </w:r>
        <w:r w:rsidR="008B3912">
          <w:rPr>
            <w:rStyle w:val="Hyperlink"/>
          </w:rPr>
          <w:t xml:space="preserve"> Halaman Tambah Menu</w:t>
        </w:r>
        <w:r w:rsidR="008B3912">
          <w:tab/>
        </w:r>
        <w:r w:rsidR="008B3912">
          <w:fldChar w:fldCharType="begin"/>
        </w:r>
        <w:r w:rsidR="008B3912">
          <w:instrText xml:space="preserve"> PAGEREF _Toc93773223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4" w:history="1">
        <w:r w:rsidR="008B3912">
          <w:rPr>
            <w:rStyle w:val="Hyperlink"/>
          </w:rPr>
          <w:t xml:space="preserve">Tabel 3.20 </w:t>
        </w:r>
        <w:r w:rsidR="008B3912">
          <w:rPr>
            <w:rStyle w:val="Hyperlink"/>
            <w:i/>
          </w:rPr>
          <w:t>Black Box Testing</w:t>
        </w:r>
        <w:r w:rsidR="008B3912">
          <w:rPr>
            <w:rStyle w:val="Hyperlink"/>
          </w:rPr>
          <w:t xml:space="preserve"> Halaman Edit Menu</w:t>
        </w:r>
        <w:r w:rsidR="008B3912">
          <w:tab/>
        </w:r>
        <w:r w:rsidR="008B3912">
          <w:fldChar w:fldCharType="begin"/>
        </w:r>
        <w:r w:rsidR="008B3912">
          <w:instrText xml:space="preserve"> PAGEREF _Toc93773224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5" w:history="1">
        <w:r w:rsidR="008B3912">
          <w:rPr>
            <w:rStyle w:val="Hyperlink"/>
          </w:rPr>
          <w:t xml:space="preserve">Tabel 3.21 </w:t>
        </w:r>
        <w:r w:rsidR="008B3912">
          <w:rPr>
            <w:rStyle w:val="Hyperlink"/>
            <w:i/>
          </w:rPr>
          <w:t>Black Box Testing</w:t>
        </w:r>
        <w:r w:rsidR="008B3912">
          <w:rPr>
            <w:rStyle w:val="Hyperlink"/>
          </w:rPr>
          <w:t xml:space="preserve"> Halaman Meja Saya</w:t>
        </w:r>
        <w:r w:rsidR="008B3912">
          <w:tab/>
        </w:r>
        <w:r w:rsidR="008B3912">
          <w:fldChar w:fldCharType="begin"/>
        </w:r>
        <w:r w:rsidR="008B3912">
          <w:instrText xml:space="preserve"> PAGEREF _Toc93773225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6" w:history="1">
        <w:r w:rsidR="008B3912">
          <w:rPr>
            <w:rStyle w:val="Hyperlink"/>
          </w:rPr>
          <w:t xml:space="preserve">Tabel 3.22 </w:t>
        </w:r>
        <w:r w:rsidR="008B3912">
          <w:rPr>
            <w:rStyle w:val="Hyperlink"/>
            <w:i/>
          </w:rPr>
          <w:t>Black Box Testing</w:t>
        </w:r>
        <w:r w:rsidR="008B3912">
          <w:rPr>
            <w:rStyle w:val="Hyperlink"/>
          </w:rPr>
          <w:t xml:space="preserve"> Halaman Tambah Meja</w:t>
        </w:r>
        <w:r w:rsidR="008B3912">
          <w:tab/>
        </w:r>
        <w:r w:rsidR="008B3912">
          <w:fldChar w:fldCharType="begin"/>
        </w:r>
        <w:r w:rsidR="008B3912">
          <w:instrText xml:space="preserve"> PAGEREF _Toc93773226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rPr>
          <w:rFonts w:asciiTheme="minorHAnsi" w:eastAsiaTheme="minorEastAsia" w:hAnsiTheme="minorHAnsi" w:hint="eastAsia"/>
          <w:sz w:val="22"/>
        </w:rPr>
      </w:pPr>
      <w:hyperlink w:anchor="_Toc93773227" w:history="1">
        <w:r w:rsidR="008B3912">
          <w:rPr>
            <w:rStyle w:val="Hyperlink"/>
          </w:rPr>
          <w:t xml:space="preserve">Tabel 3.23 </w:t>
        </w:r>
        <w:r w:rsidR="008B3912">
          <w:rPr>
            <w:rStyle w:val="Hyperlink"/>
            <w:i/>
          </w:rPr>
          <w:t>Black Box Testing</w:t>
        </w:r>
        <w:r w:rsidR="008B3912">
          <w:rPr>
            <w:rStyle w:val="Hyperlink"/>
          </w:rPr>
          <w:t xml:space="preserve"> Halaman Profil Admin</w:t>
        </w:r>
        <w:r w:rsidR="008B3912">
          <w:tab/>
        </w:r>
        <w:r w:rsidR="008B3912">
          <w:fldChar w:fldCharType="begin"/>
        </w:r>
        <w:r w:rsidR="008B3912">
          <w:instrText xml:space="preserve"> PAGEREF _Toc93773227 \h </w:instrText>
        </w:r>
        <w:r w:rsidR="008B3912">
          <w:fldChar w:fldCharType="separate"/>
        </w:r>
        <w:r w:rsidR="008B3912">
          <w:rPr>
            <w:b/>
            <w:bCs/>
          </w:rPr>
          <w:t>Error! Bookmark not defined.</w:t>
        </w:r>
        <w:r w:rsidR="008B3912">
          <w:fldChar w:fldCharType="end"/>
        </w:r>
      </w:hyperlink>
    </w:p>
    <w:p w:rsidR="00222167" w:rsidRDefault="00C011D4">
      <w:pPr>
        <w:pStyle w:val="TableofFigures"/>
        <w:tabs>
          <w:tab w:val="right" w:leader="dot" w:pos="7928"/>
        </w:tabs>
      </w:pPr>
      <w:hyperlink w:anchor="_Toc93773228" w:history="1">
        <w:r w:rsidR="008B3912">
          <w:rPr>
            <w:rStyle w:val="Hyperlink"/>
          </w:rPr>
          <w:t xml:space="preserve">Tabel 3.24 </w:t>
        </w:r>
        <w:r w:rsidR="008B3912">
          <w:rPr>
            <w:rStyle w:val="Hyperlink"/>
            <w:i/>
          </w:rPr>
          <w:t>Black Box Testing</w:t>
        </w:r>
        <w:r w:rsidR="008B3912">
          <w:rPr>
            <w:rStyle w:val="Hyperlink"/>
          </w:rPr>
          <w:t xml:space="preserve"> Halaman Daftar Pengguna</w:t>
        </w:r>
        <w:r w:rsidR="008B3912">
          <w:tab/>
        </w:r>
        <w:r w:rsidR="008B3912">
          <w:fldChar w:fldCharType="begin"/>
        </w:r>
        <w:r w:rsidR="008B3912">
          <w:instrText xml:space="preserve"> PAGEREF _Toc93773228 \h </w:instrText>
        </w:r>
        <w:r w:rsidR="008B3912">
          <w:fldChar w:fldCharType="separate"/>
        </w:r>
        <w:r w:rsidR="008B3912">
          <w:rPr>
            <w:b/>
            <w:bCs/>
          </w:rPr>
          <w:t>Error! Bookmark not defined.</w:t>
        </w:r>
        <w:r w:rsidR="008B3912">
          <w:fldChar w:fldCharType="end"/>
        </w:r>
      </w:hyperlink>
      <w:r w:rsidR="008B3912">
        <w:fldChar w:fldCharType="end"/>
      </w:r>
      <w:r w:rsidR="008B3912">
        <w:fldChar w:fldCharType="begin"/>
      </w:r>
      <w:r w:rsidR="008B3912">
        <w:instrText xml:space="preserve"> TOC \h \z \c "Tabel 4." </w:instrText>
      </w:r>
      <w:r w:rsidR="008B3912">
        <w:fldChar w:fldCharType="separate"/>
      </w:r>
    </w:p>
    <w:p w:rsidR="00222167" w:rsidRDefault="00C011D4">
      <w:pPr>
        <w:pStyle w:val="TableofFigures"/>
        <w:tabs>
          <w:tab w:val="right" w:leader="dot" w:pos="7928"/>
        </w:tabs>
      </w:pPr>
      <w:hyperlink w:anchor="_Toc92958194" w:history="1">
        <w:r w:rsidR="008B3912">
          <w:rPr>
            <w:rStyle w:val="Hyperlink"/>
          </w:rPr>
          <w:t>Tabel 4.1 Jadwal Kegiatan Penelitian</w:t>
        </w:r>
        <w:r w:rsidR="008B3912">
          <w:tab/>
        </w:r>
        <w:r w:rsidR="008B3912">
          <w:fldChar w:fldCharType="begin"/>
        </w:r>
        <w:r w:rsidR="008B3912">
          <w:instrText xml:space="preserve"> PAGEREF _Toc92958194 \h </w:instrText>
        </w:r>
        <w:r w:rsidR="008B3912">
          <w:fldChar w:fldCharType="separate"/>
        </w:r>
        <w:r w:rsidR="008B3912">
          <w:rPr>
            <w:b/>
            <w:bCs/>
          </w:rPr>
          <w:t>Error! Bookmark not defined.</w:t>
        </w:r>
        <w:r w:rsidR="008B3912">
          <w:fldChar w:fldCharType="end"/>
        </w:r>
      </w:hyperlink>
      <w:r w:rsidR="008B3912">
        <w:fldChar w:fldCharType="end"/>
      </w:r>
      <w:r w:rsidR="008B3912">
        <w:fldChar w:fldCharType="begin"/>
      </w:r>
      <w:r w:rsidR="008B3912">
        <w:instrText xml:space="preserve"> TOC \h \z \c "Tabel 5." </w:instrText>
      </w:r>
      <w:r w:rsidR="008B3912">
        <w:fldChar w:fldCharType="separate"/>
      </w:r>
    </w:p>
    <w:p w:rsidR="00222167" w:rsidRDefault="00C011D4">
      <w:pPr>
        <w:pStyle w:val="TableofFigures"/>
        <w:tabs>
          <w:tab w:val="right" w:leader="dot" w:pos="7928"/>
        </w:tabs>
        <w:rPr>
          <w:rFonts w:asciiTheme="minorHAnsi" w:eastAsiaTheme="minorEastAsia" w:hAnsiTheme="minorHAnsi" w:hint="eastAsia"/>
          <w:sz w:val="22"/>
        </w:rPr>
      </w:pPr>
      <w:hyperlink w:anchor="_Toc92958195" w:history="1">
        <w:r w:rsidR="008B3912">
          <w:rPr>
            <w:rStyle w:val="Hyperlink"/>
          </w:rPr>
          <w:t>Tabel 5.1 Anggaran Penelitian</w:t>
        </w:r>
        <w:r w:rsidR="008B3912">
          <w:tab/>
        </w:r>
        <w:r w:rsidR="008B3912">
          <w:fldChar w:fldCharType="begin"/>
        </w:r>
        <w:r w:rsidR="008B3912">
          <w:instrText xml:space="preserve"> PAGEREF _Toc92958195 \h </w:instrText>
        </w:r>
        <w:r w:rsidR="008B3912">
          <w:fldChar w:fldCharType="separate"/>
        </w:r>
        <w:r w:rsidR="008B3912">
          <w:rPr>
            <w:b/>
            <w:bCs/>
          </w:rPr>
          <w:t>Error! Bookmark not defined.</w:t>
        </w:r>
        <w:r w:rsidR="008B3912">
          <w:fldChar w:fldCharType="end"/>
        </w:r>
      </w:hyperlink>
    </w:p>
    <w:p w:rsidR="00222167" w:rsidRDefault="008B3912">
      <w:r>
        <w:fldChar w:fldCharType="end"/>
      </w:r>
      <w:r>
        <w:br w:type="page"/>
      </w:r>
    </w:p>
    <w:p w:rsidR="00222167" w:rsidRDefault="00222167">
      <w:pPr>
        <w:spacing w:line="240" w:lineRule="auto"/>
        <w:sectPr w:rsidR="00222167">
          <w:footerReference w:type="default" r:id="rId14"/>
          <w:pgSz w:w="11907" w:h="16840"/>
          <w:pgMar w:top="2268" w:right="1701" w:bottom="1701" w:left="2268" w:header="720" w:footer="720" w:gutter="0"/>
          <w:pgNumType w:fmt="lowerRoman" w:start="1"/>
          <w:cols w:space="720"/>
          <w:docGrid w:linePitch="360"/>
        </w:sectPr>
      </w:pPr>
    </w:p>
    <w:p w:rsidR="00222167" w:rsidRDefault="008B3912">
      <w:pPr>
        <w:pStyle w:val="Title"/>
        <w:spacing w:line="480" w:lineRule="auto"/>
        <w:pPrChange w:id="47" w:author="muhammad fauzan" w:date="2022-08-07T16:07:00Z">
          <w:pPr>
            <w:pStyle w:val="Title"/>
            <w:spacing w:after="240" w:line="480" w:lineRule="auto"/>
          </w:pPr>
        </w:pPrChange>
      </w:pPr>
      <w:bookmarkStart w:id="48" w:name="_Toc104483014"/>
      <w:r>
        <w:lastRenderedPageBreak/>
        <w:t>BAB I</w:t>
      </w:r>
      <w:r>
        <w:br/>
        <w:t>PENDAHULUAN</w:t>
      </w:r>
      <w:bookmarkEnd w:id="48"/>
    </w:p>
    <w:p w:rsidR="00222167" w:rsidRDefault="008B3912">
      <w:pPr>
        <w:pStyle w:val="Heading2"/>
        <w:ind w:left="709" w:hanging="709"/>
        <w:pPrChange w:id="49" w:author="muhammad fauzan" w:date="2022-08-07T16:07:00Z">
          <w:pPr>
            <w:pStyle w:val="Heading2"/>
            <w:spacing w:before="240"/>
            <w:ind w:left="709" w:hanging="709"/>
          </w:pPr>
        </w:pPrChange>
      </w:pPr>
      <w:bookmarkStart w:id="50" w:name="_Toc104483015"/>
      <w:r>
        <w:t>Latar Belakang</w:t>
      </w:r>
      <w:bookmarkEnd w:id="50"/>
    </w:p>
    <w:p w:rsidR="00222167" w:rsidRDefault="008B3912">
      <w:pPr>
        <w:shd w:val="clear" w:color="auto" w:fill="FFFFFF"/>
        <w:ind w:firstLine="709"/>
        <w:rPr>
          <w:szCs w:val="24"/>
          <w:lang w:val="zh-CN" w:eastAsia="zh-CN"/>
        </w:rPr>
      </w:pPr>
      <w:r>
        <w:rPr>
          <w:szCs w:val="24"/>
        </w:rPr>
        <w:t xml:space="preserve">Sari roti merupakan sebuah merek dagang dari salah satu perusahaan produsen roti di Indonesia, yaitu PT. Nippon Indosari Corpindo Tbk. Kali pertama perusahaan ini didirikan pada tahun 1995 dan mulai beroperasi pada 1996 dengan memproduksi roti manis dan juga roti tawar. </w:t>
      </w:r>
      <w:r>
        <w:rPr>
          <w:szCs w:val="24"/>
          <w:lang w:val="zh-CN" w:eastAsia="zh-CN"/>
        </w:rPr>
        <w:t xml:space="preserve">Varian dari produk Sari Roti meliputi roti tawar, </w:t>
      </w:r>
      <w:r>
        <w:rPr>
          <w:i/>
          <w:szCs w:val="24"/>
          <w:lang w:val="zh-CN" w:eastAsia="zh-CN"/>
        </w:rPr>
        <w:t>sweat bread</w:t>
      </w:r>
      <w:r>
        <w:rPr>
          <w:szCs w:val="24"/>
          <w:lang w:val="zh-CN" w:eastAsia="zh-CN"/>
        </w:rPr>
        <w:t xml:space="preserve">, </w:t>
      </w:r>
      <w:r>
        <w:rPr>
          <w:i/>
          <w:szCs w:val="24"/>
          <w:lang w:val="zh-CN" w:eastAsia="zh-CN"/>
        </w:rPr>
        <w:t>sandwich</w:t>
      </w:r>
      <w:r>
        <w:rPr>
          <w:szCs w:val="24"/>
          <w:lang w:val="zh-CN" w:eastAsia="zh-CN"/>
        </w:rPr>
        <w:t xml:space="preserve">, dan </w:t>
      </w:r>
      <w:r>
        <w:rPr>
          <w:i/>
          <w:szCs w:val="24"/>
          <w:lang w:val="zh-CN" w:eastAsia="zh-CN"/>
        </w:rPr>
        <w:t>dorayaki</w:t>
      </w:r>
      <w:r>
        <w:rPr>
          <w:szCs w:val="24"/>
          <w:lang w:val="zh-CN" w:eastAsia="zh-CN"/>
        </w:rPr>
        <w:t>. Proses pendistribusian pihak PT.  Nippon Indosari Corporindo dilakukan dengan distribus langsung secara tradisional maupun modern market dalam kurun waktu dua puluh empat jam.  Selain itu, proses pendistribusian juga dilakukan oleh mitra perusahaan yang bertindak sebagai distributor dan agen.</w:t>
      </w:r>
    </w:p>
    <w:p w:rsidR="00222167" w:rsidRDefault="008B3912">
      <w:pPr>
        <w:shd w:val="clear" w:color="auto" w:fill="FFFFFF"/>
        <w:ind w:firstLine="709"/>
        <w:rPr>
          <w:szCs w:val="24"/>
          <w:lang w:val="zh-CN" w:eastAsia="zh-CN"/>
        </w:rPr>
      </w:pPr>
      <w:r>
        <w:rPr>
          <w:szCs w:val="24"/>
        </w:rPr>
        <w:t xml:space="preserve">Pada studi Kasus ini penulis mengambil sampel pada salah satu distributor yang bernama CV. Al-Amin Jaya yang bertempat di jl. Malikussaleh no. 10 </w:t>
      </w:r>
      <w:r>
        <w:rPr>
          <w:szCs w:val="24"/>
          <w:lang w:val="zh-CN"/>
        </w:rPr>
        <w:t>Geudong</w:t>
      </w:r>
      <w:r>
        <w:rPr>
          <w:szCs w:val="24"/>
        </w:rPr>
        <w:t>, Aceh Utara. Distributor melakukan 2 cara dalam menyuplai roti yaitu dengan mengantar kesetiap toko/kios dan menjual secara berkeliling dengan sepeda motor. Distributor menyuplai roti khususnya daerah Panton Labu kepada 22 toko/kios, setiap toko disuplai 31 jenis roti dengan jumlah tertentu pada setiap toko/kios.</w:t>
      </w:r>
    </w:p>
    <w:p w:rsidR="00222167" w:rsidRDefault="008B3912">
      <w:pPr>
        <w:pStyle w:val="ListParagraph"/>
        <w:ind w:left="0" w:right="51" w:firstLine="709"/>
        <w:rPr>
          <w:szCs w:val="24"/>
        </w:rPr>
      </w:pPr>
      <w:r>
        <w:rPr>
          <w:szCs w:val="24"/>
        </w:rPr>
        <w:t xml:space="preserve">Adapun dalam setiap penyaluran roti kepada setiap toko/kios dikawasan Panton Labu, terdapat roti sisa yang disuplai oleh CV. Al-Amin Jaya persetiap hari suplai roti. Roti sisa menjadi permasalahan yang sangat besar bagi para distributor yang membuat para distributor khususnya CV. Al-Amin Jaya kesulitan dalam </w:t>
      </w:r>
      <w:r>
        <w:rPr>
          <w:szCs w:val="24"/>
        </w:rPr>
        <w:lastRenderedPageBreak/>
        <w:t>menanggulangi hal ini. Saat ini untuk mengurangi angka roti sisa dari setiap roti yang disuplai maka distributor CV. Al-Amin Jaya melihat pada struk-struk roti yang disuplai sebelumnya dan diperkirakan secara manual untuk jumlah roti yang akan disuplai untuk selanjutnya sehingga didapatkan jumlah roti yang akan disuplai selanjutnya. Namun cara tersebut masih kurang efektif untuk mengurangi roti sisa dikarenakan belum ada stabilitas dengan cara atau metode tersebut sehingga dibuatkan sebuah sistem yang dapat melakukan peramalan jumlah roti yang akan disuplai dengan metode yang sudah teruji tingkat efektifitasnya terhadap permasalahan ini.</w:t>
      </w:r>
    </w:p>
    <w:p w:rsidR="00222167" w:rsidRDefault="008B3912">
      <w:pPr>
        <w:pStyle w:val="ListParagraph"/>
        <w:ind w:left="0" w:right="51" w:firstLine="709"/>
        <w:rPr>
          <w:szCs w:val="24"/>
        </w:rPr>
      </w:pPr>
      <w:r>
        <w:rPr>
          <w:szCs w:val="24"/>
        </w:rPr>
        <w:t xml:space="preserve">Dalam kasus ini penulis membuat sebuah sistem yang dapat memudahkan distributor dalam melakukan peramalan angka roti yang akan disuplai oleh </w:t>
      </w:r>
      <w:r>
        <w:rPr>
          <w:i/>
          <w:szCs w:val="24"/>
        </w:rPr>
        <w:t>sales</w:t>
      </w:r>
      <w:r>
        <w:rPr>
          <w:szCs w:val="24"/>
        </w:rPr>
        <w:t xml:space="preserve"> persetiap hari suplai, baik dari setiap toko ataupun kios dikawasan Panton Labu. Didalam sistem peramalan sendiri Terdapat beberapa metode peramalan, diantaranya peramalan kualitatif yakni bardasarkan pendapat para ahli, serta peramalan kuantitatif menggunakan metode statistika. Peramalan kuantitatif menggunakan metode statistika yang biasa digunakan, bahkan beberapa metode peramalan yang paling sukses didasarkan pada konsep </w:t>
      </w:r>
      <w:r>
        <w:rPr>
          <w:i/>
          <w:szCs w:val="24"/>
        </w:rPr>
        <w:t>Exponential Smoothing. Exponential Smoothing</w:t>
      </w:r>
      <w:r>
        <w:rPr>
          <w:szCs w:val="24"/>
        </w:rPr>
        <w:t xml:space="preserve"> mencerminkan fakta bahwa bobot bertambah secara eksponensial ketika waktu pengamatan semakin baru. Salah satu pengembangan dari metode </w:t>
      </w:r>
      <w:r>
        <w:rPr>
          <w:i/>
          <w:szCs w:val="24"/>
        </w:rPr>
        <w:t>Exponential Smoothing</w:t>
      </w:r>
      <w:r>
        <w:rPr>
          <w:szCs w:val="24"/>
        </w:rPr>
        <w:t xml:space="preserve"> adalah metode </w:t>
      </w:r>
      <w:r>
        <w:rPr>
          <w:i/>
          <w:szCs w:val="24"/>
        </w:rPr>
        <w:t>Holt Winter’s Exponential Smoothing</w:t>
      </w:r>
      <w:r>
        <w:rPr>
          <w:szCs w:val="24"/>
        </w:rPr>
        <w:t xml:space="preserve"> dimana menambahkan dua parameter tambahan yaitu parameter kecenderungan atau tren, dan mengestimasi pola musiman dari data sehingga akan menghasilkan peramalan dengan tingkat kesalahan terkecil. </w:t>
      </w:r>
    </w:p>
    <w:p w:rsidR="00222167" w:rsidRDefault="008B3912">
      <w:pPr>
        <w:pStyle w:val="ListParagraph"/>
        <w:ind w:left="0" w:right="51" w:firstLine="709"/>
        <w:rPr>
          <w:szCs w:val="24"/>
        </w:rPr>
      </w:pPr>
      <w:r>
        <w:rPr>
          <w:szCs w:val="24"/>
        </w:rPr>
        <w:lastRenderedPageBreak/>
        <w:t xml:space="preserve">Oleh karena itu, penulis menggunakan metode </w:t>
      </w:r>
      <w:r>
        <w:rPr>
          <w:i/>
          <w:szCs w:val="24"/>
        </w:rPr>
        <w:t>Holt Winter’s Exponential Smoothing</w:t>
      </w:r>
      <w:r>
        <w:rPr>
          <w:szCs w:val="24"/>
        </w:rPr>
        <w:t xml:space="preserve"> dalam sistem ini sesuai dengan asumsi awal dari pola data dan musiman berdasarkan pola data. Harapannya sistem ini dapat menghasilkan output yang sesuai sehingga jumlah angka roti sisa dari setiap suplai roti ke toko/kios dapat berkurang dan memudahkan distributor dalam memplotkan jumlah roti untuk disuplai kesetiap toko/kios.</w:t>
      </w:r>
    </w:p>
    <w:p w:rsidR="00222167" w:rsidRDefault="008B3912">
      <w:pPr>
        <w:pStyle w:val="Heading2"/>
        <w:ind w:left="709" w:hanging="709"/>
      </w:pPr>
      <w:bookmarkStart w:id="51" w:name="_Toc104483016"/>
      <w:r>
        <w:t>Rumusan Masalah</w:t>
      </w:r>
      <w:bookmarkEnd w:id="51"/>
    </w:p>
    <w:p w:rsidR="00222167" w:rsidRDefault="008B3912">
      <w:pPr>
        <w:pStyle w:val="ListParagraph"/>
        <w:ind w:left="0" w:right="51" w:firstLine="709"/>
        <w:rPr>
          <w:szCs w:val="24"/>
        </w:rPr>
      </w:pPr>
      <w:r>
        <w:rPr>
          <w:szCs w:val="24"/>
        </w:rPr>
        <w:t>Berdasarkan latar belakang yang telah dibuat, maka didapatkan beberapa masalah sebagai berikut:</w:t>
      </w:r>
    </w:p>
    <w:p w:rsidR="00222167" w:rsidRDefault="008B3912">
      <w:pPr>
        <w:pStyle w:val="ListParagraph"/>
        <w:numPr>
          <w:ilvl w:val="0"/>
          <w:numId w:val="4"/>
        </w:numPr>
        <w:ind w:left="426" w:right="51" w:hanging="426"/>
        <w:rPr>
          <w:szCs w:val="24"/>
        </w:rPr>
      </w:pPr>
      <w:r>
        <w:rPr>
          <w:szCs w:val="24"/>
        </w:rPr>
        <w:t>Bagaimana melakukan peramalan jumlah roti yang akan disuplai ketoko/kios?</w:t>
      </w:r>
    </w:p>
    <w:p w:rsidR="00222167" w:rsidRDefault="008B3912">
      <w:pPr>
        <w:pStyle w:val="ListParagraph"/>
        <w:numPr>
          <w:ilvl w:val="0"/>
          <w:numId w:val="4"/>
        </w:numPr>
        <w:ind w:left="426" w:hanging="426"/>
      </w:pPr>
      <w:r>
        <w:rPr>
          <w:szCs w:val="24"/>
        </w:rPr>
        <w:t xml:space="preserve">Bagaimana mengimplementasikan metode </w:t>
      </w:r>
      <w:r>
        <w:rPr>
          <w:i/>
          <w:szCs w:val="24"/>
        </w:rPr>
        <w:t xml:space="preserve">holt winter exponential smoothing </w:t>
      </w:r>
      <w:r>
        <w:rPr>
          <w:szCs w:val="24"/>
        </w:rPr>
        <w:t>untuk melakukan peramalan distribusi roti?</w:t>
      </w:r>
    </w:p>
    <w:p w:rsidR="00222167" w:rsidRDefault="008B3912">
      <w:pPr>
        <w:pStyle w:val="Heading2"/>
        <w:ind w:left="709" w:hanging="709"/>
      </w:pPr>
      <w:bookmarkStart w:id="52" w:name="_Toc104483017"/>
      <w:r>
        <w:t>Batasan Masalah</w:t>
      </w:r>
      <w:bookmarkEnd w:id="52"/>
    </w:p>
    <w:p w:rsidR="00222167" w:rsidRDefault="008B3912">
      <w:pPr>
        <w:pStyle w:val="ListParagraph"/>
        <w:ind w:left="0" w:right="51" w:firstLine="709"/>
        <w:rPr>
          <w:bCs/>
          <w:szCs w:val="24"/>
        </w:rPr>
      </w:pPr>
      <w:r>
        <w:rPr>
          <w:bCs/>
          <w:szCs w:val="24"/>
        </w:rPr>
        <w:t xml:space="preserve">Batasan masalah yang ada dalam penelitian ini adalah sebagai berikut: </w:t>
      </w:r>
    </w:p>
    <w:p w:rsidR="00222167" w:rsidRDefault="008B3912">
      <w:pPr>
        <w:pStyle w:val="ListParagraph"/>
        <w:numPr>
          <w:ilvl w:val="0"/>
          <w:numId w:val="5"/>
        </w:numPr>
        <w:ind w:left="426" w:right="51" w:hanging="426"/>
        <w:rPr>
          <w:bCs/>
          <w:szCs w:val="24"/>
        </w:rPr>
      </w:pPr>
      <w:r>
        <w:rPr>
          <w:bCs/>
          <w:szCs w:val="24"/>
        </w:rPr>
        <w:t xml:space="preserve">Output yang dihasilkan berupa data hasil peramalan dan data yang dimasukkan secara </w:t>
      </w:r>
      <w:r>
        <w:rPr>
          <w:bCs/>
          <w:i/>
          <w:szCs w:val="24"/>
        </w:rPr>
        <w:t>real-time</w:t>
      </w:r>
      <w:r>
        <w:rPr>
          <w:bCs/>
          <w:szCs w:val="24"/>
        </w:rPr>
        <w:t xml:space="preserve"> oleh distributor.</w:t>
      </w:r>
    </w:p>
    <w:p w:rsidR="00222167" w:rsidRDefault="008B3912">
      <w:pPr>
        <w:pStyle w:val="ListParagraph"/>
        <w:numPr>
          <w:ilvl w:val="0"/>
          <w:numId w:val="5"/>
        </w:numPr>
        <w:ind w:left="426" w:hanging="426"/>
      </w:pPr>
      <w:r>
        <w:rPr>
          <w:bCs/>
          <w:szCs w:val="24"/>
        </w:rPr>
        <w:t xml:space="preserve">Basis yang digunakan adalah website untuk </w:t>
      </w:r>
      <w:r>
        <w:rPr>
          <w:bCs/>
          <w:i/>
          <w:szCs w:val="24"/>
        </w:rPr>
        <w:t>admin</w:t>
      </w:r>
      <w:r>
        <w:rPr>
          <w:bCs/>
          <w:szCs w:val="24"/>
        </w:rPr>
        <w:t xml:space="preserve"> dan </w:t>
      </w:r>
      <w:del w:id="53" w:author="fauzan" w:date="2022-08-07T18:10:00Z">
        <w:r>
          <w:rPr>
            <w:bCs/>
            <w:szCs w:val="24"/>
          </w:rPr>
          <w:delText xml:space="preserve">android untuk </w:delText>
        </w:r>
        <w:r>
          <w:rPr>
            <w:bCs/>
            <w:i/>
            <w:szCs w:val="24"/>
          </w:rPr>
          <w:delText>user</w:delText>
        </w:r>
      </w:del>
      <w:ins w:id="54" w:author="fauzan" w:date="2022-08-07T18:10:00Z">
        <w:r>
          <w:rPr>
            <w:bCs/>
            <w:i/>
            <w:szCs w:val="24"/>
          </w:rPr>
          <w:t>sales</w:t>
        </w:r>
      </w:ins>
      <w:r>
        <w:rPr>
          <w:bCs/>
          <w:szCs w:val="24"/>
        </w:rPr>
        <w:t>.</w:t>
      </w:r>
    </w:p>
    <w:p w:rsidR="00222167" w:rsidRDefault="008B3912">
      <w:pPr>
        <w:pStyle w:val="ListParagraph"/>
        <w:numPr>
          <w:ilvl w:val="0"/>
          <w:numId w:val="5"/>
        </w:numPr>
        <w:ind w:left="426" w:hanging="426"/>
      </w:pPr>
      <w:r>
        <w:t>Sampel yang diambil adalah satu toko yaitu toko kardana.</w:t>
      </w:r>
    </w:p>
    <w:p w:rsidR="00222167" w:rsidRDefault="008B3912">
      <w:pPr>
        <w:pStyle w:val="Heading2"/>
        <w:ind w:left="709" w:hanging="709"/>
        <w:pPrChange w:id="55" w:author="muhammad fauzan" w:date="2022-08-04T23:35:00Z">
          <w:pPr>
            <w:pStyle w:val="Heading2"/>
            <w:spacing w:before="240"/>
            <w:ind w:left="709" w:hanging="709"/>
          </w:pPr>
        </w:pPrChange>
      </w:pPr>
      <w:bookmarkStart w:id="56" w:name="_Toc104483018"/>
      <w:r>
        <w:t>Tujuan Penelitian</w:t>
      </w:r>
      <w:bookmarkEnd w:id="56"/>
    </w:p>
    <w:p w:rsidR="00222167" w:rsidRDefault="008B3912">
      <w:pPr>
        <w:ind w:firstLine="709"/>
        <w:rPr>
          <w:del w:id="57" w:author="muhammad fauzan" w:date="2022-08-05T02:45:00Z"/>
        </w:rPr>
      </w:pPr>
      <w:ins w:id="58" w:author="muhammad fauzan" w:date="2022-08-05T02:45:00Z">
        <w:r>
          <w:rPr>
            <w:szCs w:val="24"/>
            <w:lang w:val="sv-SE"/>
          </w:rPr>
          <w:t>Tujuan penelitian sendiri untuk membuat sebuah sistem yang dapat dipergunakan dalam meramal atau melakukan peramalan angka roti yang akan disuplai oleh</w:t>
        </w:r>
        <w:r>
          <w:rPr>
            <w:i/>
            <w:szCs w:val="24"/>
            <w:lang w:val="sv-SE"/>
          </w:rPr>
          <w:t xml:space="preserve"> sales </w:t>
        </w:r>
        <w:r>
          <w:rPr>
            <w:szCs w:val="24"/>
            <w:lang w:val="sv-SE"/>
          </w:rPr>
          <w:t>kepada setiap toko/kios yang ada dikawasan Panton Labu.</w:t>
        </w:r>
      </w:ins>
      <w:del w:id="59" w:author="muhammad fauzan" w:date="2022-08-05T02:45:00Z">
        <w:r>
          <w:delText>Tujuan dari penelitian ini adalah:</w:delText>
        </w:r>
      </w:del>
    </w:p>
    <w:p w:rsidR="00222167" w:rsidRDefault="008B3912">
      <w:pPr>
        <w:pStyle w:val="ListParagraph"/>
        <w:ind w:left="0" w:firstLine="709"/>
        <w:rPr>
          <w:del w:id="60" w:author="muhammad fauzan" w:date="2022-08-05T02:45:00Z"/>
        </w:rPr>
        <w:pPrChange w:id="61" w:author="muhammad fauzan" w:date="2022-08-05T02:45:00Z">
          <w:pPr>
            <w:pStyle w:val="ListParagraph"/>
            <w:numPr>
              <w:numId w:val="6"/>
            </w:numPr>
            <w:ind w:left="426" w:hanging="426"/>
          </w:pPr>
        </w:pPrChange>
      </w:pPr>
      <w:del w:id="62" w:author="muhammad fauzan" w:date="2022-08-05T02:45:00Z">
        <w:r>
          <w:delText xml:space="preserve">Membuat aplikasi </w:delText>
        </w:r>
        <w:r>
          <w:rPr>
            <w:i/>
            <w:iCs/>
          </w:rPr>
          <w:delText>e-menu</w:delText>
        </w:r>
        <w:r>
          <w:delText xml:space="preserve"> dengan menerapkan konsep </w:delText>
        </w:r>
        <w:r>
          <w:rPr>
            <w:i/>
            <w:iCs/>
          </w:rPr>
          <w:delText>self order</w:delText>
        </w:r>
        <w:r>
          <w:delText>.</w:delText>
        </w:r>
      </w:del>
    </w:p>
    <w:p w:rsidR="00222167" w:rsidRDefault="008B3912">
      <w:pPr>
        <w:pStyle w:val="ListParagraph"/>
        <w:ind w:left="0" w:firstLine="709"/>
        <w:pPrChange w:id="63" w:author="muhammad fauzan" w:date="2022-08-05T02:45:00Z">
          <w:pPr>
            <w:pStyle w:val="ListParagraph"/>
            <w:numPr>
              <w:numId w:val="6"/>
            </w:numPr>
            <w:ind w:left="426" w:hanging="426"/>
          </w:pPr>
        </w:pPrChange>
      </w:pPr>
      <w:del w:id="64" w:author="muhammad fauzan" w:date="2022-08-05T02:45:00Z">
        <w:r>
          <w:delText xml:space="preserve">Menerapkan sistem rekomendasi pada aplikasi </w:delText>
        </w:r>
        <w:r>
          <w:rPr>
            <w:i/>
            <w:iCs/>
          </w:rPr>
          <w:delText>e-menu</w:delText>
        </w:r>
        <w:r>
          <w:delText>.</w:delText>
        </w:r>
      </w:del>
    </w:p>
    <w:p w:rsidR="00222167" w:rsidRDefault="008B3912">
      <w:pPr>
        <w:pStyle w:val="Heading2"/>
        <w:spacing w:before="240"/>
        <w:ind w:left="709" w:hanging="709"/>
        <w:rPr>
          <w:spacing w:val="-10"/>
          <w:kern w:val="28"/>
          <w:szCs w:val="56"/>
        </w:rPr>
      </w:pPr>
      <w:bookmarkStart w:id="65" w:name="_Toc104483019"/>
      <w:r>
        <w:lastRenderedPageBreak/>
        <w:t>Manfaat Penelitian</w:t>
      </w:r>
      <w:bookmarkEnd w:id="65"/>
    </w:p>
    <w:p w:rsidR="00222167" w:rsidRDefault="008B3912">
      <w:pPr>
        <w:pStyle w:val="ListParagraph"/>
        <w:ind w:left="0" w:right="51" w:firstLine="709"/>
        <w:rPr>
          <w:bCs/>
          <w:szCs w:val="24"/>
        </w:rPr>
      </w:pPr>
      <w:r>
        <w:rPr>
          <w:bCs/>
          <w:szCs w:val="24"/>
        </w:rPr>
        <w:t>Manfaat yang diperoleh dari penelitian adalah:</w:t>
      </w:r>
    </w:p>
    <w:p w:rsidR="00222167" w:rsidRDefault="008B3912">
      <w:pPr>
        <w:pStyle w:val="ListParagraph"/>
        <w:numPr>
          <w:ilvl w:val="0"/>
          <w:numId w:val="7"/>
        </w:numPr>
        <w:ind w:left="426" w:right="51" w:hanging="426"/>
        <w:rPr>
          <w:bCs/>
          <w:szCs w:val="24"/>
        </w:rPr>
      </w:pPr>
      <w:r>
        <w:rPr>
          <w:bCs/>
          <w:szCs w:val="24"/>
        </w:rPr>
        <w:t>Bagi Distributor</w:t>
      </w:r>
    </w:p>
    <w:p w:rsidR="00222167" w:rsidRDefault="008B3912">
      <w:pPr>
        <w:pStyle w:val="ListParagraph"/>
        <w:ind w:left="426" w:right="51"/>
        <w:rPr>
          <w:bCs/>
          <w:szCs w:val="24"/>
        </w:rPr>
      </w:pPr>
      <w:r>
        <w:rPr>
          <w:bCs/>
          <w:szCs w:val="24"/>
        </w:rPr>
        <w:t xml:space="preserve">Aplikasi atau sistem sendiri dapat memberikan kemudahan dalam melakukan peramalan jumlah roti yang akan disuplai oleh </w:t>
      </w:r>
      <w:r>
        <w:rPr>
          <w:bCs/>
          <w:i/>
          <w:szCs w:val="24"/>
        </w:rPr>
        <w:t>sales</w:t>
      </w:r>
      <w:r>
        <w:rPr>
          <w:bCs/>
          <w:szCs w:val="24"/>
        </w:rPr>
        <w:t xml:space="preserve"> dalam kurun waktu suplai.</w:t>
      </w:r>
    </w:p>
    <w:p w:rsidR="00222167" w:rsidRDefault="008B3912">
      <w:pPr>
        <w:pStyle w:val="ListParagraph"/>
        <w:numPr>
          <w:ilvl w:val="0"/>
          <w:numId w:val="7"/>
        </w:numPr>
        <w:ind w:left="426" w:right="51" w:hanging="426"/>
        <w:rPr>
          <w:bCs/>
          <w:szCs w:val="24"/>
        </w:rPr>
      </w:pPr>
      <w:r>
        <w:rPr>
          <w:bCs/>
          <w:szCs w:val="24"/>
        </w:rPr>
        <w:t>Bagi Peneliti</w:t>
      </w:r>
    </w:p>
    <w:p w:rsidR="00222167" w:rsidRDefault="008B3912">
      <w:pPr>
        <w:ind w:left="426"/>
      </w:pPr>
      <w:r>
        <w:rPr>
          <w:bCs/>
          <w:szCs w:val="24"/>
        </w:rPr>
        <w:t>Manfaat yang didapat oleh peneliti sendiri dapat mengimplementasi ilmu yang telah didapat sendiri dan pengalaman dalam berinteraksi berkenaan dengan proses dalam memanajemen perusahaan</w:t>
      </w:r>
      <w:r>
        <w:t>.</w:t>
      </w:r>
    </w:p>
    <w:p w:rsidR="00222167" w:rsidRDefault="008B3912">
      <w:pPr>
        <w:pStyle w:val="Heading2"/>
        <w:ind w:left="709" w:hanging="709"/>
        <w:pPrChange w:id="66" w:author="muhammad fauzan" w:date="2022-08-04T23:35:00Z">
          <w:pPr>
            <w:pStyle w:val="Heading2"/>
            <w:spacing w:before="240"/>
            <w:ind w:left="709" w:hanging="709"/>
          </w:pPr>
        </w:pPrChange>
      </w:pPr>
      <w:bookmarkStart w:id="67" w:name="_Toc104483020"/>
      <w:r>
        <w:t>Sistematika Penulisan</w:t>
      </w:r>
      <w:bookmarkEnd w:id="67"/>
    </w:p>
    <w:p w:rsidR="00222167" w:rsidRDefault="008B3912">
      <w:pPr>
        <w:ind w:firstLine="709"/>
      </w:pPr>
      <w:r>
        <w:t>Sistematika penulisan tugas akhir dapat dilihat sebagai berikut.</w:t>
      </w:r>
    </w:p>
    <w:p w:rsidR="00222167" w:rsidRDefault="008B3912">
      <w:pPr>
        <w:tabs>
          <w:tab w:val="left" w:pos="1134"/>
        </w:tabs>
        <w:ind w:firstLine="709"/>
      </w:pPr>
      <w:r>
        <w:t>Bab I pendahuluan berisi latar belakang masalah, rumusan masalah, batasan masalah, tujuan penelitian, manfaat penelitian dan sistematika penulisan.</w:t>
      </w:r>
    </w:p>
    <w:p w:rsidR="00222167" w:rsidRDefault="008B3912">
      <w:pPr>
        <w:tabs>
          <w:tab w:val="left" w:pos="1134"/>
        </w:tabs>
        <w:ind w:firstLine="709"/>
      </w:pPr>
      <w:r>
        <w:t xml:space="preserve">Bab II Tinjauan pustaka membahas tentang dasar teori yang digunakan sebagai referensi penunjang dalam penerapan metode </w:t>
      </w:r>
      <w:r>
        <w:rPr>
          <w:i/>
        </w:rPr>
        <w:t>holt-winter exponential smoothing</w:t>
      </w:r>
      <w:r>
        <w:t xml:space="preserve"> untuk melakukan peramalan distribusi sari roti diarea panton labu.</w:t>
      </w:r>
    </w:p>
    <w:p w:rsidR="00222167" w:rsidRDefault="008B3912">
      <w:pPr>
        <w:tabs>
          <w:tab w:val="left" w:pos="1134"/>
        </w:tabs>
        <w:ind w:firstLine="709"/>
      </w:pPr>
      <w:r>
        <w:t xml:space="preserve">Bab III metode penelitian berisi tentang metodologi, dan tahapan perancangan sistem dengan kaidah - kaidah pada metodologi penelitian. </w:t>
      </w:r>
    </w:p>
    <w:p w:rsidR="00222167" w:rsidRDefault="008B3912">
      <w:pPr>
        <w:tabs>
          <w:tab w:val="left" w:pos="1134"/>
        </w:tabs>
        <w:ind w:firstLine="709"/>
      </w:pPr>
      <w:r>
        <w:t xml:space="preserve">Bab IV Hasil dan pembahasan membahas tentang penerapan metode </w:t>
      </w:r>
      <w:r>
        <w:rPr>
          <w:i/>
        </w:rPr>
        <w:t xml:space="preserve">holt-winter exponential smoothing </w:t>
      </w:r>
      <w:r>
        <w:t xml:space="preserve">untuk melakukan peramalan distribusi sari roti diarea panton labu. </w:t>
      </w:r>
    </w:p>
    <w:p w:rsidR="00222167" w:rsidRDefault="008B3912">
      <w:pPr>
        <w:tabs>
          <w:tab w:val="left" w:pos="1134"/>
        </w:tabs>
        <w:ind w:firstLine="709"/>
        <w:rPr>
          <w:b/>
        </w:rPr>
        <w:sectPr w:rsidR="00222167">
          <w:headerReference w:type="default" r:id="rId15"/>
          <w:footerReference w:type="default" r:id="rId16"/>
          <w:pgSz w:w="11906" w:h="16838"/>
          <w:pgMar w:top="2268" w:right="1701" w:bottom="1701" w:left="2268" w:header="709" w:footer="709" w:gutter="0"/>
          <w:pgNumType w:start="1"/>
          <w:cols w:space="708"/>
          <w:docGrid w:linePitch="360"/>
        </w:sectPr>
      </w:pPr>
      <w:r>
        <w:t>Bab V</w:t>
      </w:r>
      <w:r>
        <w:rPr>
          <w:b/>
        </w:rPr>
        <w:t xml:space="preserve"> </w:t>
      </w:r>
      <w:r>
        <w:t>Penutup membahas tentang kesimpulan dan saran.</w:t>
      </w:r>
    </w:p>
    <w:p w:rsidR="00222167" w:rsidRDefault="008B3912">
      <w:pPr>
        <w:pStyle w:val="Title"/>
        <w:spacing w:line="480" w:lineRule="auto"/>
      </w:pPr>
      <w:bookmarkStart w:id="68" w:name="_Toc104483021"/>
      <w:r>
        <w:lastRenderedPageBreak/>
        <w:t>BAB II</w:t>
      </w:r>
      <w:r>
        <w:br/>
        <w:t>TINJAUAN PUSTAKA</w:t>
      </w:r>
      <w:bookmarkEnd w:id="68"/>
    </w:p>
    <w:p w:rsidR="00222167" w:rsidRDefault="00222167">
      <w:pPr>
        <w:pStyle w:val="ListParagraph"/>
        <w:keepNext/>
        <w:keepLines/>
        <w:numPr>
          <w:ilvl w:val="0"/>
          <w:numId w:val="1"/>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69" w:name="_Toc93404642"/>
      <w:bookmarkStart w:id="70" w:name="_Toc104483022"/>
      <w:bookmarkStart w:id="71" w:name="_Toc93561880"/>
      <w:bookmarkStart w:id="72" w:name="_Toc93773340"/>
      <w:bookmarkStart w:id="73" w:name="_Toc103708057"/>
      <w:bookmarkStart w:id="74" w:name="_Toc93773298"/>
      <w:bookmarkStart w:id="75" w:name="_Toc103708380"/>
      <w:bookmarkEnd w:id="69"/>
      <w:bookmarkEnd w:id="70"/>
      <w:bookmarkEnd w:id="71"/>
      <w:bookmarkEnd w:id="72"/>
      <w:bookmarkEnd w:id="73"/>
      <w:bookmarkEnd w:id="74"/>
      <w:bookmarkEnd w:id="75"/>
    </w:p>
    <w:p w:rsidR="00222167" w:rsidRDefault="008B3912">
      <w:pPr>
        <w:pStyle w:val="Heading2"/>
        <w:ind w:left="709" w:hanging="709"/>
        <w:rPr>
          <w:i/>
          <w:iCs/>
        </w:rPr>
      </w:pPr>
      <w:bookmarkStart w:id="76" w:name="_Toc104483023"/>
      <w:r>
        <w:rPr>
          <w:i/>
        </w:rPr>
        <w:t>Road Map</w:t>
      </w:r>
    </w:p>
    <w:p w:rsidR="00222167" w:rsidRDefault="008B3912">
      <w:pPr>
        <w:ind w:right="51" w:firstLine="709"/>
        <w:rPr>
          <w:bCs/>
          <w:szCs w:val="24"/>
        </w:rPr>
      </w:pPr>
      <w:r>
        <w:rPr>
          <w:bCs/>
          <w:szCs w:val="24"/>
        </w:rPr>
        <w:t>Penelitian sebelumnya dapat berfungsi sebagai bahan acuan dalam memperkaya pembahasan penelitian serta membedakan dengan penelitian yang sedang dilakukan. Dalam penelitian ini disertakan 5 jurnal penelitian sebelumnya yang berhubungan dengan penelitian dan disajikan dalam bentuk table berikut:</w:t>
      </w:r>
    </w:p>
    <w:p w:rsidR="00222167" w:rsidRDefault="008B3912">
      <w:pPr>
        <w:ind w:right="51" w:firstLine="709"/>
        <w:rPr>
          <w:szCs w:val="24"/>
        </w:rPr>
      </w:pPr>
      <w:r>
        <w:rPr>
          <w:szCs w:val="24"/>
        </w:rPr>
        <w:t>Nindian Puspa Dewi (2020) penelitian tentang “</w:t>
      </w:r>
      <w:r>
        <w:rPr>
          <w:szCs w:val="24"/>
          <w:lang w:val="id"/>
        </w:rPr>
        <w:t xml:space="preserve">implementasi </w:t>
      </w:r>
      <w:r>
        <w:rPr>
          <w:i/>
          <w:szCs w:val="24"/>
          <w:lang w:val="id"/>
        </w:rPr>
        <w:t>holt-winters exponential smoothing</w:t>
      </w:r>
      <w:r>
        <w:rPr>
          <w:szCs w:val="24"/>
          <w:lang w:val="id"/>
        </w:rPr>
        <w:t xml:space="preserve"> untuk peramalan harga bahan pangan di kabupaten pamekasan</w:t>
      </w:r>
      <w:r>
        <w:rPr>
          <w:szCs w:val="24"/>
        </w:rPr>
        <w:t xml:space="preserve">”, metode yang digunakan </w:t>
      </w:r>
      <w:r>
        <w:rPr>
          <w:i/>
          <w:szCs w:val="24"/>
          <w:lang w:val="id"/>
        </w:rPr>
        <w:t>holt-winters exponential smoothing</w:t>
      </w:r>
      <w:r>
        <w:rPr>
          <w:i/>
          <w:szCs w:val="24"/>
        </w:rPr>
        <w:t xml:space="preserve"> </w:t>
      </w:r>
      <w:r>
        <w:rPr>
          <w:szCs w:val="24"/>
        </w:rPr>
        <w:t xml:space="preserve">dengan hasil penelitiannya adalah menerapkan metode </w:t>
      </w:r>
      <w:ins w:id="77" w:author="muhammad fauzan" w:date="2022-08-04T23:33:00Z">
        <w:r>
          <w:rPr>
            <w:i/>
            <w:szCs w:val="24"/>
          </w:rPr>
          <w:t>h</w:t>
        </w:r>
      </w:ins>
      <w:del w:id="78" w:author="muhammad fauzan" w:date="2022-08-04T23:33:00Z">
        <w:r>
          <w:rPr>
            <w:i/>
            <w:szCs w:val="24"/>
          </w:rPr>
          <w:delText>H</w:delText>
        </w:r>
      </w:del>
      <w:r>
        <w:rPr>
          <w:i/>
          <w:szCs w:val="24"/>
        </w:rPr>
        <w:t>olt-</w:t>
      </w:r>
      <w:ins w:id="79" w:author="muhammad fauzan" w:date="2022-08-04T23:33:00Z">
        <w:r>
          <w:rPr>
            <w:i/>
            <w:szCs w:val="24"/>
          </w:rPr>
          <w:t>w</w:t>
        </w:r>
      </w:ins>
      <w:del w:id="80" w:author="muhammad fauzan" w:date="2022-08-04T23:33:00Z">
        <w:r>
          <w:rPr>
            <w:i/>
            <w:szCs w:val="24"/>
          </w:rPr>
          <w:delText>W</w:delText>
        </w:r>
      </w:del>
      <w:r>
        <w:rPr>
          <w:i/>
          <w:szCs w:val="24"/>
        </w:rPr>
        <w:t xml:space="preserve">inters </w:t>
      </w:r>
      <w:ins w:id="81" w:author="muhammad fauzan" w:date="2022-08-04T23:33:00Z">
        <w:r>
          <w:rPr>
            <w:i/>
            <w:szCs w:val="24"/>
          </w:rPr>
          <w:t>e</w:t>
        </w:r>
      </w:ins>
      <w:del w:id="82" w:author="muhammad fauzan" w:date="2022-08-04T23:33:00Z">
        <w:r>
          <w:rPr>
            <w:i/>
            <w:szCs w:val="24"/>
          </w:rPr>
          <w:delText>E</w:delText>
        </w:r>
      </w:del>
      <w:r>
        <w:rPr>
          <w:i/>
          <w:szCs w:val="24"/>
        </w:rPr>
        <w:t xml:space="preserve">xponential Smoothing </w:t>
      </w:r>
      <w:r>
        <w:rPr>
          <w:szCs w:val="24"/>
        </w:rPr>
        <w:t>dalam</w:t>
      </w:r>
      <w:r>
        <w:rPr>
          <w:i/>
          <w:szCs w:val="24"/>
        </w:rPr>
        <w:t xml:space="preserve"> </w:t>
      </w:r>
      <w:r>
        <w:rPr>
          <w:szCs w:val="24"/>
        </w:rPr>
        <w:t>menghitung harga barang pangan baik dari ayam broiler, kentang, telur, bawang merah, gula dan beras sehingga setiap orang dapat menyesuaikan dengan keadaan finansialnya.</w:t>
      </w:r>
    </w:p>
    <w:p w:rsidR="00222167" w:rsidRDefault="008B3912">
      <w:pPr>
        <w:ind w:right="51" w:firstLine="709"/>
        <w:rPr>
          <w:szCs w:val="24"/>
        </w:rPr>
      </w:pPr>
      <w:r>
        <w:rPr>
          <w:szCs w:val="24"/>
        </w:rPr>
        <w:t xml:space="preserve">Rahmawati, Fajar Islamiyah Eltivia, Nurafni Susilowati dan Kartika Dewi Sri(2020) penelitian tentang “peramalan kedatangan wisatawan mancanegara indonesia: metode </w:t>
      </w:r>
      <w:r>
        <w:rPr>
          <w:i/>
          <w:szCs w:val="24"/>
        </w:rPr>
        <w:t>holt’s winter exponential smoothing</w:t>
      </w:r>
      <w:r>
        <w:rPr>
          <w:szCs w:val="24"/>
        </w:rPr>
        <w:t xml:space="preserve">”, metode </w:t>
      </w:r>
      <w:r>
        <w:rPr>
          <w:i/>
          <w:szCs w:val="24"/>
        </w:rPr>
        <w:t xml:space="preserve">Holt’s Winter Exponential Smoothing </w:t>
      </w:r>
      <w:r>
        <w:rPr>
          <w:szCs w:val="24"/>
        </w:rPr>
        <w:t xml:space="preserve">dengan hasil penelitiannya adalah menerapkan metode </w:t>
      </w:r>
      <w:r>
        <w:rPr>
          <w:i/>
          <w:szCs w:val="24"/>
        </w:rPr>
        <w:t xml:space="preserve">Holt-Winters Exponential Smoothing </w:t>
      </w:r>
      <w:r>
        <w:rPr>
          <w:szCs w:val="24"/>
        </w:rPr>
        <w:t>dalam meramal kedatangan wisatawan mancanegara ke Indonesia yang memiliki kenaikan dan penurunan dimusim tertentu.</w:t>
      </w:r>
    </w:p>
    <w:p w:rsidR="00222167" w:rsidRDefault="008B3912">
      <w:pPr>
        <w:ind w:right="51" w:firstLine="709"/>
        <w:rPr>
          <w:szCs w:val="24"/>
        </w:rPr>
      </w:pPr>
      <w:r>
        <w:rPr>
          <w:szCs w:val="24"/>
        </w:rPr>
        <w:t xml:space="preserve">Azizah Kariyan (2020) penelitian tentang “peramalan jumlah penumpang kereta api dengan menggunakan metode </w:t>
      </w:r>
      <w:r>
        <w:rPr>
          <w:i/>
          <w:szCs w:val="24"/>
        </w:rPr>
        <w:t>holt - winter’s exponential smoothing</w:t>
      </w:r>
      <w:r>
        <w:rPr>
          <w:szCs w:val="24"/>
        </w:rPr>
        <w:t xml:space="preserve">”, </w:t>
      </w:r>
      <w:r>
        <w:rPr>
          <w:szCs w:val="24"/>
        </w:rPr>
        <w:lastRenderedPageBreak/>
        <w:t xml:space="preserve">metode </w:t>
      </w:r>
      <w:r>
        <w:rPr>
          <w:i/>
          <w:szCs w:val="24"/>
        </w:rPr>
        <w:t>Holt- Winter</w:t>
      </w:r>
      <w:del w:id="83" w:author="muhammad fauzan" w:date="2022-08-04T23:33:00Z">
        <w:r>
          <w:rPr>
            <w:i/>
            <w:szCs w:val="24"/>
          </w:rPr>
          <w:delText xml:space="preserve"> </w:delText>
        </w:r>
      </w:del>
      <w:r>
        <w:rPr>
          <w:i/>
          <w:szCs w:val="24"/>
        </w:rPr>
        <w:t>’ S Exponential Smoothing</w:t>
      </w:r>
      <w:r>
        <w:rPr>
          <w:szCs w:val="24"/>
        </w:rPr>
        <w:t xml:space="preserve"> dengan hasil penelitiannya adalah menerapkan metode </w:t>
      </w:r>
      <w:r>
        <w:rPr>
          <w:i/>
          <w:szCs w:val="24"/>
        </w:rPr>
        <w:t xml:space="preserve">Holt-Winters Exponential Smoothing </w:t>
      </w:r>
      <w:r>
        <w:rPr>
          <w:szCs w:val="24"/>
        </w:rPr>
        <w:t>dalam peramalan jumlah penumpang kereta api yang mengalami peningkatan dan penurunan.</w:t>
      </w:r>
    </w:p>
    <w:p w:rsidR="00222167" w:rsidRDefault="008B3912">
      <w:pPr>
        <w:ind w:right="51" w:firstLine="709"/>
        <w:rPr>
          <w:szCs w:val="24"/>
        </w:rPr>
      </w:pPr>
      <w:r>
        <w:rPr>
          <w:szCs w:val="24"/>
        </w:rPr>
        <w:t>Costaner Loneli, Syafitri Wenny dan Guntoro (2019) penelitian tentang “Optimasi Jumlah Produksi Roti UD Prima Sari Menggunakan Metode Logika Fuzzy”, metode</w:t>
      </w:r>
      <w:r>
        <w:rPr>
          <w:i/>
          <w:iCs/>
          <w:szCs w:val="24"/>
        </w:rPr>
        <w:t xml:space="preserve"> Fuzzy T</w:t>
      </w:r>
      <w:r>
        <w:rPr>
          <w:i/>
          <w:color w:val="000000"/>
          <w:szCs w:val="24"/>
        </w:rPr>
        <w:t xml:space="preserve">sukamoto </w:t>
      </w:r>
      <w:r>
        <w:rPr>
          <w:szCs w:val="24"/>
        </w:rPr>
        <w:t xml:space="preserve">dengan hasil penelitiannya adalah </w:t>
      </w:r>
      <w:r>
        <w:rPr>
          <w:color w:val="000000"/>
          <w:szCs w:val="24"/>
        </w:rPr>
        <w:t xml:space="preserve">pengolahan data menggunakan </w:t>
      </w:r>
      <w:r>
        <w:rPr>
          <w:i/>
          <w:color w:val="000000"/>
          <w:szCs w:val="24"/>
        </w:rPr>
        <w:t>fuzzy tsukamoto</w:t>
      </w:r>
      <w:r>
        <w:rPr>
          <w:color w:val="000000"/>
          <w:szCs w:val="24"/>
        </w:rPr>
        <w:t xml:space="preserve"> untuk menyesuaikan perbedaan jumlah produksi roti setiap hari nya dengan permintaan konsumen.</w:t>
      </w:r>
    </w:p>
    <w:p w:rsidR="00222167" w:rsidRDefault="008B3912">
      <w:pPr>
        <w:ind w:right="51" w:firstLine="709"/>
        <w:rPr>
          <w:szCs w:val="24"/>
        </w:rPr>
      </w:pPr>
      <w:r>
        <w:rPr>
          <w:szCs w:val="24"/>
        </w:rPr>
        <w:t xml:space="preserve">Sinay, Lexy J. Pentury, Thomas Anakotta, D (2017) penelitian tentang “Peramalan Curah Hujan Di Kota Ambon Menggunakan Metode </w:t>
      </w:r>
      <w:r>
        <w:rPr>
          <w:i/>
          <w:szCs w:val="24"/>
        </w:rPr>
        <w:t>Holt-Winters Exponential Smoothing</w:t>
      </w:r>
      <w:r>
        <w:rPr>
          <w:szCs w:val="24"/>
        </w:rPr>
        <w:t xml:space="preserve">”, metode </w:t>
      </w:r>
      <w:r>
        <w:rPr>
          <w:i/>
          <w:szCs w:val="24"/>
        </w:rPr>
        <w:t xml:space="preserve">Holt-Winters Exponential Smoothing </w:t>
      </w:r>
      <w:r>
        <w:rPr>
          <w:szCs w:val="24"/>
        </w:rPr>
        <w:t xml:space="preserve">dengan hasil penelitiannya adalah menerapkan metode </w:t>
      </w:r>
      <w:r>
        <w:rPr>
          <w:i/>
          <w:szCs w:val="24"/>
        </w:rPr>
        <w:t xml:space="preserve">Holt-Winters Exponential Smoothing </w:t>
      </w:r>
      <w:r>
        <w:rPr>
          <w:szCs w:val="24"/>
        </w:rPr>
        <w:t>dalam peramalan curah hujan dari data sekunder hasil pengamatan Stasiun Meteorologi Badan Meteorologi Klimatologi dan Geofisika (BMKG) klas II Pattimura Ambon periode Januari 2005 – Desember 2016 sehingga menghasilkan data untuk periode tahun 2017-2018.</w:t>
      </w:r>
    </w:p>
    <w:p w:rsidR="00222167" w:rsidRDefault="008B3912">
      <w:pPr>
        <w:pStyle w:val="Heading2"/>
        <w:ind w:left="709" w:hanging="709"/>
        <w:pPrChange w:id="84" w:author="muhammad fauzan" w:date="2022-08-04T23:34:00Z">
          <w:pPr>
            <w:pStyle w:val="Heading2"/>
            <w:spacing w:before="240"/>
            <w:ind w:left="709" w:hanging="709"/>
          </w:pPr>
        </w:pPrChange>
      </w:pPr>
      <w:bookmarkStart w:id="85" w:name="_Toc92975854"/>
      <w:bookmarkEnd w:id="76"/>
      <w:r>
        <w:rPr>
          <w:rFonts w:cs="Times New Roman"/>
        </w:rPr>
        <w:t>Sari Roti</w:t>
      </w:r>
      <w:bookmarkEnd w:id="85"/>
    </w:p>
    <w:p w:rsidR="00222167" w:rsidRDefault="008B3912">
      <w:pPr>
        <w:ind w:firstLine="709"/>
      </w:pPr>
      <w:r>
        <w:rPr>
          <w:szCs w:val="24"/>
        </w:rPr>
        <w:t xml:space="preserve">Sari roti merupakan sebuah produk yang berasal dari perusahaan penanaman modal asing yang bernama PT. Nippon Indosari </w:t>
      </w:r>
      <w:r>
        <w:rPr>
          <w:i/>
          <w:szCs w:val="24"/>
        </w:rPr>
        <w:t xml:space="preserve">Corporation. </w:t>
      </w:r>
      <w:r>
        <w:rPr>
          <w:szCs w:val="24"/>
        </w:rPr>
        <w:t>dengan mengoperasikan pabrik pertama di Cikarang, Jawa Barat. Pada tahun 1996, Perusahaan meluncurkan produk komersial pertama dengan merek “Sari Roti” tahun 2001, Perseroan meningkatkan kapasitas produksi dengan menambahkan dua lini mesin (roti tawar dan roti manis)</w:t>
      </w:r>
      <w:r>
        <w:rPr>
          <w:szCs w:val="24"/>
        </w:rPr>
        <w:fldChar w:fldCharType="begin" w:fldLock="1"/>
      </w:r>
      <w:r>
        <w:rPr>
          <w:szCs w:val="24"/>
        </w:rPr>
        <w:instrText>ADDIN CSL_CITATION {"citationItems":[{"id":"ITEM-1","itemData":{"URL":"https://www.sariroti.com/tentang-sari-roti/","author":[{"dropping-particle":"","family":"sari roti","given":"","non-dropping-particle":"","parse-names":false,"suffix":""}],"id":"ITEM-1","issued":{"date-parts":[["2018"]]},"title":"Tentang Sari Roti","type":"webpage"},"uris":["http://www.mendeley.com/documents/?uuid=a85c252f-128a-4f38-9e4a-e13fe113277e"]}],"mendeley":{"formattedCitation":"[1]","plainTextFormattedCitation":"[1]","previouslyFormattedCitation":"[1]"},"properties":{"noteIndex":0},"schema":"https://github.com/citation-style-language/schema/raw/master/csl-citation.json"}</w:instrText>
      </w:r>
      <w:r>
        <w:rPr>
          <w:szCs w:val="24"/>
        </w:rPr>
        <w:fldChar w:fldCharType="separate"/>
      </w:r>
      <w:r>
        <w:rPr>
          <w:szCs w:val="24"/>
        </w:rPr>
        <w:t>[1]</w:t>
      </w:r>
      <w:r>
        <w:rPr>
          <w:szCs w:val="24"/>
        </w:rPr>
        <w:fldChar w:fldCharType="end"/>
      </w:r>
      <w:r>
        <w:rPr>
          <w:szCs w:val="24"/>
        </w:rPr>
        <w:t>.</w:t>
      </w:r>
      <w:r>
        <w:t xml:space="preserve"> </w:t>
      </w:r>
    </w:p>
    <w:p w:rsidR="00222167" w:rsidRDefault="008B3912">
      <w:pPr>
        <w:pStyle w:val="Heading2"/>
        <w:spacing w:before="240"/>
        <w:ind w:left="709" w:hanging="709"/>
      </w:pPr>
      <w:bookmarkStart w:id="86" w:name="_Toc92975855"/>
      <w:r>
        <w:rPr>
          <w:rFonts w:cs="Times New Roman"/>
        </w:rPr>
        <w:lastRenderedPageBreak/>
        <w:t>Data Mining</w:t>
      </w:r>
      <w:bookmarkEnd w:id="86"/>
    </w:p>
    <w:p w:rsidR="00222167" w:rsidRDefault="008B3912">
      <w:pPr>
        <w:ind w:right="51" w:firstLine="709"/>
        <w:rPr>
          <w:bCs/>
          <w:szCs w:val="24"/>
        </w:rPr>
      </w:pPr>
      <w:r>
        <w:rPr>
          <w:bCs/>
          <w:szCs w:val="24"/>
        </w:rPr>
        <w:t xml:space="preserve">Proses Penemuan pengetahuan pada </w:t>
      </w:r>
      <w:r>
        <w:rPr>
          <w:bCs/>
          <w:i/>
          <w:szCs w:val="24"/>
        </w:rPr>
        <w:t>database</w:t>
      </w:r>
      <w:r>
        <w:rPr>
          <w:bCs/>
          <w:szCs w:val="24"/>
        </w:rPr>
        <w:t xml:space="preserve"> sering disebut dengan istilah menambang data atau data mining</w:t>
      </w:r>
      <w:del w:id="87" w:author="muhammad fauzan" w:date="2022-08-10T06:02:00Z">
        <w:r>
          <w:rPr>
            <w:bCs/>
            <w:szCs w:val="24"/>
          </w:rPr>
          <w:fldChar w:fldCharType="begin" w:fldLock="1"/>
        </w:r>
        <w:r>
          <w:rPr>
            <w:bCs/>
            <w:szCs w:val="24"/>
          </w:rPr>
          <w:delInstrText>ADDIN CSL_CITATION {"citationItems":[{"id":"ITEM-1","itemData":{"ISBN":"9786026546234, 6026546235","abstract":"Secara garis besar buku ini diawali dengan pendahuluan, yang berisi tentang pengertian, pengelompokan, kebutuhan dan penerapan dari data mining. Selain itu juga terdapat ilmu-ilmu yang berkaitan dengan data mining dan membedakan data mining tanpa learning dan dengan learning. Bagian kedua dilakukan pembahasan mengenai knowledge data discovery dengan materi preprocessing, data warehouse dam OLAP. Bagian ketiga membahas tentang analisa asosiasi dengan rule mining dan prinsip apriori serta cara melakukan evaluasi. Selanjutnya dibahas masalah Clustering, dimana selain konsep, tipe dan hirarki dari cluster, serta metode clustering yang sering digunakan yaitu K-Means, Fuzzy C-Means dan KNN, juga diberikan contoh implementasi K-Means Clustering sesuai dengan penelitian yang pernah dilakukan penulis.","author":[{"dropping-particle":"","family":"Prasetyowati","given":"Erwin","non-dropping-particle":"","parse-names":false,"suffix":""}],"editor":[{"dropping-particle":"","family":"Afandi","given":"MOh.","non-dropping-particle":"","parse-names":false,"suffix":""}],"id":"ITEM-1","issued":{"date-parts":[["2017"]]},"number-of-pages":"153","publisher":"Duta Media Publishing","title":"DATA MINING Pengelompokan Data untuk Informasi dan Evaluasi","type":"book"},"uris":["http://www.mendeley.com/documents/?uuid=04f646f7-f144-4e07-86d7-3ab5d0a9b967"]}],"mendeley":{"formattedCitation":"[2]","plainTextFormattedCitation":"[2]","previouslyFormattedCitation":"[2]"},"properties":{"noteIndex":0},"schema":"https://github.com/citation-style-language/schema/raw/master/csl-citation.json"}</w:delInstrText>
        </w:r>
        <w:r>
          <w:rPr>
            <w:bCs/>
            <w:szCs w:val="24"/>
          </w:rPr>
          <w:fldChar w:fldCharType="separate"/>
        </w:r>
        <w:r>
          <w:rPr>
            <w:bCs/>
            <w:szCs w:val="24"/>
          </w:rPr>
          <w:delText>[2]</w:delText>
        </w:r>
        <w:r>
          <w:rPr>
            <w:bCs/>
            <w:szCs w:val="24"/>
          </w:rPr>
          <w:fldChar w:fldCharType="end"/>
        </w:r>
      </w:del>
      <w:r>
        <w:rPr>
          <w:bCs/>
          <w:szCs w:val="24"/>
        </w:rPr>
        <w:t xml:space="preserve">. Data mining sendiri merupakan bagian ilmu dalam ilmu komputer yang digunakan dalam mengolah data agar menjadi lebih baik. Istilah data mining memiliki beberapa pandangan, seperti </w:t>
      </w:r>
      <w:r>
        <w:rPr>
          <w:bCs/>
          <w:i/>
          <w:szCs w:val="24"/>
        </w:rPr>
        <w:t>knowledge discovery</w:t>
      </w:r>
      <w:r>
        <w:rPr>
          <w:bCs/>
          <w:szCs w:val="24"/>
        </w:rPr>
        <w:t xml:space="preserve"> ataupun </w:t>
      </w:r>
      <w:r>
        <w:rPr>
          <w:bCs/>
          <w:i/>
          <w:szCs w:val="24"/>
        </w:rPr>
        <w:t>pettern recognition</w:t>
      </w:r>
      <w:r>
        <w:rPr>
          <w:bCs/>
          <w:szCs w:val="24"/>
        </w:rPr>
        <w:fldChar w:fldCharType="begin" w:fldLock="1"/>
      </w:r>
      <w:r>
        <w:rPr>
          <w:bCs/>
          <w:szCs w:val="24"/>
        </w:rPr>
        <w:instrText>ADDIN CSL_CITATION {"citationItems":[{"id":"ITEM-1","itemData":{"ISSN":"2746-3699","abstract":"The results of DBI validation using manual calculations and using the help of RapidMiner tools have differences, in this case, manual calculations have better results than using RapidMiner tools, but the results of both calculations are both close to 0 which means the evaluated clusters produce good clusters.","author":[{"dropping-particle":"","family":"Nabila","given":"Zulfa","non-dropping-particle":"","parse-names":false,"suffix":""},{"dropping-particle":"","family":"Rahman Isnain","given":"Auliya","non-dropping-particle":"","parse-names":false,"suffix":""},{"dropping-particle":"","family":"Abidin","given":"Zaenal","non-dropping-particle":"","parse-names":false,"suffix":""}],"container-title":"Jurnal Teknologi dan Sistem Informasi (JTSI)","id":"ITEM-1","issue":"2","issued":{"date-parts":[["2021"]]},"page":"100","title":"Analisis Data Mining Untuk Clustering Kasus Covid-19 Di Provinsi Lampung Dengan Algoritma K-Means","type":"article-journal","volume":"2"},"uris":["http://www.mendeley.com/documents/?uuid=8a60f1eb-5647-4b1f-a58c-dd3ec930e107"]}],"mendeley":{"formattedCitation":"[2]","plainTextFormattedCitation":"[2]","previouslyFormattedCitation":"[3]"},"properties":{"noteIndex":0},"schema":"https://github.com/citation-style-language/schema/raw/master/csl-citation.json"}</w:instrText>
      </w:r>
      <w:r>
        <w:rPr>
          <w:bCs/>
          <w:szCs w:val="24"/>
        </w:rPr>
        <w:fldChar w:fldCharType="separate"/>
      </w:r>
      <w:r>
        <w:rPr>
          <w:bCs/>
          <w:szCs w:val="24"/>
        </w:rPr>
        <w:t>[2]</w:t>
      </w:r>
      <w:r>
        <w:rPr>
          <w:bCs/>
          <w:szCs w:val="24"/>
        </w:rPr>
        <w:fldChar w:fldCharType="end"/>
      </w:r>
      <w:r>
        <w:rPr>
          <w:bCs/>
          <w:szCs w:val="24"/>
        </w:rPr>
        <w:t>. Data mining memiliki karakteristik sebagai berikut</w:t>
      </w:r>
      <w:del w:id="88" w:author="muhammad fauzan" w:date="2022-08-10T05:57:00Z">
        <w:r>
          <w:rPr>
            <w:bCs/>
            <w:szCs w:val="24"/>
          </w:rPr>
          <w:fldChar w:fldCharType="begin" w:fldLock="1"/>
        </w:r>
        <w:r>
          <w:rPr>
            <w:bCs/>
            <w:szCs w:val="24"/>
          </w:rPr>
          <w:delInstrText>ADDIN CSL_CITATION {"citationItems":[{"id":"ITEM-1","itemData":{"ISBN":"9786025473968, 602547396X","abstract":"BAB I PENDAHULUAN 1.1 PENGERTIAN DATA MINING Definisi sederhana dari data mining adalah ekstraksi informasi atau pola yang penting atau menarik dari data yang ada di database yang besar. Dalam jurnal ilmiah, data mining juga dikenal dengan nama Knowledge Discovery in Database (KDD). Data mining didefinisikan sebagai satu set teknik yang digunakan secara otomatis untuk mengeksplorasi secara menyeluruh dan membawa ke permukaan relasi-relasi yang kompleks pada set data yang sangat besar. Set data yang dimaksud di sini adalah set data yang berbentuk tabulasi, seperti yang banyak diimplementasikan dalam teknologi manajemen basis data relasional. Akan tetapi, teknik-teknik data mining dapat juga diaplikasikan pada representasi data yang lain, seperti domain data spatial, berbasis teks, dan multimedia (citra). 1.2 SEJARAH DATA MINING Data mining muncul sekitar tahun 90-an. Data Mining memang salah satu cabang ilmu komputer yang relatif baru. Dan sampai sekarang orang masih memperdebatkan untuk menempatkan data mining di bidang ilmu mana, karena data mining menyangkut database, kecerdasan buatan (artificial intelligence), statistik, dan sebagainya. Ada pihak yang berpendapat bahwa data mining tidak lebih dari machine learning atau analisa statistik yang berjalan di atas database. Namun pihak lain berpendapat bahwa database berperanan penting di data mining karena data mining mengakses data","author":[{"dropping-particle":"","family":"Amril Mutoi Siregar, S.Kom., M.Kom. DAN Adam Puspabhuana, S.Kom.","given":"M.Kom.","non-dropping-particle":"","parse-names":false,"suffix":""}],"id":"ITEM-1","issued":{"date-parts":[["2017"]]},"number-of-pages":"214","publisher":"CV Kekata Group","title":"DATA MINING Pengolahan Data Menjadi Informasi dengan RapidMiner","type":"book"},"uris":["http://www.mendeley.com/documents/?uuid=c281cab4-125c-4c71-89ad-b792323d144a"]}],"mendeley":{"formattedCitation":"[4]","plainTextFormattedCitation":"[4]","previouslyFormattedCitation":"[4]"},"properties":{"noteIndex":0},"schema":"https://github.com/citation-style-language/schema/raw/master/csl-citation.json"}</w:delInstrText>
        </w:r>
        <w:r>
          <w:rPr>
            <w:bCs/>
            <w:szCs w:val="24"/>
          </w:rPr>
          <w:fldChar w:fldCharType="separate"/>
        </w:r>
        <w:r>
          <w:rPr>
            <w:bCs/>
            <w:szCs w:val="24"/>
          </w:rPr>
          <w:delText>[4]</w:delText>
        </w:r>
        <w:r>
          <w:rPr>
            <w:bCs/>
            <w:szCs w:val="24"/>
          </w:rPr>
          <w:fldChar w:fldCharType="end"/>
        </w:r>
      </w:del>
      <w:r>
        <w:rPr>
          <w:bCs/>
          <w:szCs w:val="24"/>
        </w:rPr>
        <w:t>:</w:t>
      </w:r>
    </w:p>
    <w:p w:rsidR="00222167" w:rsidRDefault="008B3912">
      <w:pPr>
        <w:pStyle w:val="ListParagraph"/>
        <w:numPr>
          <w:ilvl w:val="0"/>
          <w:numId w:val="8"/>
        </w:numPr>
        <w:ind w:left="426" w:right="51" w:hanging="426"/>
        <w:rPr>
          <w:bCs/>
          <w:szCs w:val="24"/>
        </w:rPr>
      </w:pPr>
      <w:r>
        <w:rPr>
          <w:bCs/>
          <w:szCs w:val="24"/>
        </w:rPr>
        <w:t>Data mining berhubungan dengan penemuan sesuatu yang tersembunyi dan pola data tertentu yang tidak diketahui sebelumnya.</w:t>
      </w:r>
    </w:p>
    <w:p w:rsidR="00222167" w:rsidRDefault="008B3912">
      <w:pPr>
        <w:pStyle w:val="ListParagraph"/>
        <w:numPr>
          <w:ilvl w:val="0"/>
          <w:numId w:val="8"/>
        </w:numPr>
        <w:ind w:left="426" w:right="51" w:hanging="426"/>
        <w:rPr>
          <w:bCs/>
          <w:szCs w:val="24"/>
        </w:rPr>
      </w:pPr>
      <w:r>
        <w:rPr>
          <w:bCs/>
          <w:szCs w:val="24"/>
        </w:rPr>
        <w:t>Data mining biasa menggunakan data yang sangat besar.</w:t>
      </w:r>
    </w:p>
    <w:p w:rsidR="00222167" w:rsidRDefault="008B3912">
      <w:pPr>
        <w:pStyle w:val="ListParagraph"/>
        <w:numPr>
          <w:ilvl w:val="0"/>
          <w:numId w:val="8"/>
        </w:numPr>
        <w:ind w:left="426" w:right="51" w:hanging="426"/>
        <w:rPr>
          <w:bCs/>
          <w:szCs w:val="24"/>
        </w:rPr>
      </w:pPr>
      <w:r>
        <w:rPr>
          <w:bCs/>
          <w:szCs w:val="24"/>
        </w:rPr>
        <w:t>Data mining berguna untuk membuat keputusan kritis</w:t>
      </w:r>
      <w:del w:id="89" w:author="muhammad fauzan" w:date="2022-08-10T06:02:00Z">
        <w:r>
          <w:rPr>
            <w:bCs/>
            <w:szCs w:val="24"/>
          </w:rPr>
          <w:fldChar w:fldCharType="begin" w:fldLock="1"/>
        </w:r>
        <w:r>
          <w:rPr>
            <w:bCs/>
            <w:szCs w:val="24"/>
          </w:rPr>
          <w:delInstrText>ADDIN CSL_CITATION {"citationItems":[{"id":"ITEM-1","itemData":{"DOI":"10.29062/mahardika.v18i2.152","ISSN":"0854-0861","abstract":"This reseacrh aims to predict the arrival of foreign tourists in Indonesia using the Exponential Smoothing method. This research is quantitative descriptive. The data used are data of foreign tourist arrivals according to nationality taken from the Badan Pusat Statistik. Data is managed through the Microsoft Excel application. In determining RMSE, Solver Parameter help is used in Microsoft Excel to determine the lowest error rate. The data used in this research indicate that there are trend and seasonal patterns, so the most suitable Exponential Smoothing method is the Holt's Winter Exponential Smoothing method. The results of this research indicate that foreign tourist arrivals in Indonesia are predicted to increase in 2020. The results of this research are expected to help the government and related agencies in planning and decision making in the tourism industry.","author":[{"dropping-particle":"","family":"Rahmawati","given":"Fajar Islamiyah","non-dropping-particle":"","parse-names":false,"suffix":""},{"dropping-particle":"","family":"Eltivia","given":"Nurafni","non-dropping-particle":"","parse-names":false,"suffix":""},{"dropping-particle":"","family":"Susilowati","given":"Kartika Dewi Sri","non-dropping-particle":"","parse-names":false,"suffix":""}],"container-title":"Media Mahardhika","id":"ITEM-1","issue":"2","issued":{"date-parts":[["2020"]]},"page":"233-240","title":"Peramalan Kedatangan Wisatawan Mancanegara Indonesia: Metode Holtâ€™S Winter Exponential Smoothing","type":"article-journal","volume":"18"},"uris":["http://www.mendeley.com/documents/?uuid=43d4c369-9827-4220-acda-647b065adbc3"]}],"mendeley":{"formattedCitation":"[4]","plainTextFormattedCitation":"[4]","previouslyFormattedCitation":"[5]"},"properties":{"noteIndex":0},"schema":"https://github.com/citation-style-language/schema/raw/master/csl-citation.json"}</w:delInstrText>
        </w:r>
        <w:r>
          <w:rPr>
            <w:bCs/>
            <w:szCs w:val="24"/>
          </w:rPr>
          <w:fldChar w:fldCharType="separate"/>
        </w:r>
        <w:r>
          <w:rPr>
            <w:bCs/>
            <w:szCs w:val="24"/>
          </w:rPr>
          <w:delText>[4]</w:delText>
        </w:r>
        <w:r>
          <w:rPr>
            <w:bCs/>
            <w:szCs w:val="24"/>
          </w:rPr>
          <w:fldChar w:fldCharType="end"/>
        </w:r>
      </w:del>
      <w:r>
        <w:rPr>
          <w:bCs/>
          <w:szCs w:val="24"/>
        </w:rPr>
        <w:t>.</w:t>
      </w:r>
    </w:p>
    <w:p w:rsidR="00222167" w:rsidRDefault="008B3912">
      <w:pPr>
        <w:pStyle w:val="Heading2"/>
        <w:ind w:left="709" w:hanging="709"/>
        <w:pPrChange w:id="90" w:author="muhammad fauzan" w:date="2022-08-04T23:36:00Z">
          <w:pPr>
            <w:pStyle w:val="Heading2"/>
            <w:spacing w:before="240"/>
            <w:ind w:left="709" w:hanging="709"/>
          </w:pPr>
        </w:pPrChange>
      </w:pPr>
      <w:bookmarkStart w:id="91" w:name="_Toc92975856"/>
      <w:r>
        <w:rPr>
          <w:rFonts w:cs="Times New Roman"/>
        </w:rPr>
        <w:t>Sistem Peramalan</w:t>
      </w:r>
      <w:bookmarkEnd w:id="91"/>
    </w:p>
    <w:p w:rsidR="00222167" w:rsidRDefault="008B3912">
      <w:pPr>
        <w:pStyle w:val="ListParagraph"/>
        <w:ind w:left="0" w:firstLine="709"/>
      </w:pPr>
      <w:r>
        <w:rPr>
          <w:bCs/>
          <w:szCs w:val="24"/>
        </w:rPr>
        <w:t>Dalam sebuah kegiatan usaha dalam dunia bisnis, haruslah melakukan peramalan terhadap usahanya dimasa yang akan datang. Dalam memperkirakan sendiri tentunya harus mengacu pada data-data yang telah dilalui atau data-data sebelumnya. Sehingga dapat disimpulkan bahwa kegiatan untuk memperkirakan apa yang akan terjadi pada masa yang datang, disebut peramalan (</w:t>
      </w:r>
      <w:r>
        <w:rPr>
          <w:bCs/>
          <w:i/>
          <w:szCs w:val="24"/>
        </w:rPr>
        <w:t>forecasting</w:t>
      </w:r>
      <w:r>
        <w:rPr>
          <w:bCs/>
          <w:szCs w:val="24"/>
        </w:rPr>
        <w:t>)</w:t>
      </w:r>
      <w:r>
        <w:rPr>
          <w:bCs/>
          <w:szCs w:val="24"/>
        </w:rPr>
        <w:fldChar w:fldCharType="begin" w:fldLock="1"/>
      </w:r>
      <w:r>
        <w:rPr>
          <w:bCs/>
          <w:szCs w:val="24"/>
        </w:rPr>
        <w:instrText>ADDIN CSL_CITATION {"citationItems":[{"id":"ITEM-1","itemData":{"author":[{"dropping-particle":"","family":"Alfarisi","given":"Salman","non-dropping-particle":"","parse-names":false,"suffix":""}],"container-title":"Journal of Applied Business and Economics","id":"ITEM-1","issue":"1","issued":{"date-parts":[["2017"]]},"page":"80-95","title":"Sistem Prediksi Menggunakan Metode Single Exponential Smoothing","type":"article-journal","volume":"4"},"uris":["http://www.mendeley.com/documents/?uuid=45658e1e-bcea-46d9-a35f-7a64a99eb312"]}],"mendeley":{"formattedCitation":"[3]","plainTextFormattedCitation":"[3]","previouslyFormattedCitation":"[5]"},"properties":{"noteIndex":0},"schema":"https://github.com/citation-style-language/schema/raw/master/csl-citation.json"}</w:instrText>
      </w:r>
      <w:r>
        <w:rPr>
          <w:bCs/>
          <w:szCs w:val="24"/>
        </w:rPr>
        <w:fldChar w:fldCharType="separate"/>
      </w:r>
      <w:r>
        <w:rPr>
          <w:bCs/>
          <w:szCs w:val="24"/>
        </w:rPr>
        <w:t>[3]</w:t>
      </w:r>
      <w:r>
        <w:rPr>
          <w:bCs/>
          <w:szCs w:val="24"/>
        </w:rPr>
        <w:fldChar w:fldCharType="end"/>
      </w:r>
      <w:r>
        <w:rPr>
          <w:bCs/>
          <w:szCs w:val="24"/>
        </w:rPr>
        <w:t>.</w:t>
      </w:r>
    </w:p>
    <w:p w:rsidR="00222167" w:rsidRDefault="008B3912">
      <w:pPr>
        <w:pStyle w:val="Heading2"/>
        <w:ind w:left="709" w:hanging="709"/>
        <w:rPr>
          <w:spacing w:val="-10"/>
          <w:kern w:val="28"/>
          <w:szCs w:val="56"/>
        </w:rPr>
        <w:pPrChange w:id="92" w:author="muhammad fauzan" w:date="2022-08-04T23:45:00Z">
          <w:pPr>
            <w:pStyle w:val="Heading2"/>
            <w:spacing w:before="240"/>
            <w:ind w:left="709" w:hanging="709"/>
          </w:pPr>
        </w:pPrChange>
      </w:pPr>
      <w:bookmarkStart w:id="93" w:name="_Toc92975857"/>
      <w:r>
        <w:rPr>
          <w:rFonts w:cs="Times New Roman"/>
          <w:i/>
        </w:rPr>
        <w:t>Exponential Smoothing</w:t>
      </w:r>
      <w:bookmarkEnd w:id="93"/>
    </w:p>
    <w:p w:rsidR="00222167" w:rsidRDefault="008B3912">
      <w:pPr>
        <w:pStyle w:val="ListParagraph"/>
        <w:ind w:left="0" w:right="51" w:firstLine="709"/>
        <w:rPr>
          <w:ins w:id="94" w:author="muhammad fauzan" w:date="2022-08-04T23:45:00Z"/>
          <w:bCs/>
          <w:szCs w:val="24"/>
        </w:rPr>
      </w:pPr>
      <w:r>
        <w:rPr>
          <w:bCs/>
          <w:szCs w:val="24"/>
        </w:rPr>
        <w:t xml:space="preserve">Metode yang sering digunakan dalam peramalan data beruntun waktu adalah metode </w:t>
      </w:r>
      <w:r>
        <w:rPr>
          <w:bCs/>
          <w:i/>
          <w:szCs w:val="24"/>
        </w:rPr>
        <w:t>exponential smoothing</w:t>
      </w:r>
      <w:r>
        <w:rPr>
          <w:bCs/>
          <w:szCs w:val="24"/>
        </w:rPr>
        <w:fldChar w:fldCharType="begin" w:fldLock="1"/>
      </w:r>
      <w:r>
        <w:rPr>
          <w:bCs/>
          <w:szCs w:val="24"/>
        </w:rPr>
        <w:instrText>ADDIN CSL_CITATION {"citationItems":[{"id":"ITEM-1","itemData":{"DOI":"10.30598/barekengvol11iss2pp101-108","ISSN":"1978-7227","abstract":"Penelitian ini bertujuan untuk meramalkan curah hujan bulanan di Kota Ambon menggunakan metode Holt-Winter Exponential Smoothing. Data yang digunakan dalam penelitian ini adalah data curah hujan bulanan pada periode Januari 2005 – Desember 2016. Data tersebut merupakan hasil pengamatan Stasiun Meteorologi Badan Meteorologi Klimatologi dan Geofisika Ambon. Hasil analisis data menyatakan bahwa curah hujan bulanan di Kota Ambon mengandung pola musiman. Hasil penelitian ini menyatakan bahwa model Holt-Winter berdasarkan metode musiman perkalian merupakan modelyang sesuai untuk meramalkan data curah hujan bulanan di Kota Ambon karena memiliki nilai SSE/RMSE yang kecil.Peramalan menggunakan model Holt-Winter menunjukkan bahwa curah hujan di Kota Ambon mengalami peningkatan pada tahun ke depan","author":[{"dropping-particle":"","family":"Sinay","given":"Lexy J.","non-dropping-particle":"","parse-names":false,"suffix":""},{"dropping-particle":"","family":"Pentury","given":"Thomas","non-dropping-particle":"","parse-names":false,"suffix":""},{"dropping-particle":"","family":"Anakotta","given":"D.","non-dropping-particle":"","parse-names":false,"suffix":""}],"container-title":"BAREKENG: Jurnal Ilmu Matematika dan Terapan","id":"ITEM-1","issue":"2","issued":{"date-parts":[["2017"]]},"page":"101-108","title":"Peramalan Curah Hujan Di Kota Ambon Menggunakan Metode Holt-Winters Exponential Smoothing","type":"article-journal","volume":"11"},"uris":["http://www.mendeley.com/documents/?uuid=6645537b-1078-4d13-b174-a5a99249df3c"]}],"mendeley":{"formattedCitation":"[4]","plainTextFormattedCitation":"[4]","previouslyFormattedCitation":"[6]"},"properties":{"noteIndex":0},"schema":"https://github.com/citation-style-language/schema/raw/master/csl-citation.json"}</w:instrText>
      </w:r>
      <w:r>
        <w:rPr>
          <w:bCs/>
          <w:szCs w:val="24"/>
        </w:rPr>
        <w:fldChar w:fldCharType="separate"/>
      </w:r>
      <w:r>
        <w:rPr>
          <w:bCs/>
          <w:szCs w:val="24"/>
        </w:rPr>
        <w:t>[4]</w:t>
      </w:r>
      <w:r>
        <w:rPr>
          <w:bCs/>
          <w:szCs w:val="24"/>
        </w:rPr>
        <w:fldChar w:fldCharType="end"/>
      </w:r>
      <w:r>
        <w:rPr>
          <w:bCs/>
          <w:szCs w:val="24"/>
        </w:rPr>
        <w:t xml:space="preserve">. Namun dengan seiring berjalannya waktu </w:t>
      </w:r>
      <w:r>
        <w:rPr>
          <w:bCs/>
          <w:i/>
          <w:szCs w:val="24"/>
        </w:rPr>
        <w:t>Exponential Smoothing</w:t>
      </w:r>
      <w:r>
        <w:rPr>
          <w:bCs/>
          <w:szCs w:val="24"/>
        </w:rPr>
        <w:t xml:space="preserve"> memiliki pencabangan yang dengan kebutuhannya tersendiri </w:t>
      </w:r>
      <w:r>
        <w:rPr>
          <w:bCs/>
          <w:szCs w:val="24"/>
        </w:rPr>
        <w:fldChar w:fldCharType="begin" w:fldLock="1"/>
      </w:r>
      <w:r>
        <w:rPr>
          <w:bCs/>
          <w:szCs w:val="24"/>
        </w:rPr>
        <w:instrText>ADDIN CSL_CITATION {"citationItems":[{"id":"ITEM-1","itemData":{"author":[{"dropping-particle":"","family":"Alfarisi","given":"Salman","non-dropping-particle":"","parse-names":false,"suffix":""}],"container-title":"Journal of Applied Business and Economics","id":"ITEM-1","issue":"1","issued":{"date-parts":[["2017"]]},"page":"80-95","title":"Sistem Prediksi Menggunakan Metode Single Exponential Smoothing","type":"article-journal","volume":"4"},"uris":["http://www.mendeley.com/documents/?uuid=45658e1e-bcea-46d9-a35f-7a64a99eb312"]}],"mendeley":{"formattedCitation":"[3]","plainTextFormattedCitation":"[3]","previouslyFormattedCitation":"[5]"},"properties":{"noteIndex":0},"schema":"https://github.com/citation-style-language/schema/raw/master/csl-citation.json"}</w:instrText>
      </w:r>
      <w:r>
        <w:rPr>
          <w:bCs/>
          <w:szCs w:val="24"/>
        </w:rPr>
        <w:fldChar w:fldCharType="separate"/>
      </w:r>
      <w:r>
        <w:rPr>
          <w:bCs/>
          <w:szCs w:val="24"/>
        </w:rPr>
        <w:t>[3]</w:t>
      </w:r>
      <w:r>
        <w:rPr>
          <w:bCs/>
          <w:szCs w:val="24"/>
        </w:rPr>
        <w:fldChar w:fldCharType="end"/>
      </w:r>
      <w:r>
        <w:rPr>
          <w:bCs/>
          <w:szCs w:val="24"/>
        </w:rPr>
        <w:t xml:space="preserve">. Ada 3 jenis yang terdapat pada metode </w:t>
      </w:r>
      <w:r>
        <w:rPr>
          <w:bCs/>
          <w:i/>
          <w:szCs w:val="24"/>
        </w:rPr>
        <w:t>exponential smoothing</w:t>
      </w:r>
      <w:r>
        <w:rPr>
          <w:bCs/>
          <w:szCs w:val="24"/>
        </w:rPr>
        <w:t>:</w:t>
      </w:r>
    </w:p>
    <w:p w:rsidR="00222167" w:rsidRDefault="00222167">
      <w:pPr>
        <w:pStyle w:val="ListParagraph"/>
        <w:ind w:left="0" w:right="51" w:firstLine="709"/>
        <w:rPr>
          <w:bCs/>
          <w:szCs w:val="24"/>
        </w:rPr>
      </w:pPr>
    </w:p>
    <w:p w:rsidR="00222167" w:rsidRDefault="008B3912">
      <w:pPr>
        <w:pStyle w:val="ListParagraph"/>
        <w:numPr>
          <w:ilvl w:val="0"/>
          <w:numId w:val="9"/>
        </w:numPr>
        <w:ind w:left="426" w:right="51" w:hanging="426"/>
        <w:rPr>
          <w:bCs/>
          <w:szCs w:val="24"/>
        </w:rPr>
      </w:pPr>
      <w:r>
        <w:rPr>
          <w:bCs/>
          <w:szCs w:val="24"/>
        </w:rPr>
        <w:lastRenderedPageBreak/>
        <w:t xml:space="preserve">Metode </w:t>
      </w:r>
      <w:r>
        <w:rPr>
          <w:bCs/>
          <w:i/>
          <w:szCs w:val="24"/>
        </w:rPr>
        <w:t>Single Exponential Smoothing</w:t>
      </w:r>
    </w:p>
    <w:p w:rsidR="00222167" w:rsidRDefault="008B3912">
      <w:pPr>
        <w:pStyle w:val="ListParagraph"/>
        <w:ind w:left="0" w:right="51" w:firstLine="709"/>
        <w:rPr>
          <w:bCs/>
          <w:szCs w:val="24"/>
        </w:rPr>
      </w:pPr>
      <w:r>
        <w:rPr>
          <w:bCs/>
          <w:szCs w:val="24"/>
        </w:rPr>
        <w:t>Metode ini digunakan saat ada penurunan prioritas secara bertingkat pada data pengamatan yang lebih tua. Dengan kata lain, observasi terbaru akan diberikan prioritas lebih tinggi bagi peramalan daripada observasi yang lebih lama</w:t>
      </w:r>
      <w:r>
        <w:rPr>
          <w:bCs/>
          <w:szCs w:val="24"/>
        </w:rPr>
        <w:fldChar w:fldCharType="begin" w:fldLock="1"/>
      </w:r>
      <w:r>
        <w:rPr>
          <w:bCs/>
          <w:szCs w:val="24"/>
        </w:rPr>
        <w:instrText>ADDIN CSL_CITATION {"citationItems":[{"id":"ITEM-1","itemData":{"DOI":"10.46772/intech.v2i02.288","abstract":"Kedai Pojok Kedaung merupakan sebuah Rumah Makan yang sudah lebih dari 10 tahun dan banyak dikenal oleh masyarakat luas khususnya dilingkungan masyarakat Kalimantan Timur, yang sudah menjadi partner dalam melayani jasa catering untuk perusahaan pertambangan. Namun, di dalam proses pengelolaan data masih dilakukan secara manual menggunakan alat tulis, kalkulator, buku sebagai media pencatatan dan disimpan dalam bentuk arsip yang tidak tertata rapi. Selain itu, dalam membuat laporan sering terjadi kesalahan dalam penghitungan. Hal tersebut menyebabkan tingginya risiko kesalahan dan kehilangan informasi data-data yang dikelola. Sehingga membutuhkan waktu yang relatif lama untuk mengatur proses bisnis yang ada disana. Selanjutnya, setiap jenis usaha apapun tentu memerlukan persiapan agar dapat menunjang proses penjualannya. Dalam memenuhi permintaan pesanan katering yang tidak menentu terkadang menimbulkan masalah saat ada permintaan dalam jumlah yang lebih besar ataupun kecil. Berdasarkan permasalahan di atas, maka akan dikembangkan suatu Sistem prediksi yang dapat menangani, mengolah dan meminimalisir kesalahan data-data tersebut. Serta dapat membantu pemilik dalam mengelola usahanya. Didalam implementasinya data yang diolah sebanyak 11 periode yang disajikan per bulan, hasil yang didapatkan dari penelitian ini adalah hasil analisa dari metode Single Exponential Smoothing untuk memperoleh informasi prediksi penjualan dan nilai kesalahan serta persentase kesalahan menggunakan metode MAD dan  MAPE.\r  \r  ","author":[{"dropping-particle":"","family":"Arridho","given":"Muhammad Noor","non-dropping-particle":"","parse-names":false,"suffix":""},{"dropping-particle":"","family":"Astuti","given":"Yuli","non-dropping-particle":"","parse-names":false,"suffix":""}],"container-title":"Jurnal Ilmiah Intech : Information Technology Journal of UMUS","id":"ITEM-1","issue":"02","issued":{"date-parts":[["2020"]]},"page":"35-44","title":"Penerapan Metode Single Exponential Smoothing untuk Memprediksi Penjualan Katering pada Kedai Pojok Kedaung","type":"article-journal","volume":"2"},"uris":["http://www.mendeley.com/documents/?uuid=5dabed00-7bc9-4320-97ec-1c9ab11c7e16"]}],"mendeley":{"formattedCitation":"[5]","plainTextFormattedCitation":"[5]","previouslyFormattedCitation":"[7]"},"properties":{"noteIndex":0},"schema":"https://github.com/citation-style-language/schema/raw/master/csl-citation.json"}</w:instrText>
      </w:r>
      <w:r>
        <w:rPr>
          <w:bCs/>
          <w:szCs w:val="24"/>
        </w:rPr>
        <w:fldChar w:fldCharType="separate"/>
      </w:r>
      <w:r>
        <w:rPr>
          <w:bCs/>
          <w:szCs w:val="24"/>
        </w:rPr>
        <w:t>[5]</w:t>
      </w:r>
      <w:r>
        <w:rPr>
          <w:bCs/>
          <w:szCs w:val="24"/>
        </w:rPr>
        <w:fldChar w:fldCharType="end"/>
      </w:r>
      <w:r>
        <w:rPr>
          <w:bCs/>
          <w:szCs w:val="24"/>
        </w:rPr>
        <w:t>. Persamaan yang digunakan sebagai berikut:</w:t>
      </w:r>
    </w:p>
    <w:p w:rsidR="00222167" w:rsidRDefault="00C011D4">
      <w:pPr>
        <w:pStyle w:val="ListParagraph"/>
        <w:ind w:left="709" w:right="51"/>
        <w:rPr>
          <w:bCs/>
          <w:szCs w:val="24"/>
        </w:rPr>
      </w:pPr>
      <m:oMath>
        <m:sSub>
          <m:sSubPr>
            <m:ctrlPr>
              <w:rPr>
                <w:rFonts w:ascii="Cambria Math" w:hAnsi="Cambria Math"/>
                <w:bCs/>
                <w:i/>
                <w:szCs w:val="24"/>
              </w:rPr>
            </m:ctrlPr>
          </m:sSubPr>
          <m:e>
            <m:r>
              <w:rPr>
                <w:rFonts w:ascii="Cambria Math" w:hAnsi="Cambria Math"/>
                <w:szCs w:val="24"/>
              </w:rPr>
              <m:t>F</m:t>
            </m:r>
          </m:e>
          <m:sub>
            <m:r>
              <w:rPr>
                <w:rFonts w:ascii="Cambria Math" w:hAnsi="Cambria Math"/>
                <w:szCs w:val="24"/>
              </w:rPr>
              <m:t>t+1</m:t>
            </m:r>
          </m:sub>
        </m:sSub>
        <m:r>
          <w:rPr>
            <w:rFonts w:ascii="Cambria Math" w:hAnsi="Cambria Math"/>
            <w:szCs w:val="24"/>
          </w:rPr>
          <m:t>=α</m:t>
        </m:r>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+(1- α)</m:t>
        </m:r>
        <m:sSub>
          <m:sSubPr>
            <m:ctrlPr>
              <w:rPr>
                <w:rFonts w:ascii="Cambria Math" w:hAnsi="Cambria Math"/>
                <w:bCs/>
                <w:i/>
                <w:szCs w:val="24"/>
              </w:rPr>
            </m:ctrlPr>
          </m:sSubPr>
          <m:e>
            <m:r>
              <w:rPr>
                <w:rFonts w:ascii="Cambria Math" w:hAnsi="Cambria Math"/>
                <w:szCs w:val="24"/>
              </w:rPr>
              <m:t>F</m:t>
            </m:r>
          </m:e>
          <m:sub>
            <m:r>
              <w:rPr>
                <w:rFonts w:ascii="Cambria Math" w:hAnsi="Cambria Math"/>
                <w:szCs w:val="24"/>
              </w:rPr>
              <m:t>t</m:t>
            </m:r>
          </m:sub>
        </m:sSub>
      </m:oMath>
      <w:r w:rsidR="008B3912">
        <w:rPr>
          <w:szCs w:val="24"/>
        </w:rPr>
        <w:tab/>
      </w:r>
      <w:r w:rsidR="008B3912">
        <w:rPr>
          <w:szCs w:val="24"/>
        </w:rPr>
        <w:tab/>
        <w:t xml:space="preserve">   </w:t>
      </w:r>
      <w:r w:rsidR="008B3912">
        <w:rPr>
          <w:szCs w:val="24"/>
        </w:rPr>
        <w:tab/>
        <w:t xml:space="preserve">   </w:t>
      </w:r>
      <w:r w:rsidR="008B3912">
        <w:rPr>
          <w:szCs w:val="24"/>
        </w:rPr>
        <w:tab/>
        <w:t xml:space="preserve">   </w:t>
      </w:r>
      <w:r w:rsidR="008B3912">
        <w:rPr>
          <w:szCs w:val="24"/>
        </w:rPr>
        <w:tab/>
      </w:r>
      <w:r w:rsidR="008B3912">
        <w:rPr>
          <w:szCs w:val="24"/>
        </w:rPr>
        <w:tab/>
        <w:t xml:space="preserve">   (2.1)</w:t>
      </w:r>
    </w:p>
    <w:p w:rsidR="00222167" w:rsidRDefault="008B3912">
      <w:pPr>
        <w:pStyle w:val="ListParagraph"/>
        <w:numPr>
          <w:ilvl w:val="0"/>
          <w:numId w:val="9"/>
        </w:numPr>
        <w:ind w:left="426" w:right="51" w:hanging="426"/>
        <w:rPr>
          <w:bCs/>
          <w:szCs w:val="24"/>
        </w:rPr>
      </w:pPr>
      <w:r>
        <w:rPr>
          <w:bCs/>
          <w:szCs w:val="24"/>
        </w:rPr>
        <w:t xml:space="preserve">Metode </w:t>
      </w:r>
      <w:r>
        <w:rPr>
          <w:bCs/>
          <w:i/>
          <w:szCs w:val="24"/>
        </w:rPr>
        <w:t>Double Exponential Smoothing</w:t>
      </w:r>
    </w:p>
    <w:p w:rsidR="00222167" w:rsidRDefault="008B3912">
      <w:pPr>
        <w:pStyle w:val="ListParagraph"/>
        <w:ind w:left="0" w:right="51" w:firstLine="709"/>
        <w:rPr>
          <w:bCs/>
          <w:szCs w:val="24"/>
        </w:rPr>
      </w:pPr>
      <w:r>
        <w:rPr>
          <w:bCs/>
          <w:szCs w:val="24"/>
        </w:rPr>
        <w:t xml:space="preserve">Metode ini digunakan saat data menunjukkan </w:t>
      </w:r>
      <w:r>
        <w:rPr>
          <w:bCs/>
          <w:i/>
          <w:szCs w:val="24"/>
        </w:rPr>
        <w:t>trend</w:t>
      </w:r>
      <w:r>
        <w:rPr>
          <w:bCs/>
          <w:szCs w:val="24"/>
        </w:rPr>
        <w:t xml:space="preserve">. Perataan eksponensial dengan tren berlaku seperti </w:t>
      </w:r>
      <w:r>
        <w:rPr>
          <w:bCs/>
          <w:i/>
          <w:szCs w:val="24"/>
        </w:rPr>
        <w:t>single exponential smoothing</w:t>
      </w:r>
      <w:r>
        <w:rPr>
          <w:bCs/>
          <w:szCs w:val="24"/>
        </w:rPr>
        <w:t xml:space="preserve"> kecuali bahwa dua komponen harus diperbarui setiap periode yaitu </w:t>
      </w:r>
      <w:r>
        <w:rPr>
          <w:bCs/>
          <w:i/>
          <w:szCs w:val="24"/>
        </w:rPr>
        <w:t>level</w:t>
      </w:r>
      <w:r>
        <w:rPr>
          <w:bCs/>
          <w:szCs w:val="24"/>
        </w:rPr>
        <w:t xml:space="preserve"> dan tren. </w:t>
      </w:r>
      <w:r>
        <w:rPr>
          <w:bCs/>
          <w:i/>
          <w:szCs w:val="24"/>
        </w:rPr>
        <w:t>Level</w:t>
      </w:r>
      <w:r>
        <w:rPr>
          <w:bCs/>
          <w:szCs w:val="24"/>
        </w:rPr>
        <w:t>nya adalah perkiraan yang diratakan dari nilai data pada akhir setiap periode</w:t>
      </w:r>
      <w:r>
        <w:rPr>
          <w:bCs/>
          <w:szCs w:val="24"/>
        </w:rPr>
        <w:fldChar w:fldCharType="begin" w:fldLock="1"/>
      </w:r>
      <w:r>
        <w:rPr>
          <w:bCs/>
          <w:szCs w:val="24"/>
        </w:rPr>
        <w:instrText>ADDIN CSL_CITATION {"citationItems":[{"id":"ITEM-1","itemData":{"DOI":"10.33197/jitter.vol6.iss3.2020.438","ISSN":"2686-0333","abstract":"Peramalan merupakan salah satu strategi yang cukup signifikan untuk meningkatkan keuntungan bisnis. Peramalan transaksi penjualan dapat membantu para pengambil keputusan dalam suatu bisnis untuk menentukan strategi penjualan yang akan diterapkan. Peramalan penjualan dilakukan dengan metode Holt Winter's Exponential Smoothing. Model Holt Winter","author":[{"dropping-particle":"","family":"Pongdatu","given":"G. A. N.","non-dropping-particle":"","parse-names":false,"suffix":""},{"dropping-particle":"","family":"Abinowi","given":"Egi","non-dropping-particle":"","parse-names":false,"suffix":""},{"dropping-particle":"","family":"S","given":"Wahyuddin","non-dropping-particle":"","parse-names":false,"suffix":""}],"container-title":"Jurnal Ilmiah Teknologi Infomasi Terapan","id":"ITEM-1","issue":"3","issued":{"date-parts":[["2020"]]},"page":"228-233","title":"Peramalan Transaksi Penjualan Dengan Metode Holt-Winter Exponential Smoothing","type":"article-journal","volume":"6"},"uris":["http://www.mendeley.com/documents/?uuid=2f74da10-410e-420d-a3e8-02c42b2391c0"]}],"mendeley":{"formattedCitation":"[6]","plainTextFormattedCitation":"[6]","previouslyFormattedCitation":"[8]"},"properties":{"noteIndex":0},"schema":"https://github.com/citation-style-language/schema/raw/master/csl-citation.json"}</w:instrText>
      </w:r>
      <w:r>
        <w:rPr>
          <w:bCs/>
          <w:szCs w:val="24"/>
        </w:rPr>
        <w:fldChar w:fldCharType="separate"/>
      </w:r>
      <w:r>
        <w:rPr>
          <w:bCs/>
          <w:szCs w:val="24"/>
        </w:rPr>
        <w:t>[6]</w:t>
      </w:r>
      <w:r>
        <w:rPr>
          <w:bCs/>
          <w:szCs w:val="24"/>
        </w:rPr>
        <w:fldChar w:fldCharType="end"/>
      </w:r>
      <w:r>
        <w:rPr>
          <w:bCs/>
          <w:szCs w:val="24"/>
        </w:rPr>
        <w:t>. Tren adalah perkiraan pertumbuhan rata-rata yang diratakan di akhir masing-masing periode.</w:t>
      </w:r>
      <w:r>
        <w:t xml:space="preserve"> </w:t>
      </w:r>
      <w:r>
        <w:rPr>
          <w:bCs/>
          <w:szCs w:val="24"/>
        </w:rPr>
        <w:t>Persamaan yang digunakan sebagai berikut:</w:t>
      </w:r>
    </w:p>
    <w:p w:rsidR="00222167" w:rsidRDefault="008B3912">
      <w:pPr>
        <w:pStyle w:val="ListParagraph"/>
        <w:numPr>
          <w:ilvl w:val="0"/>
          <w:numId w:val="10"/>
        </w:numPr>
        <w:ind w:left="426" w:right="51" w:hanging="425"/>
        <w:rPr>
          <w:bCs/>
          <w:szCs w:val="24"/>
        </w:rPr>
      </w:pPr>
      <w:r>
        <w:rPr>
          <w:bCs/>
          <w:i/>
          <w:szCs w:val="24"/>
        </w:rPr>
        <w:t>Level</w:t>
      </w:r>
      <w:r>
        <w:rPr>
          <w:bCs/>
          <w:szCs w:val="24"/>
        </w:rPr>
        <w:tab/>
      </w:r>
      <w:r>
        <w:rPr>
          <w:bCs/>
          <w:szCs w:val="24"/>
        </w:rPr>
        <w:tab/>
        <w:t>:</w:t>
      </w:r>
      <m:oMath>
        <m:r>
          <w:rPr>
            <w:rFonts w:ascii="Cambria Math" w:hAnsi="Cambria Math"/>
            <w:szCs w:val="24"/>
          </w:rPr>
          <m:t xml:space="preserve"> </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=α</m:t>
        </m:r>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+(1- α)(</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r>
          <w:rPr>
            <w:rFonts w:ascii="Cambria Math" w:hAnsi="Cambria Math"/>
            <w:szCs w:val="24"/>
          </w:rPr>
          <m:t>)</m:t>
        </m:r>
      </m:oMath>
      <w:r>
        <w:rPr>
          <w:szCs w:val="24"/>
        </w:rPr>
        <w:tab/>
      </w:r>
      <w:r>
        <w:rPr>
          <w:szCs w:val="24"/>
        </w:rPr>
        <w:tab/>
        <w:t xml:space="preserve">   (2.2)</w:t>
      </w:r>
    </w:p>
    <w:p w:rsidR="00222167" w:rsidRDefault="008B3912">
      <w:pPr>
        <w:pStyle w:val="ListParagraph"/>
        <w:numPr>
          <w:ilvl w:val="0"/>
          <w:numId w:val="10"/>
        </w:numPr>
        <w:ind w:left="426" w:right="51" w:hanging="426"/>
        <w:rPr>
          <w:bCs/>
          <w:szCs w:val="24"/>
        </w:rPr>
      </w:pPr>
      <w:r>
        <w:rPr>
          <w:bCs/>
          <w:i/>
          <w:szCs w:val="24"/>
        </w:rPr>
        <w:t>Trend</w:t>
      </w:r>
      <w:r>
        <w:rPr>
          <w:bCs/>
          <w:szCs w:val="24"/>
        </w:rPr>
        <w:tab/>
      </w:r>
      <w:r>
        <w:rPr>
          <w:bCs/>
          <w:szCs w:val="24"/>
        </w:rPr>
        <w:tab/>
        <w:t xml:space="preserve">: </w:t>
      </w: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=β</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e>
        </m:d>
        <m:r>
          <w:rPr>
            <w:rFonts w:ascii="Cambria Math" w:hAnsi="Cambria Math"/>
            <w:szCs w:val="24"/>
          </w:rPr>
          <m:t>+(1- β)</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oMath>
      <w:r>
        <w:rPr>
          <w:bCs/>
          <w:szCs w:val="24"/>
        </w:rPr>
        <w:tab/>
      </w:r>
      <w:r>
        <w:rPr>
          <w:bCs/>
          <w:szCs w:val="24"/>
        </w:rPr>
        <w:tab/>
      </w:r>
      <w:r>
        <w:rPr>
          <w:bCs/>
          <w:color w:val="FFFFFF" w:themeColor="background1"/>
          <w:szCs w:val="24"/>
        </w:rPr>
        <w:t xml:space="preserve">   </w:t>
      </w:r>
      <w:r>
        <w:rPr>
          <w:bCs/>
          <w:szCs w:val="24"/>
        </w:rPr>
        <w:t xml:space="preserve">(2.3) </w:t>
      </w:r>
    </w:p>
    <w:p w:rsidR="00222167" w:rsidRDefault="008B3912">
      <w:pPr>
        <w:pStyle w:val="ListParagraph"/>
        <w:ind w:left="0" w:right="51" w:firstLine="709"/>
        <w:rPr>
          <w:bCs/>
          <w:szCs w:val="24"/>
        </w:rPr>
      </w:pPr>
      <w:r>
        <w:rPr>
          <w:bCs/>
          <w:szCs w:val="24"/>
        </w:rPr>
        <w:t>Sementara untuk melakukan peramalan m periode ke depan dengan persamaan:</w:t>
      </w:r>
    </w:p>
    <w:p w:rsidR="00222167" w:rsidRDefault="00C011D4">
      <w:pPr>
        <w:pStyle w:val="ListParagraph"/>
        <w:spacing w:after="240"/>
        <w:ind w:left="0" w:right="51" w:firstLine="709"/>
        <w:rPr>
          <w:bCs/>
          <w:szCs w:val="24"/>
        </w:rPr>
      </w:pPr>
      <m:oMath>
        <m:sSub>
          <m:sSubPr>
            <m:ctrlPr>
              <w:rPr>
                <w:rFonts w:ascii="Cambria Math" w:hAnsi="Cambria Math"/>
                <w:bCs/>
                <w:i/>
                <w:szCs w:val="24"/>
              </w:rPr>
            </m:ctrlPr>
          </m:sSubPr>
          <m:e>
            <m:r>
              <w:rPr>
                <w:rFonts w:ascii="Cambria Math" w:hAnsi="Cambria Math"/>
                <w:szCs w:val="24"/>
              </w:rPr>
              <m:t>F</m:t>
            </m:r>
          </m:e>
          <m:sub>
            <m:r>
              <w:rPr>
                <w:rFonts w:ascii="Cambria Math" w:hAnsi="Cambria Math"/>
                <w:szCs w:val="24"/>
              </w:rPr>
              <m:t>t+m</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mb</m:t>
            </m:r>
          </m:e>
          <m:sub>
            <m:r>
              <w:rPr>
                <w:rFonts w:ascii="Cambria Math" w:hAnsi="Cambria Math"/>
                <w:szCs w:val="24"/>
              </w:rPr>
              <m:t>t</m:t>
            </m:r>
          </m:sub>
        </m:sSub>
        <m:r>
          <w:rPr>
            <w:rFonts w:ascii="Cambria Math" w:hAnsi="Cambria Math"/>
            <w:szCs w:val="24"/>
          </w:rPr>
          <m:t>)</m:t>
        </m:r>
        <m:sSub>
          <m:sSubPr>
            <m:ctrlPr>
              <w:rPr>
                <w:rFonts w:ascii="Cambria Math" w:hAnsi="Cambria Math"/>
                <w:bCs/>
                <w:i/>
                <w:color w:val="FFFFFF" w:themeColor="background1"/>
                <w:szCs w:val="24"/>
                <w:shd w:val="clear" w:color="auto" w:fill="FFFFFF" w:themeFill="background1"/>
              </w:rPr>
            </m:ctrlPr>
          </m:sSubPr>
          <m:e>
            <m:r>
              <w:rPr>
                <w:rFonts w:ascii="Cambria Math" w:hAnsi="Cambria Math"/>
                <w:color w:val="FFFFFF" w:themeColor="background1"/>
                <w:szCs w:val="24"/>
                <w:shd w:val="clear" w:color="auto" w:fill="FFFFFF" w:themeFill="background1"/>
              </w:rPr>
              <m:t>S</m:t>
            </m:r>
          </m:e>
          <m:sub>
            <m:r>
              <w:rPr>
                <w:rFonts w:ascii="Cambria Math" w:hAnsi="Cambria Math"/>
                <w:color w:val="FFFFFF" w:themeColor="background1"/>
                <w:szCs w:val="24"/>
                <w:shd w:val="clear" w:color="auto" w:fill="FFFFFF" w:themeFill="background1"/>
              </w:rPr>
              <m:t>t+m-s</m:t>
            </m:r>
          </m:sub>
        </m:sSub>
      </m:oMath>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t xml:space="preserve">   </w:t>
      </w:r>
      <w:r w:rsidR="008B3912">
        <w:rPr>
          <w:bCs/>
          <w:szCs w:val="24"/>
        </w:rPr>
        <w:t>(2.4)</w:t>
      </w:r>
    </w:p>
    <w:p w:rsidR="00222167" w:rsidRDefault="008B3912">
      <w:pPr>
        <w:ind w:right="51"/>
        <w:rPr>
          <w:bCs/>
          <w:szCs w:val="24"/>
        </w:rPr>
      </w:pPr>
      <w:r>
        <w:rPr>
          <w:bCs/>
          <w:szCs w:val="24"/>
        </w:rPr>
        <w:t xml:space="preserve">Keterangan:   </w:t>
      </w:r>
    </w:p>
    <w:p w:rsidR="00222167" w:rsidRDefault="00C011D4">
      <w:pPr>
        <w:ind w:right="51"/>
        <w:rPr>
          <w:bCs/>
          <w:szCs w:val="24"/>
        </w:rPr>
      </w:pPr>
      <m:oMath>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oMath>
      <w:r w:rsidR="008B3912">
        <w:rPr>
          <w:bCs/>
          <w:szCs w:val="24"/>
        </w:rPr>
        <w:tab/>
        <w:t xml:space="preserve">: Estimasi </w:t>
      </w:r>
      <w:r w:rsidR="008B3912">
        <w:rPr>
          <w:bCs/>
          <w:i/>
          <w:szCs w:val="24"/>
        </w:rPr>
        <w:t>level</w:t>
      </w:r>
      <w:r w:rsidR="008B3912">
        <w:rPr>
          <w:bCs/>
          <w:szCs w:val="24"/>
        </w:rPr>
        <w:t xml:space="preserve"> dari rangkaian data periode ke-t</w:t>
      </w:r>
    </w:p>
    <w:p w:rsidR="00222167" w:rsidRDefault="008B3912">
      <w:pPr>
        <w:ind w:right="51"/>
        <w:rPr>
          <w:bCs/>
          <w:szCs w:val="24"/>
        </w:rPr>
      </w:pPr>
      <m:oMath>
        <m:r>
          <w:rPr>
            <w:rFonts w:ascii="Cambria Math" w:hAnsi="Cambria Math"/>
            <w:szCs w:val="24"/>
          </w:rPr>
          <m:t>α</m:t>
        </m:r>
      </m:oMath>
      <w:r>
        <w:rPr>
          <w:rFonts w:eastAsiaTheme="minorEastAsia"/>
          <w:szCs w:val="24"/>
        </w:rPr>
        <w:tab/>
      </w:r>
      <w:r>
        <w:rPr>
          <w:bCs/>
          <w:szCs w:val="24"/>
        </w:rPr>
        <w:t>: Konstanta pemulusan untuk data</w:t>
      </w:r>
    </w:p>
    <w:p w:rsidR="00222167" w:rsidRDefault="00C011D4">
      <w:pPr>
        <w:ind w:right="51"/>
        <w:rPr>
          <w:bCs/>
          <w:szCs w:val="24"/>
        </w:rPr>
      </w:pPr>
      <m:oMath>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oMath>
      <w:r w:rsidR="008B3912">
        <w:rPr>
          <w:bCs/>
          <w:szCs w:val="24"/>
        </w:rPr>
        <w:tab/>
        <w:t>: Data/Observasi pada periode ke-t</w:t>
      </w:r>
    </w:p>
    <w:p w:rsidR="00222167" w:rsidRDefault="00C011D4">
      <w:pPr>
        <w:ind w:right="51"/>
        <w:rPr>
          <w:bCs/>
          <w:szCs w:val="24"/>
        </w:rPr>
      </w:pP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oMath>
      <w:r w:rsidR="008B3912">
        <w:rPr>
          <w:bCs/>
          <w:szCs w:val="24"/>
        </w:rPr>
        <w:tab/>
        <w:t>: Estimasi kemiringan tren pada periode ke-t</w:t>
      </w:r>
    </w:p>
    <w:p w:rsidR="00222167" w:rsidRDefault="008B3912">
      <w:pPr>
        <w:ind w:right="51"/>
        <w:rPr>
          <w:bCs/>
          <w:szCs w:val="24"/>
        </w:rPr>
      </w:pPr>
      <m:oMath>
        <m:r>
          <w:rPr>
            <w:rFonts w:ascii="Cambria Math" w:hAnsi="Cambria Math"/>
            <w:szCs w:val="24"/>
          </w:rPr>
          <w:lastRenderedPageBreak/>
          <m:t>β</m:t>
        </m:r>
      </m:oMath>
      <w:r>
        <w:rPr>
          <w:rFonts w:eastAsiaTheme="minorEastAsia"/>
          <w:szCs w:val="24"/>
        </w:rPr>
        <w:tab/>
      </w:r>
      <w:r>
        <w:rPr>
          <w:bCs/>
          <w:szCs w:val="24"/>
        </w:rPr>
        <w:t>: Konstanta pemulusan untuk tren</w:t>
      </w:r>
    </w:p>
    <w:p w:rsidR="00222167" w:rsidRDefault="008B3912">
      <w:pPr>
        <w:pStyle w:val="ListParagraph"/>
        <w:ind w:left="0" w:right="51"/>
        <w:rPr>
          <w:bCs/>
          <w:szCs w:val="24"/>
        </w:rPr>
      </w:pPr>
      <w:bookmarkStart w:id="95" w:name="_Hlk110782271"/>
      <m:oMath>
        <m:r>
          <w:rPr>
            <w:rFonts w:ascii="Cambria Math" w:hAnsi="Cambria Math"/>
            <w:szCs w:val="24"/>
          </w:rPr>
          <m:t>m</m:t>
        </m:r>
      </m:oMath>
      <w:r>
        <w:rPr>
          <w:szCs w:val="24"/>
        </w:rPr>
        <w:tab/>
      </w:r>
      <w:r>
        <w:rPr>
          <w:bCs/>
          <w:szCs w:val="24"/>
        </w:rPr>
        <w:t xml:space="preserve">: </w:t>
      </w:r>
      <w:del w:id="96" w:author="muhammad fauzan" w:date="2022-08-07T16:28:00Z">
        <w:r>
          <w:rPr>
            <w:bCs/>
            <w:szCs w:val="24"/>
          </w:rPr>
          <w:delText>Konstanta pemulusan untuk musiman ingin diramalkan</w:delText>
        </w:r>
      </w:del>
      <w:ins w:id="97" w:author="muhammad fauzan" w:date="2022-08-07T16:28:00Z">
        <w:r>
          <w:rPr>
            <w:bCs/>
            <w:szCs w:val="24"/>
          </w:rPr>
          <w:t>Periode peramalan</w:t>
        </w:r>
      </w:ins>
      <w:bookmarkEnd w:id="95"/>
    </w:p>
    <w:p w:rsidR="00222167" w:rsidRDefault="008B3912">
      <w:pPr>
        <w:pStyle w:val="ListParagraph"/>
        <w:numPr>
          <w:ilvl w:val="0"/>
          <w:numId w:val="9"/>
        </w:numPr>
        <w:ind w:left="426" w:right="51" w:hanging="426"/>
        <w:rPr>
          <w:bCs/>
          <w:szCs w:val="24"/>
        </w:rPr>
      </w:pPr>
      <w:r>
        <w:rPr>
          <w:bCs/>
          <w:szCs w:val="24"/>
        </w:rPr>
        <w:t xml:space="preserve">Metode </w:t>
      </w:r>
      <w:r>
        <w:rPr>
          <w:bCs/>
          <w:i/>
          <w:szCs w:val="24"/>
        </w:rPr>
        <w:t>Holt-Winter Exponential Smoothing</w:t>
      </w:r>
    </w:p>
    <w:p w:rsidR="00222167" w:rsidRDefault="008B3912">
      <w:pPr>
        <w:pStyle w:val="ListParagraph"/>
        <w:ind w:left="0" w:right="51" w:firstLine="709"/>
        <w:rPr>
          <w:bCs/>
          <w:szCs w:val="24"/>
        </w:rPr>
      </w:pPr>
      <w:r>
        <w:rPr>
          <w:bCs/>
          <w:szCs w:val="24"/>
        </w:rPr>
        <w:t xml:space="preserve">Metode ini digunakan saat mengandung komponen trend dan musiman. yang memerlukan tiga parameter penghalusan, yakni α (untuk “level” dari proses), β (untuk penghalusan trend), dan </w:t>
      </w:r>
      <m:oMath>
        <m:r>
          <w:rPr>
            <w:rFonts w:ascii="Cambria Math" w:hAnsi="Cambria Math"/>
            <w:szCs w:val="24"/>
          </w:rPr>
          <m:t>γ</m:t>
        </m:r>
      </m:oMath>
      <w:r>
        <w:rPr>
          <w:bCs/>
          <w:szCs w:val="24"/>
        </w:rPr>
        <w:t xml:space="preserve"> (untuk komponen musiman)</w:t>
      </w:r>
      <w:r>
        <w:rPr>
          <w:bCs/>
          <w:szCs w:val="24"/>
        </w:rPr>
        <w:fldChar w:fldCharType="begin" w:fldLock="1"/>
      </w:r>
      <w:r>
        <w:rPr>
          <w:bCs/>
          <w:szCs w:val="24"/>
        </w:rPr>
        <w:instrText>ADDIN CSL_CITATION {"citationItems":[{"id":"ITEM-1","itemData":{"ISSN":"2085-7829","abstract":"Forecasting is a technique for estimating a value in the future by looking at past and current data. Foreign tourists are everyone who visits a country outside their place of residence, driven by one or several needs without intending to earn income in the place visited and the duration of the visit is no more than twelve months. The method used in this study is the Holt-Winters smoothing smoothing method. In this study used data of foreign tourists visiting Indonesia in January 2014-September 2018. The purpose of this study was to determine the pattern of data forecasting the number of foreign tourists, the value of the accuracy of forecasting, and the results of forecasting. Based on the Holt-Winters smoothing method, the data pattern for the number of foreign tourists is the multiplicative Holt-Winters data pattern. The value of the smoothing parameter combination with the smallest MAPE of 0,938% is α = 0,9; β = 0,1; and γ = 0,9. The results of forecasting the number of foreign tourists visiting Indonesia in October 2018 and November 2018 were 1.410.157 and 1.362.473 people respectively.","author":[{"dropping-particle":"","family":"Aryati","given":"Ayu","non-dropping-particle":"","parse-names":false,"suffix":""},{"dropping-particle":"","family":"Purnamasari","given":"Ika","non-dropping-particle":"","parse-names":false,"suffix":""},{"dropping-particle":"","family":"Nasution","given":"Yuki Novia","non-dropping-particle":"","parse-names":false,"suffix":""}],"container-title":"Jurnal EKSPONENSIAL","id":"ITEM-1","issue":"1","issued":{"date-parts":[["2020"]]},"page":"99-106","title":"Peramalan dengan Menggunakan Metode Holt-Winters Exponential Smoothing (Studi Kasus: Jumlah Wisatawan Mancanegara yang Berkunjung Ke Indonesia) Forecasting using the method of Holt-Winters Exponential Smoothing (Case Study: Number of Foreign Tourists Visi","type":"article-journal","volume":"11"},"uris":["http://www.mendeley.com/documents/?uuid=eb7c3b11-5c21-4cc9-96e7-0530337edc16"]}],"mendeley":{"formattedCitation":"[7]","plainTextFormattedCitation":"[7]","previouslyFormattedCitation":"[9]"},"properties":{"noteIndex":0},"schema":"https://github.com/citation-style-language/schema/raw/master/csl-citation.json"}</w:instrText>
      </w:r>
      <w:r>
        <w:rPr>
          <w:bCs/>
          <w:szCs w:val="24"/>
        </w:rPr>
        <w:fldChar w:fldCharType="separate"/>
      </w:r>
      <w:r>
        <w:rPr>
          <w:bCs/>
          <w:szCs w:val="24"/>
        </w:rPr>
        <w:t>[7]</w:t>
      </w:r>
      <w:r>
        <w:rPr>
          <w:bCs/>
          <w:szCs w:val="24"/>
        </w:rPr>
        <w:fldChar w:fldCharType="end"/>
      </w:r>
      <w:r>
        <w:rPr>
          <w:bCs/>
          <w:szCs w:val="24"/>
        </w:rPr>
        <w:t xml:space="preserve">. Metode ini sendiri dibagi menjadi 2 model yaitu: </w:t>
      </w:r>
    </w:p>
    <w:p w:rsidR="00222167" w:rsidRDefault="008B3912">
      <w:pPr>
        <w:pStyle w:val="ListParagraph"/>
        <w:numPr>
          <w:ilvl w:val="0"/>
          <w:numId w:val="11"/>
        </w:numPr>
        <w:ind w:left="426" w:right="51" w:hanging="425"/>
        <w:rPr>
          <w:bCs/>
          <w:szCs w:val="24"/>
        </w:rPr>
      </w:pPr>
      <w:r>
        <w:rPr>
          <w:bCs/>
          <w:szCs w:val="24"/>
        </w:rPr>
        <w:t xml:space="preserve">Model </w:t>
      </w:r>
      <w:r>
        <w:rPr>
          <w:bCs/>
          <w:i/>
          <w:szCs w:val="24"/>
        </w:rPr>
        <w:t>Multiplicative Seasonal</w:t>
      </w:r>
    </w:p>
    <w:p w:rsidR="00222167" w:rsidRDefault="008B3912">
      <w:pPr>
        <w:pStyle w:val="ListParagraph"/>
        <w:ind w:left="426" w:right="51"/>
        <w:rPr>
          <w:bCs/>
          <w:szCs w:val="24"/>
        </w:rPr>
      </w:pPr>
      <w:r>
        <w:rPr>
          <w:bCs/>
          <w:szCs w:val="24"/>
        </w:rPr>
        <w:t xml:space="preserve">Metode </w:t>
      </w:r>
      <w:r>
        <w:rPr>
          <w:bCs/>
          <w:i/>
          <w:szCs w:val="24"/>
        </w:rPr>
        <w:t>Multiplicative</w:t>
      </w:r>
      <w:r>
        <w:rPr>
          <w:bCs/>
          <w:szCs w:val="24"/>
        </w:rPr>
        <w:t xml:space="preserve"> </w:t>
      </w:r>
      <w:r>
        <w:rPr>
          <w:bCs/>
          <w:i/>
          <w:szCs w:val="24"/>
        </w:rPr>
        <w:t>Seasonal</w:t>
      </w:r>
      <w:r>
        <w:rPr>
          <w:bCs/>
          <w:szCs w:val="24"/>
        </w:rPr>
        <w:t>, digunakan untuk  variasi data musiman dari data runtun waktu yang mengalami peningkatan atau penurunan (fluktuasi)</w:t>
      </w:r>
      <w:r>
        <w:rPr>
          <w:bCs/>
          <w:szCs w:val="24"/>
        </w:rPr>
        <w:fldChar w:fldCharType="begin" w:fldLock="1"/>
      </w:r>
      <w:r>
        <w:rPr>
          <w:bCs/>
          <w:szCs w:val="24"/>
        </w:rPr>
        <w:instrText>ADDIN CSL_CITATION {"citationItems":[{"id":"ITEM-1","itemData":{"author":[{"dropping-particle":"","family":"Christnatalis","given":"","non-dropping-particle":"","parse-names":false,"suffix":""},{"dropping-particle":"","family":"Rinaldi","given":"","non-dropping-particle":"","parse-names":false,"suffix":""},{"dropping-particle":"","family":"Andy","given":"","non-dropping-particle":"","parse-names":false,"suffix":""},{"dropping-particle":"","family":"Seteven","given":"Billie","non-dropping-particle":"","parse-names":false,"suffix":""},{"dropping-particle":"","family":"Darmanto","given":"","non-dropping-particle":"","parse-names":false,"suffix":""},{"dropping-particle":"","family":"Sitorus","given":"Daniel Ganda","non-dropping-particle":"","parse-names":false,"suffix":""}],"container-title":"Jurnal Teknik, Kesehatan dan Ilmu Sosial","id":"ITEM-1","issue":"1","issued":{"date-parts":[["2019"]]},"page":"89-95","title":"Perbandingan Metode Multiplicative, Additive dan Double Seasonal Holt-Winters untuk Prediksi Penjualan Mobil","type":"article-journal","volume":"1"},"uris":["http://www.mendeley.com/documents/?uuid=dc87670a-3488-4e33-ae8e-ee0de2122a7f"]}],"mendeley":{"formattedCitation":"[8]","plainTextFormattedCitation":"[8]","previouslyFormattedCitation":"[10]"},"properties":{"noteIndex":0},"schema":"https://github.com/citation-style-language/schema/raw/master/csl-citation.json"}</w:instrText>
      </w:r>
      <w:r>
        <w:rPr>
          <w:bCs/>
          <w:szCs w:val="24"/>
        </w:rPr>
        <w:fldChar w:fldCharType="separate"/>
      </w:r>
      <w:r>
        <w:rPr>
          <w:bCs/>
          <w:szCs w:val="24"/>
        </w:rPr>
        <w:t>[8]</w:t>
      </w:r>
      <w:r>
        <w:rPr>
          <w:bCs/>
          <w:szCs w:val="24"/>
        </w:rPr>
        <w:fldChar w:fldCharType="end"/>
      </w:r>
      <w:r>
        <w:rPr>
          <w:bCs/>
          <w:szCs w:val="24"/>
        </w:rPr>
        <w:t>. Persamaan yang digunakan sebagai berikut:</w:t>
      </w:r>
    </w:p>
    <w:p w:rsidR="00222167" w:rsidRDefault="008B3912">
      <w:pPr>
        <w:pStyle w:val="ListParagraph"/>
        <w:numPr>
          <w:ilvl w:val="0"/>
          <w:numId w:val="12"/>
        </w:numPr>
        <w:ind w:left="851" w:right="51" w:hanging="426"/>
        <w:rPr>
          <w:bCs/>
          <w:szCs w:val="24"/>
        </w:rPr>
      </w:pPr>
      <w:bookmarkStart w:id="98" w:name="_Hlk105885534"/>
      <w:r>
        <w:rPr>
          <w:bCs/>
          <w:i/>
          <w:szCs w:val="24"/>
        </w:rPr>
        <w:t>Level</w:t>
      </w:r>
      <w:r>
        <w:rPr>
          <w:bCs/>
          <w:szCs w:val="24"/>
        </w:rPr>
        <w:tab/>
      </w:r>
      <w:r>
        <w:rPr>
          <w:bCs/>
          <w:szCs w:val="24"/>
        </w:rPr>
        <w:tab/>
        <w:t>:</w:t>
      </w:r>
      <m:oMath>
        <m:r>
          <w:rPr>
            <w:rFonts w:ascii="Cambria Math" w:hAnsi="Cambria Math"/>
            <w:szCs w:val="24"/>
          </w:rPr>
          <m:t xml:space="preserve"> </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=α</m:t>
        </m:r>
        <m:d>
          <m:dPr>
            <m:ctrlPr>
              <w:rPr>
                <w:rFonts w:ascii="Cambria Math" w:hAnsi="Cambria Math"/>
                <w:bCs/>
                <w:i/>
                <w:szCs w:val="24"/>
              </w:rPr>
            </m:ctrlPr>
          </m:d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num>
              <m:den>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den>
            </m:f>
          </m:e>
        </m:d>
        <m:r>
          <w:rPr>
            <w:rFonts w:ascii="Cambria Math" w:hAnsi="Cambria Math"/>
            <w:szCs w:val="24"/>
          </w:rPr>
          <m:t>+(1- α)(</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r>
          <w:rPr>
            <w:rFonts w:ascii="Cambria Math" w:hAnsi="Cambria Math"/>
            <w:szCs w:val="24"/>
          </w:rPr>
          <m:t>)</m:t>
        </m:r>
      </m:oMath>
      <w:r>
        <w:rPr>
          <w:szCs w:val="24"/>
        </w:rPr>
        <w:tab/>
        <w:t xml:space="preserve">   </w:t>
      </w:r>
      <w:r>
        <w:rPr>
          <w:szCs w:val="24"/>
        </w:rPr>
        <w:tab/>
        <w:t>(2.5)</w:t>
      </w:r>
    </w:p>
    <w:p w:rsidR="00222167" w:rsidRDefault="008B3912">
      <w:pPr>
        <w:pStyle w:val="ListParagraph"/>
        <w:numPr>
          <w:ilvl w:val="0"/>
          <w:numId w:val="12"/>
        </w:numPr>
        <w:ind w:left="851" w:right="51" w:hanging="426"/>
        <w:rPr>
          <w:bCs/>
          <w:szCs w:val="24"/>
        </w:rPr>
      </w:pPr>
      <w:r>
        <w:rPr>
          <w:bCs/>
          <w:i/>
          <w:szCs w:val="24"/>
        </w:rPr>
        <w:t>Trend</w:t>
      </w:r>
      <w:r>
        <w:rPr>
          <w:bCs/>
          <w:szCs w:val="24"/>
        </w:rPr>
        <w:tab/>
      </w:r>
      <w:r>
        <w:rPr>
          <w:bCs/>
          <w:szCs w:val="24"/>
        </w:rPr>
        <w:tab/>
        <w:t xml:space="preserve">: </w:t>
      </w: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=β</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e>
        </m:d>
        <m:r>
          <w:rPr>
            <w:rFonts w:ascii="Cambria Math" w:hAnsi="Cambria Math"/>
            <w:szCs w:val="24"/>
          </w:rPr>
          <m:t>+(1- β)</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oMath>
      <w:r>
        <w:rPr>
          <w:bCs/>
          <w:szCs w:val="24"/>
        </w:rPr>
        <w:tab/>
      </w:r>
      <w:r>
        <w:rPr>
          <w:bCs/>
          <w:color w:val="FFFFFF" w:themeColor="background1"/>
          <w:szCs w:val="24"/>
        </w:rPr>
        <w:tab/>
        <w:t xml:space="preserve">   </w:t>
      </w:r>
      <w:r>
        <w:rPr>
          <w:bCs/>
          <w:color w:val="FFFFFF" w:themeColor="background1"/>
          <w:szCs w:val="24"/>
        </w:rPr>
        <w:tab/>
      </w:r>
      <w:r>
        <w:rPr>
          <w:bCs/>
          <w:szCs w:val="24"/>
        </w:rPr>
        <w:t>(2.6)</w:t>
      </w:r>
    </w:p>
    <w:p w:rsidR="00222167" w:rsidRDefault="008B3912">
      <w:pPr>
        <w:pStyle w:val="ListParagraph"/>
        <w:numPr>
          <w:ilvl w:val="0"/>
          <w:numId w:val="12"/>
        </w:numPr>
        <w:ind w:left="851" w:right="51" w:hanging="426"/>
        <w:rPr>
          <w:bCs/>
          <w:szCs w:val="24"/>
        </w:rPr>
      </w:pPr>
      <w:r>
        <w:rPr>
          <w:bCs/>
          <w:szCs w:val="24"/>
        </w:rPr>
        <w:t>Musiman</w:t>
      </w:r>
      <w:r>
        <w:rPr>
          <w:bCs/>
          <w:szCs w:val="24"/>
        </w:rPr>
        <w:tab/>
        <w:t xml:space="preserve">: </w:t>
      </w: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=γ(</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num>
          <m:den>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den>
        </m:f>
        <m:r>
          <w:rPr>
            <w:rFonts w:ascii="Cambria Math" w:hAnsi="Cambria Math"/>
            <w:szCs w:val="24"/>
          </w:rPr>
          <m:t>)+(1- γ)</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oMath>
      <w:r>
        <w:rPr>
          <w:bCs/>
          <w:color w:val="FFFFFF" w:themeColor="background1"/>
          <w:szCs w:val="24"/>
        </w:rPr>
        <w:tab/>
        <w:t>…</w:t>
      </w:r>
      <w:r>
        <w:rPr>
          <w:bCs/>
          <w:color w:val="FFFFFF" w:themeColor="background1"/>
          <w:szCs w:val="24"/>
        </w:rPr>
        <w:tab/>
        <w:t xml:space="preserve">   </w:t>
      </w:r>
      <w:r>
        <w:rPr>
          <w:bCs/>
          <w:color w:val="FFFFFF" w:themeColor="background1"/>
          <w:szCs w:val="24"/>
        </w:rPr>
        <w:tab/>
        <w:t xml:space="preserve">   </w:t>
      </w:r>
      <w:r>
        <w:rPr>
          <w:bCs/>
          <w:color w:val="FFFFFF" w:themeColor="background1"/>
          <w:szCs w:val="24"/>
        </w:rPr>
        <w:tab/>
      </w:r>
      <w:r>
        <w:rPr>
          <w:bCs/>
          <w:szCs w:val="24"/>
        </w:rPr>
        <w:t>(2.7)</w:t>
      </w:r>
    </w:p>
    <w:p w:rsidR="00222167" w:rsidRDefault="008B3912">
      <w:pPr>
        <w:pStyle w:val="ListParagraph"/>
        <w:ind w:left="426" w:right="51"/>
        <w:rPr>
          <w:bCs/>
          <w:szCs w:val="24"/>
        </w:rPr>
      </w:pPr>
      <w:r>
        <w:rPr>
          <w:bCs/>
          <w:szCs w:val="24"/>
        </w:rPr>
        <w:t>Sementara untuk melakukan peramalan m periode ke depan dengan persamaan:</w:t>
      </w:r>
    </w:p>
    <w:p w:rsidR="00222167" w:rsidRDefault="00C011D4">
      <w:pPr>
        <w:pStyle w:val="ListParagraph"/>
        <w:spacing w:after="240"/>
        <w:ind w:left="1134" w:right="51"/>
        <w:rPr>
          <w:bCs/>
          <w:szCs w:val="24"/>
        </w:rPr>
      </w:pPr>
      <m:oMath>
        <m:sSub>
          <m:sSubPr>
            <m:ctrlPr>
              <w:rPr>
                <w:rFonts w:ascii="Cambria Math" w:hAnsi="Cambria Math"/>
                <w:bCs/>
                <w:i/>
                <w:szCs w:val="24"/>
              </w:rPr>
            </m:ctrlPr>
          </m:sSubPr>
          <m:e>
            <m:r>
              <w:rPr>
                <w:rFonts w:ascii="Cambria Math" w:hAnsi="Cambria Math"/>
                <w:szCs w:val="24"/>
              </w:rPr>
              <m:t>F</m:t>
            </m:r>
          </m:e>
          <m:sub>
            <m:r>
              <w:rPr>
                <w:rFonts w:ascii="Cambria Math" w:hAnsi="Cambria Math"/>
                <w:szCs w:val="24"/>
              </w:rPr>
              <m:t>t+m</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mb</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t+m-s</m:t>
            </m:r>
          </m:sub>
        </m:sSub>
        <m:sSub>
          <m:sSubPr>
            <m:ctrlPr>
              <w:rPr>
                <w:rFonts w:ascii="Cambria Math" w:hAnsi="Cambria Math"/>
                <w:bCs/>
                <w:i/>
                <w:color w:val="FFFFFF" w:themeColor="background1"/>
                <w:szCs w:val="24"/>
                <w:shd w:val="clear" w:color="auto" w:fill="FFFFFF" w:themeFill="background1"/>
              </w:rPr>
            </m:ctrlPr>
          </m:sSubPr>
          <m:e>
            <m:r>
              <w:rPr>
                <w:rFonts w:ascii="Cambria Math" w:hAnsi="Cambria Math"/>
                <w:color w:val="FFFFFF" w:themeColor="background1"/>
                <w:szCs w:val="24"/>
                <w:shd w:val="clear" w:color="auto" w:fill="FFFFFF" w:themeFill="background1"/>
              </w:rPr>
              <m:t>S</m:t>
            </m:r>
          </m:e>
          <m:sub>
            <m:r>
              <w:rPr>
                <w:rFonts w:ascii="Cambria Math" w:hAnsi="Cambria Math"/>
                <w:color w:val="FFFFFF" w:themeColor="background1"/>
                <w:szCs w:val="24"/>
                <w:shd w:val="clear" w:color="auto" w:fill="FFFFFF" w:themeFill="background1"/>
              </w:rPr>
              <m:t>t+m-s</m:t>
            </m:r>
          </m:sub>
        </m:sSub>
      </m:oMath>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r>
      <w:r w:rsidR="008B3912">
        <w:rPr>
          <w:rFonts w:eastAsiaTheme="minorEastAsia"/>
          <w:bCs/>
          <w:color w:val="FFFFFF" w:themeColor="background1"/>
          <w:szCs w:val="24"/>
          <w:shd w:val="clear" w:color="auto" w:fill="FFFFFF" w:themeFill="background1"/>
        </w:rPr>
        <w:tab/>
        <w:t xml:space="preserve">   </w:t>
      </w:r>
      <w:r w:rsidR="008B3912">
        <w:rPr>
          <w:bCs/>
          <w:szCs w:val="24"/>
        </w:rPr>
        <w:t>(2.8)</w:t>
      </w:r>
      <w:bookmarkEnd w:id="98"/>
    </w:p>
    <w:p w:rsidR="00222167" w:rsidRDefault="008B3912">
      <w:pPr>
        <w:ind w:left="426" w:right="51"/>
        <w:rPr>
          <w:bCs/>
          <w:szCs w:val="24"/>
        </w:rPr>
      </w:pPr>
      <w:r>
        <w:rPr>
          <w:bCs/>
          <w:szCs w:val="24"/>
        </w:rPr>
        <w:t xml:space="preserve">Keterangan:   </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oMath>
      <w:r w:rsidR="008B3912">
        <w:rPr>
          <w:bCs/>
          <w:szCs w:val="24"/>
        </w:rPr>
        <w:tab/>
        <w:t xml:space="preserve">: Estimasi </w:t>
      </w:r>
      <w:r w:rsidR="008B3912">
        <w:rPr>
          <w:bCs/>
          <w:i/>
          <w:szCs w:val="24"/>
        </w:rPr>
        <w:t>level</w:t>
      </w:r>
      <w:r w:rsidR="008B3912">
        <w:rPr>
          <w:bCs/>
          <w:szCs w:val="24"/>
        </w:rPr>
        <w:t xml:space="preserve"> dari rangkaian data periode ke-t</w:t>
      </w:r>
    </w:p>
    <w:p w:rsidR="00222167" w:rsidRDefault="008B3912">
      <w:pPr>
        <w:ind w:left="426" w:right="51"/>
        <w:rPr>
          <w:bCs/>
          <w:szCs w:val="24"/>
        </w:rPr>
      </w:pPr>
      <m:oMath>
        <m:r>
          <w:rPr>
            <w:rFonts w:ascii="Cambria Math" w:hAnsi="Cambria Math"/>
            <w:szCs w:val="24"/>
          </w:rPr>
          <m:t>α</m:t>
        </m:r>
      </m:oMath>
      <w:r>
        <w:rPr>
          <w:rFonts w:eastAsiaTheme="minorEastAsia"/>
          <w:szCs w:val="24"/>
        </w:rPr>
        <w:tab/>
      </w:r>
      <w:r>
        <w:rPr>
          <w:bCs/>
          <w:szCs w:val="24"/>
        </w:rPr>
        <w:t>: Konstanta pemulusan untuk data</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oMath>
      <w:r w:rsidR="008B3912">
        <w:rPr>
          <w:bCs/>
          <w:szCs w:val="24"/>
        </w:rPr>
        <w:tab/>
        <w:t>: Data Observasi pada periode ke-t</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oMath>
      <w:r w:rsidR="008B3912">
        <w:rPr>
          <w:bCs/>
          <w:szCs w:val="24"/>
        </w:rPr>
        <w:tab/>
        <w:t>: Estimasi kemiringan tren pada periode ke-t</w:t>
      </w:r>
    </w:p>
    <w:p w:rsidR="00222167" w:rsidRDefault="008B3912">
      <w:pPr>
        <w:ind w:left="426" w:right="51"/>
        <w:rPr>
          <w:bCs/>
          <w:szCs w:val="24"/>
        </w:rPr>
      </w:pPr>
      <m:oMath>
        <m:r>
          <w:rPr>
            <w:rFonts w:ascii="Cambria Math" w:hAnsi="Cambria Math"/>
            <w:szCs w:val="24"/>
          </w:rPr>
          <m:t>β</m:t>
        </m:r>
      </m:oMath>
      <w:r>
        <w:rPr>
          <w:rFonts w:eastAsiaTheme="minorEastAsia"/>
          <w:szCs w:val="24"/>
        </w:rPr>
        <w:tab/>
      </w:r>
      <w:r>
        <w:rPr>
          <w:bCs/>
          <w:szCs w:val="24"/>
        </w:rPr>
        <w:t>: Konstanta pemulusan untuk tren</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t>
            </m:r>
          </m:sub>
        </m:sSub>
      </m:oMath>
      <w:r w:rsidR="008B3912">
        <w:rPr>
          <w:bCs/>
          <w:szCs w:val="24"/>
        </w:rPr>
        <w:tab/>
        <w:t>: Estimasi Panjang musiman pada periode ke-t</w:t>
      </w:r>
    </w:p>
    <w:p w:rsidR="00222167" w:rsidRDefault="008B3912">
      <w:pPr>
        <w:ind w:left="426" w:right="51"/>
        <w:rPr>
          <w:bCs/>
          <w:szCs w:val="24"/>
        </w:rPr>
      </w:pPr>
      <m:oMath>
        <m:r>
          <w:rPr>
            <w:rFonts w:ascii="Cambria Math" w:hAnsi="Cambria Math"/>
            <w:szCs w:val="24"/>
          </w:rPr>
          <m:t>γ</m:t>
        </m:r>
      </m:oMath>
      <w:r>
        <w:rPr>
          <w:rFonts w:eastAsiaTheme="minorEastAsia"/>
          <w:szCs w:val="24"/>
        </w:rPr>
        <w:tab/>
      </w:r>
      <w:r>
        <w:rPr>
          <w:bCs/>
          <w:szCs w:val="24"/>
        </w:rPr>
        <w:t xml:space="preserve">: </w:t>
      </w:r>
      <w:ins w:id="99" w:author="muhammad fauzan" w:date="2022-08-07T16:21:00Z">
        <w:r>
          <w:rPr>
            <w:bCs/>
            <w:szCs w:val="24"/>
          </w:rPr>
          <w:t xml:space="preserve">Konstanta pemulusan untuk musiman ingin diramalkan </w:t>
        </w:r>
      </w:ins>
      <w:del w:id="100" w:author="muhammad fauzan" w:date="2022-08-07T16:21:00Z">
        <w:r>
          <w:rPr>
            <w:bCs/>
            <w:szCs w:val="24"/>
          </w:rPr>
          <w:delText>Banyaknya periode ke depan yang</w:delText>
        </w:r>
      </w:del>
    </w:p>
    <w:p w:rsidR="00222167" w:rsidRDefault="008B3912">
      <w:pPr>
        <w:ind w:left="426" w:right="51"/>
        <w:rPr>
          <w:bCs/>
          <w:szCs w:val="24"/>
        </w:rPr>
      </w:pPr>
      <m:oMath>
        <m:r>
          <w:ins w:id="101" w:author="muhammad fauzan" w:date="2022-08-07T16:31:00Z">
            <w:rPr>
              <w:rFonts w:ascii="Cambria Math" w:hAnsi="Cambria Math"/>
              <w:szCs w:val="24"/>
            </w:rPr>
            <m:t>m</m:t>
          </w:ins>
        </m:r>
      </m:oMath>
      <w:ins w:id="102" w:author="muhammad fauzan" w:date="2022-08-07T16:31:00Z">
        <w:r>
          <w:rPr>
            <w:rFonts w:eastAsiaTheme="minorEastAsia"/>
            <w:szCs w:val="24"/>
          </w:rPr>
          <w:t xml:space="preserve">  : Pe</w:t>
        </w:r>
      </w:ins>
      <w:ins w:id="103" w:author="muhammad fauzan" w:date="2022-08-07T16:32:00Z">
        <w:r>
          <w:rPr>
            <w:rFonts w:eastAsiaTheme="minorEastAsia"/>
            <w:szCs w:val="24"/>
          </w:rPr>
          <w:t>riode peramalan</w:t>
        </w:r>
      </w:ins>
      <m:oMath>
        <m:r>
          <w:del w:id="104" w:author="muhammad fauzan" w:date="2022-08-07T16:29:00Z">
            <w:rPr>
              <w:rFonts w:ascii="Cambria Math" w:hAnsi="Cambria Math"/>
              <w:szCs w:val="24"/>
            </w:rPr>
            <m:t>m</m:t>
          </w:del>
        </m:r>
      </m:oMath>
      <w:del w:id="105" w:author="muhammad fauzan" w:date="2022-08-07T16:29:00Z">
        <w:r>
          <w:rPr>
            <w:szCs w:val="24"/>
          </w:rPr>
          <w:tab/>
        </w:r>
        <w:r>
          <w:rPr>
            <w:bCs/>
            <w:szCs w:val="24"/>
          </w:rPr>
          <w:delText>: Konstanta pemulusan untuk musiman ingin diramalkan</w:delText>
        </w:r>
      </w:del>
    </w:p>
    <w:p w:rsidR="00222167" w:rsidRDefault="008B3912">
      <w:pPr>
        <w:pStyle w:val="ListParagraph"/>
        <w:numPr>
          <w:ilvl w:val="0"/>
          <w:numId w:val="11"/>
        </w:numPr>
        <w:ind w:left="426" w:right="51" w:hanging="426"/>
        <w:rPr>
          <w:bCs/>
          <w:szCs w:val="24"/>
        </w:rPr>
        <w:pPrChange w:id="106" w:author="muhammad fauzan" w:date="2022-08-04T23:46:00Z">
          <w:pPr>
            <w:pStyle w:val="ListParagraph"/>
            <w:numPr>
              <w:numId w:val="11"/>
            </w:numPr>
            <w:spacing w:before="240"/>
            <w:ind w:left="426" w:right="51" w:hanging="426"/>
          </w:pPr>
        </w:pPrChange>
      </w:pPr>
      <w:r>
        <w:rPr>
          <w:bCs/>
          <w:szCs w:val="24"/>
        </w:rPr>
        <w:t xml:space="preserve">Model </w:t>
      </w:r>
      <w:r>
        <w:rPr>
          <w:bCs/>
          <w:i/>
          <w:szCs w:val="24"/>
        </w:rPr>
        <w:t>Additive Seasonal</w:t>
      </w:r>
      <w:r>
        <w:rPr>
          <w:bCs/>
          <w:szCs w:val="24"/>
        </w:rPr>
        <w:t xml:space="preserve"> </w:t>
      </w:r>
    </w:p>
    <w:p w:rsidR="00222167" w:rsidRDefault="008B3912">
      <w:pPr>
        <w:pStyle w:val="ListParagraph"/>
        <w:ind w:left="426" w:right="51"/>
        <w:rPr>
          <w:bCs/>
          <w:szCs w:val="24"/>
        </w:rPr>
      </w:pPr>
      <w:r>
        <w:rPr>
          <w:bCs/>
          <w:szCs w:val="24"/>
        </w:rPr>
        <w:t xml:space="preserve">Metode pemulusan eksponensial </w:t>
      </w:r>
      <w:r>
        <w:rPr>
          <w:bCs/>
          <w:i/>
          <w:szCs w:val="24"/>
        </w:rPr>
        <w:t>Holt-Winters</w:t>
      </w:r>
      <w:r>
        <w:rPr>
          <w:bCs/>
          <w:szCs w:val="24"/>
        </w:rPr>
        <w:t xml:space="preserve"> model musiman aditif digunakan untuk data yang memuat unsur </w:t>
      </w:r>
      <w:r>
        <w:rPr>
          <w:bCs/>
          <w:i/>
          <w:szCs w:val="24"/>
        </w:rPr>
        <w:t>trend</w:t>
      </w:r>
      <w:r>
        <w:rPr>
          <w:bCs/>
          <w:szCs w:val="24"/>
        </w:rPr>
        <w:t xml:space="preserve"> serta musiman, dimana unsur musimannya bersifat aditif. Dengan kata lain, model ini digunakan apabila suatu data menunjukkan adanya perkembangan kenaikan serta fluktuasi musiman yang relatif konstan seiring bertambahnya periode waktu pengamatan</w:t>
      </w:r>
      <w:r>
        <w:rPr>
          <w:bCs/>
          <w:szCs w:val="24"/>
        </w:rPr>
        <w:fldChar w:fldCharType="begin" w:fldLock="1"/>
      </w:r>
      <w:r>
        <w:rPr>
          <w:bCs/>
          <w:szCs w:val="24"/>
        </w:rPr>
        <w:instrText>ADDIN CSL_CITATION {"citationItems":[{"id":"ITEM-1","itemData":{"abstract":"Peramalan deret waktu merupakan suatu metode yang dipakai untuk dapat mengetahui kejadian ataupun peristiwa yang mungkin akan terjadi dimasa yang akan datang berdasarkan sumber informasi yang diperoleh dimasa lampau. Salah satu metode yang digunakan dalam peramalan data deret waktu adalah metode pemulusan eksponensial Holt-Winters. Metode pemulusan eksponensial Holt-Winters ini dapat digunakan pada data deret waktu yang memuat unsur trend serta musiman sekaligus. Metode ini didasarkan pada tiga persamaan pemulusan, yaitu untuk pemulusan keseluruhan, komponen trend dan komponen musiman. Metode pemulusan eksponensial Holt-Winters terdiri atas model musiman multiplikatif dan model musiman aditif. Penelitian ini dilakukan dengan metode studi literatur yaitu dengan mengumpulkan dan mempelajari referensi-referensi pendukung yang berkaitan dengan teknik peramalan menggunakan metode pemulusan eksponensial Holt-Winters kemudian menerapkannya ke dalam suatu data. Hasil penelitian menunjukkan bahwa metode pemulusan eksponensial Holt-Winters model musiman multiplikatif dapat digunakan bilamana suatu data menunjukkan adanya kenaikan jangka panjang serta fluktuasi musiman yang semakin membesar seiring bertambahnya periode waktu pengamatan. Pola data seperti ini menunjukkan ketidakstasionerannya baik dalam rata-rata maupun ragamnya. Sedangkan untuk model musiman aditif dapat digunakan bilamana suatu data menunjukkan adanya kenaikan jangka panjang serta fluktuasi musiman yang relatif konstan seiring bertambahnya periode waktu pengamatan. Pola data seperti ini menunjukkan ketidakstasionerannya dalam rata-rata. Metode pemulusan eksponensial Holt-Winters model musiman multiplikatif diterapkan pada data total pengeluaran produksi listrik di Jerman (sumber data: A First Course on Time Series Analysis) diperoleh nilai konstanta pemulusan terbaik yaitu α = 0,712, b = 0 dan γ = 0. Sedangkan penerapan model musiman aditif pada data total produk makanan (sumber data: Economic Time Series Page) diperoleh nilai konstanta pemulusan α = 0,8, b = 0,291 dan γ = 0 sebagai nilai konstanta pemulusan terbaik.","author":[{"dropping-particle":"","family":"Hamidah","given":"Siti Nur","non-dropping-particle":"","parse-names":false,"suffix":""},{"dropping-particle":"","family":"Salam","given":"Nur","non-dropping-particle":"","parse-names":false,"suffix":""},{"dropping-particle":"","family":"Susanti","given":"Dewi Sri","non-dropping-particle":"","parse-names":false,"suffix":""},{"dropping-particle":"","family":"Yani","given":"Jl A","non-dropping-particle":"","parse-names":false,"suffix":""},{"dropping-particle":"","family":"Kampus","given":"Km","non-dropping-particle":"","parse-names":false,"suffix":""},{"dropping-particle":"","family":"Banjarbaru","given":"Unlam","non-dropping-particle":"","parse-names":false,"suffix":""}],"container-title":"Jurnal Matematika Murni dan Terapan \"epsilon\"","id":"ITEM-1","issue":"02","issued":{"date-parts":[["2017"]]},"page":"26-33","title":"Teknik Peramalan Menggunakan Metode Pemulusan Eksponensial Holt-Winters","type":"article-journal","volume":"07"},"uris":["http://www.mendeley.com/documents/?uuid=6f587dbe-f8a3-4c48-81e9-43b4f27d01d9"]}],"mendeley":{"formattedCitation":"[9]","plainTextFormattedCitation":"[9]","previouslyFormattedCitation":"[11]"},"properties":{"noteIndex":0},"schema":"https://github.com/citation-style-language/schema/raw/master/csl-citation.json"}</w:instrText>
      </w:r>
      <w:r>
        <w:rPr>
          <w:bCs/>
          <w:szCs w:val="24"/>
        </w:rPr>
        <w:fldChar w:fldCharType="separate"/>
      </w:r>
      <w:r>
        <w:rPr>
          <w:bCs/>
          <w:szCs w:val="24"/>
        </w:rPr>
        <w:t>[9]</w:t>
      </w:r>
      <w:r>
        <w:rPr>
          <w:bCs/>
          <w:szCs w:val="24"/>
        </w:rPr>
        <w:fldChar w:fldCharType="end"/>
      </w:r>
      <w:r>
        <w:rPr>
          <w:bCs/>
          <w:szCs w:val="24"/>
        </w:rPr>
        <w:t>.</w:t>
      </w:r>
    </w:p>
    <w:p w:rsidR="00222167" w:rsidRDefault="008B3912">
      <w:pPr>
        <w:pStyle w:val="ListParagraph"/>
        <w:numPr>
          <w:ilvl w:val="0"/>
          <w:numId w:val="13"/>
        </w:numPr>
        <w:ind w:left="851" w:right="51" w:hanging="426"/>
        <w:rPr>
          <w:bCs/>
          <w:szCs w:val="24"/>
        </w:rPr>
      </w:pPr>
      <w:r>
        <w:rPr>
          <w:bCs/>
          <w:i/>
          <w:szCs w:val="24"/>
        </w:rPr>
        <w:t>Level</w:t>
      </w:r>
      <w:r>
        <w:rPr>
          <w:bCs/>
          <w:szCs w:val="24"/>
        </w:rPr>
        <w:tab/>
      </w:r>
      <w:r>
        <w:rPr>
          <w:bCs/>
          <w:szCs w:val="24"/>
        </w:rPr>
        <w:tab/>
        <w:t xml:space="preserve">: </w:t>
      </w:r>
      <m:oMath>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=α</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e>
        </m:d>
        <m:r>
          <w:rPr>
            <w:rFonts w:ascii="Cambria Math" w:hAnsi="Cambria Math"/>
            <w:szCs w:val="24"/>
          </w:rPr>
          <m:t>+(1- α)(</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r>
          <w:rPr>
            <w:rFonts w:ascii="Cambria Math" w:hAnsi="Cambria Math"/>
            <w:szCs w:val="24"/>
          </w:rPr>
          <m:t>)</m:t>
        </m:r>
      </m:oMath>
      <w:r>
        <w:rPr>
          <w:szCs w:val="24"/>
        </w:rPr>
        <w:t xml:space="preserve"> </w:t>
      </w:r>
      <w:r>
        <w:rPr>
          <w:szCs w:val="24"/>
        </w:rPr>
        <w:tab/>
        <w:t>(2.9)</w:t>
      </w:r>
    </w:p>
    <w:p w:rsidR="00222167" w:rsidRDefault="008B3912">
      <w:pPr>
        <w:pStyle w:val="ListParagraph"/>
        <w:numPr>
          <w:ilvl w:val="0"/>
          <w:numId w:val="13"/>
        </w:numPr>
        <w:ind w:left="851" w:right="51" w:hanging="426"/>
        <w:rPr>
          <w:bCs/>
          <w:szCs w:val="24"/>
        </w:rPr>
      </w:pPr>
      <w:r>
        <w:rPr>
          <w:bCs/>
          <w:i/>
          <w:szCs w:val="24"/>
        </w:rPr>
        <w:t>Trend</w:t>
      </w:r>
      <w:r>
        <w:rPr>
          <w:bCs/>
          <w:i/>
          <w:szCs w:val="24"/>
        </w:rPr>
        <w:tab/>
      </w:r>
      <w:r>
        <w:rPr>
          <w:bCs/>
          <w:i/>
          <w:szCs w:val="24"/>
        </w:rPr>
        <w:tab/>
      </w:r>
      <w:r>
        <w:rPr>
          <w:bCs/>
          <w:szCs w:val="24"/>
        </w:rPr>
        <w:t xml:space="preserve">: </w:t>
      </w: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=β</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e>
        </m:d>
        <m:r>
          <w:rPr>
            <w:rFonts w:ascii="Cambria Math" w:hAnsi="Cambria Math"/>
            <w:szCs w:val="24"/>
          </w:rPr>
          <m:t>+(1- β)</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oMath>
      <w:r>
        <w:rPr>
          <w:bCs/>
          <w:color w:val="FFFFFF" w:themeColor="background1"/>
          <w:szCs w:val="24"/>
        </w:rPr>
        <w:t xml:space="preserve">……… </w:t>
      </w:r>
      <w:r>
        <w:rPr>
          <w:bCs/>
          <w:color w:val="FFFFFF" w:themeColor="background1"/>
          <w:szCs w:val="24"/>
        </w:rPr>
        <w:tab/>
        <w:t xml:space="preserve"> </w:t>
      </w:r>
      <w:r>
        <w:rPr>
          <w:bCs/>
          <w:color w:val="FFFFFF" w:themeColor="background1"/>
          <w:szCs w:val="24"/>
        </w:rPr>
        <w:tab/>
      </w:r>
      <w:r>
        <w:rPr>
          <w:bCs/>
          <w:szCs w:val="24"/>
        </w:rPr>
        <w:t>(2.10)</w:t>
      </w:r>
    </w:p>
    <w:p w:rsidR="00222167" w:rsidRDefault="008B3912">
      <w:pPr>
        <w:pStyle w:val="ListParagraph"/>
        <w:numPr>
          <w:ilvl w:val="0"/>
          <w:numId w:val="13"/>
        </w:numPr>
        <w:ind w:left="851" w:right="51" w:hanging="426"/>
        <w:rPr>
          <w:bCs/>
          <w:szCs w:val="24"/>
        </w:rPr>
      </w:pPr>
      <w:r>
        <w:rPr>
          <w:bCs/>
          <w:szCs w:val="24"/>
        </w:rPr>
        <w:t xml:space="preserve">Musiman </w:t>
      </w:r>
      <w:r>
        <w:rPr>
          <w:bCs/>
          <w:szCs w:val="24"/>
        </w:rPr>
        <w:tab/>
        <w:t xml:space="preserve">: </w:t>
      </w: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=γ</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e>
        </m:d>
        <m:r>
          <w:rPr>
            <w:rFonts w:ascii="Cambria Math" w:hAnsi="Cambria Math"/>
            <w:szCs w:val="24"/>
          </w:rPr>
          <m:t>+(1- γ)</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oMath>
      <w:r>
        <w:rPr>
          <w:bCs/>
          <w:color w:val="FFFFFF" w:themeColor="background1"/>
          <w:szCs w:val="24"/>
        </w:rPr>
        <w:t xml:space="preserve">………….    </w:t>
      </w:r>
      <w:r>
        <w:rPr>
          <w:bCs/>
          <w:color w:val="FFFFFF" w:themeColor="background1"/>
          <w:szCs w:val="24"/>
        </w:rPr>
        <w:tab/>
      </w:r>
      <w:r>
        <w:rPr>
          <w:bCs/>
          <w:szCs w:val="24"/>
        </w:rPr>
        <w:t>(2.11)</w:t>
      </w:r>
    </w:p>
    <w:p w:rsidR="00222167" w:rsidRDefault="008B3912">
      <w:pPr>
        <w:pStyle w:val="ListParagraph"/>
        <w:ind w:left="426" w:right="51"/>
        <w:rPr>
          <w:bCs/>
          <w:szCs w:val="24"/>
        </w:rPr>
      </w:pPr>
      <w:r>
        <w:rPr>
          <w:bCs/>
          <w:szCs w:val="24"/>
        </w:rPr>
        <w:t>Sementara untuk melakukan peramalan m periode ke depan dengan persamaan:</w:t>
      </w:r>
    </w:p>
    <w:p w:rsidR="00222167" w:rsidRDefault="00C011D4">
      <w:pPr>
        <w:pStyle w:val="ListParagraph"/>
        <w:spacing w:after="240"/>
        <w:ind w:left="1134" w:right="51"/>
        <w:rPr>
          <w:bCs/>
          <w:szCs w:val="24"/>
        </w:rPr>
      </w:pPr>
      <m:oMath>
        <m:sSub>
          <m:sSubPr>
            <m:ctrlPr>
              <w:rPr>
                <w:rFonts w:ascii="Cambria Math" w:hAnsi="Cambria Math"/>
                <w:bCs/>
                <w:i/>
                <w:szCs w:val="24"/>
              </w:rPr>
            </m:ctrlPr>
          </m:sSubPr>
          <m:e>
            <m:r>
              <w:rPr>
                <w:rFonts w:ascii="Cambria Math" w:hAnsi="Cambria Math"/>
                <w:szCs w:val="24"/>
              </w:rPr>
              <m:t>F</m:t>
            </m:r>
          </m:e>
          <m:sub>
            <m:r>
              <w:rPr>
                <w:rFonts w:ascii="Cambria Math" w:hAnsi="Cambria Math"/>
                <w:szCs w:val="24"/>
              </w:rPr>
              <m:t>t+m</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mb</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t+m-s</m:t>
            </m:r>
          </m:sub>
        </m:sSub>
      </m:oMath>
      <w:r w:rsidR="008B3912">
        <w:rPr>
          <w:bCs/>
          <w:color w:val="FFFFFF" w:themeColor="background1"/>
          <w:szCs w:val="24"/>
        </w:rPr>
        <w:t xml:space="preserve">…...……………………...........  </w:t>
      </w:r>
      <w:r w:rsidR="008B3912">
        <w:rPr>
          <w:bCs/>
          <w:color w:val="FFFFFF" w:themeColor="background1"/>
          <w:szCs w:val="24"/>
        </w:rPr>
        <w:tab/>
        <w:t xml:space="preserve"> </w:t>
      </w:r>
      <w:r w:rsidR="008B3912">
        <w:rPr>
          <w:bCs/>
          <w:szCs w:val="24"/>
        </w:rPr>
        <w:t>(2.12)</w:t>
      </w:r>
    </w:p>
    <w:p w:rsidR="00222167" w:rsidRDefault="008B3912">
      <w:pPr>
        <w:ind w:left="426" w:right="51"/>
        <w:rPr>
          <w:bCs/>
          <w:szCs w:val="24"/>
        </w:rPr>
      </w:pPr>
      <w:r>
        <w:rPr>
          <w:bCs/>
          <w:szCs w:val="24"/>
        </w:rPr>
        <w:t xml:space="preserve">Keterangan:   </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oMath>
      <w:r w:rsidR="008B3912">
        <w:rPr>
          <w:bCs/>
          <w:szCs w:val="24"/>
        </w:rPr>
        <w:tab/>
        <w:t xml:space="preserve">: Estimasi </w:t>
      </w:r>
      <w:r w:rsidR="008B3912">
        <w:rPr>
          <w:bCs/>
          <w:i/>
          <w:szCs w:val="24"/>
        </w:rPr>
        <w:t>level</w:t>
      </w:r>
      <w:r w:rsidR="008B3912">
        <w:rPr>
          <w:bCs/>
          <w:szCs w:val="24"/>
        </w:rPr>
        <w:t xml:space="preserve"> dari rangkaian data periode ke-t</w:t>
      </w:r>
    </w:p>
    <w:p w:rsidR="00222167" w:rsidRDefault="008B3912">
      <w:pPr>
        <w:ind w:left="426" w:right="51"/>
        <w:rPr>
          <w:bCs/>
          <w:szCs w:val="24"/>
        </w:rPr>
      </w:pPr>
      <m:oMath>
        <m:r>
          <w:rPr>
            <w:rFonts w:ascii="Cambria Math" w:hAnsi="Cambria Math"/>
            <w:szCs w:val="24"/>
          </w:rPr>
          <m:t>α</m:t>
        </m:r>
      </m:oMath>
      <w:r>
        <w:rPr>
          <w:rFonts w:eastAsiaTheme="minorEastAsia"/>
          <w:szCs w:val="24"/>
        </w:rPr>
        <w:tab/>
      </w:r>
      <w:r>
        <w:rPr>
          <w:bCs/>
          <w:szCs w:val="24"/>
        </w:rPr>
        <w:t>: Konstanta pemulusan untuk data</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oMath>
      <w:r w:rsidR="008B3912">
        <w:rPr>
          <w:bCs/>
          <w:szCs w:val="24"/>
        </w:rPr>
        <w:tab/>
        <w:t>: Data/Observasi pada periode ke-t</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oMath>
      <w:r w:rsidR="008B3912">
        <w:rPr>
          <w:bCs/>
          <w:szCs w:val="24"/>
        </w:rPr>
        <w:tab/>
        <w:t>: Estimasi kemiringan tren pada periode ke-t</w:t>
      </w:r>
    </w:p>
    <w:p w:rsidR="00222167" w:rsidRDefault="008B3912">
      <w:pPr>
        <w:ind w:left="426" w:right="51"/>
        <w:rPr>
          <w:bCs/>
          <w:szCs w:val="24"/>
        </w:rPr>
      </w:pPr>
      <m:oMath>
        <m:r>
          <w:rPr>
            <w:rFonts w:ascii="Cambria Math" w:hAnsi="Cambria Math"/>
            <w:szCs w:val="24"/>
          </w:rPr>
          <m:t>β</m:t>
        </m:r>
      </m:oMath>
      <w:r>
        <w:rPr>
          <w:szCs w:val="24"/>
        </w:rPr>
        <w:tab/>
      </w:r>
      <w:r>
        <w:rPr>
          <w:bCs/>
          <w:szCs w:val="24"/>
        </w:rPr>
        <w:t>: Konstanta pemulusan untuk tren</w:t>
      </w:r>
    </w:p>
    <w:p w:rsidR="00222167" w:rsidRDefault="00C011D4">
      <w:pPr>
        <w:ind w:left="426" w:right="51"/>
        <w:rPr>
          <w:bCs/>
          <w:szCs w:val="24"/>
        </w:rPr>
      </w:pP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t>
            </m:r>
          </m:sub>
        </m:sSub>
      </m:oMath>
      <w:r w:rsidR="008B3912">
        <w:rPr>
          <w:bCs/>
          <w:szCs w:val="24"/>
        </w:rPr>
        <w:tab/>
        <w:t>: Estimasi Panjang musiman pada periode ke-t</w:t>
      </w:r>
    </w:p>
    <w:p w:rsidR="00222167" w:rsidRDefault="008B3912">
      <w:pPr>
        <w:ind w:left="426" w:right="51"/>
        <w:rPr>
          <w:del w:id="107" w:author="muhammad fauzan" w:date="2022-08-07T16:22:00Z"/>
          <w:bCs/>
          <w:szCs w:val="24"/>
        </w:rPr>
      </w:pPr>
      <m:oMath>
        <m:r>
          <w:rPr>
            <w:rFonts w:ascii="Cambria Math" w:hAnsi="Cambria Math"/>
            <w:szCs w:val="24"/>
          </w:rPr>
          <m:t>γ</m:t>
        </m:r>
      </m:oMath>
      <w:r>
        <w:rPr>
          <w:szCs w:val="24"/>
        </w:rPr>
        <w:tab/>
      </w:r>
      <w:r>
        <w:rPr>
          <w:bCs/>
          <w:szCs w:val="24"/>
        </w:rPr>
        <w:t xml:space="preserve">: </w:t>
      </w:r>
      <w:ins w:id="108" w:author="muhammad fauzan" w:date="2022-08-07T16:22:00Z">
        <w:r>
          <w:rPr>
            <w:bCs/>
            <w:szCs w:val="24"/>
          </w:rPr>
          <w:t xml:space="preserve">Konstanta pemulusan untuk musiman ingin diramalkan </w:t>
        </w:r>
      </w:ins>
      <w:del w:id="109" w:author="muhammad fauzan" w:date="2022-08-07T16:22:00Z">
        <w:r>
          <w:rPr>
            <w:bCs/>
            <w:szCs w:val="24"/>
          </w:rPr>
          <w:delText xml:space="preserve">Banyaknya periode ke depan yang  </w:delText>
        </w:r>
      </w:del>
      <w:del w:id="110" w:author="muhammad fauzan" w:date="2022-08-07T16:32:00Z">
        <w:r>
          <w:rPr>
            <w:bCs/>
            <w:szCs w:val="24"/>
          </w:rPr>
          <w:delText xml:space="preserve"> </w:delText>
        </w:r>
      </w:del>
    </w:p>
    <w:p w:rsidR="00222167" w:rsidRDefault="00222167">
      <w:pPr>
        <w:ind w:left="426" w:right="51"/>
        <w:rPr>
          <w:ins w:id="111" w:author="muhammad fauzan" w:date="2022-08-07T16:32:00Z"/>
          <w:bCs/>
          <w:szCs w:val="24"/>
        </w:rPr>
      </w:pPr>
    </w:p>
    <w:p w:rsidR="00222167" w:rsidRDefault="008B3912">
      <w:pPr>
        <w:ind w:left="426" w:right="51"/>
        <w:rPr>
          <w:bCs/>
          <w:szCs w:val="24"/>
        </w:rPr>
      </w:pPr>
      <m:oMath>
        <m:r>
          <w:ins w:id="112" w:author="muhammad fauzan" w:date="2022-08-07T16:32:00Z">
            <w:rPr>
              <w:rFonts w:ascii="Cambria Math" w:hAnsi="Cambria Math"/>
              <w:szCs w:val="24"/>
            </w:rPr>
            <m:t>m</m:t>
          </w:ins>
        </m:r>
      </m:oMath>
      <w:ins w:id="113" w:author="muhammad fauzan" w:date="2022-08-07T16:33:00Z">
        <w:r>
          <w:rPr>
            <w:rFonts w:eastAsiaTheme="minorEastAsia"/>
            <w:szCs w:val="24"/>
          </w:rPr>
          <w:t xml:space="preserve">  : Periode peramalan</w:t>
        </w:r>
      </w:ins>
      <w:ins w:id="114" w:author="muhammad fauzan" w:date="2022-08-07T16:32:00Z">
        <w:r>
          <w:rPr>
            <w:rFonts w:eastAsiaTheme="minorEastAsia"/>
            <w:szCs w:val="24"/>
          </w:rPr>
          <w:t xml:space="preserve"> </w:t>
        </w:r>
      </w:ins>
      <m:oMath>
        <m:r>
          <w:del w:id="115" w:author="muhammad fauzan" w:date="2022-08-07T16:22:00Z">
            <w:rPr>
              <w:rFonts w:ascii="Cambria Math" w:hAnsi="Cambria Math"/>
              <w:szCs w:val="24"/>
            </w:rPr>
            <m:t>m</m:t>
          </w:del>
        </m:r>
      </m:oMath>
      <w:del w:id="116" w:author="muhammad fauzan" w:date="2022-08-07T16:22:00Z">
        <w:r>
          <w:rPr>
            <w:szCs w:val="24"/>
          </w:rPr>
          <w:tab/>
        </w:r>
        <w:r>
          <w:rPr>
            <w:bCs/>
            <w:szCs w:val="24"/>
          </w:rPr>
          <w:delText>: Konstanta pemulusan untuk musiman ingin diramalkan</w:delText>
        </w:r>
      </w:del>
    </w:p>
    <w:p w:rsidR="00222167" w:rsidRDefault="008B3912">
      <w:pPr>
        <w:pStyle w:val="Heading2"/>
        <w:spacing w:before="240"/>
        <w:ind w:left="709" w:hanging="709"/>
        <w:rPr>
          <w:spacing w:val="-10"/>
          <w:kern w:val="28"/>
          <w:szCs w:val="56"/>
        </w:rPr>
      </w:pPr>
      <w:bookmarkStart w:id="117" w:name="_Toc92975858"/>
      <w:r>
        <w:rPr>
          <w:rFonts w:cs="Times New Roman"/>
        </w:rPr>
        <w:t>Evaluasi hasil peramalan</w:t>
      </w:r>
      <w:bookmarkEnd w:id="117"/>
    </w:p>
    <w:p w:rsidR="00222167" w:rsidRDefault="008B3912">
      <w:pPr>
        <w:pStyle w:val="ListParagraph"/>
        <w:ind w:left="0" w:right="51" w:firstLine="709"/>
        <w:rPr>
          <w:bCs/>
          <w:spacing w:val="-2"/>
          <w:szCs w:val="24"/>
        </w:rPr>
      </w:pPr>
      <w:r>
        <w:rPr>
          <w:bCs/>
          <w:spacing w:val="-2"/>
          <w:szCs w:val="24"/>
        </w:rPr>
        <w:t>Evaluasi hasil peramalan dipergunakan sebagai tolak ukur keakuratan dari pada sistem peramalan yang telah dibuat terhadap data yang sebenarnya. Terdapat beberapa metode untuk menghitung tingkat kesalahan dari peramalan meliputi:</w:t>
      </w:r>
    </w:p>
    <w:p w:rsidR="00222167" w:rsidRDefault="008B3912">
      <w:pPr>
        <w:pStyle w:val="ListParagraph"/>
        <w:numPr>
          <w:ilvl w:val="0"/>
          <w:numId w:val="14"/>
        </w:numPr>
        <w:ind w:left="426" w:right="51" w:hanging="426"/>
        <w:jc w:val="left"/>
        <w:rPr>
          <w:bCs/>
          <w:spacing w:val="-2"/>
          <w:szCs w:val="24"/>
        </w:rPr>
      </w:pPr>
      <w:r>
        <w:rPr>
          <w:bCs/>
          <w:i/>
          <w:spacing w:val="-2"/>
          <w:szCs w:val="24"/>
        </w:rPr>
        <w:t>Mean Absolute Deviation</w:t>
      </w:r>
      <w:r>
        <w:rPr>
          <w:bCs/>
          <w:spacing w:val="-2"/>
          <w:szCs w:val="24"/>
        </w:rPr>
        <w:t xml:space="preserve"> (MAD) </w:t>
      </w:r>
    </w:p>
    <w:p w:rsidR="00222167" w:rsidRDefault="008B3912">
      <w:pPr>
        <w:pStyle w:val="ListParagraph"/>
        <w:ind w:left="426" w:right="51"/>
        <w:rPr>
          <w:bCs/>
          <w:spacing w:val="-2"/>
          <w:szCs w:val="24"/>
        </w:rPr>
      </w:pPr>
      <w:r>
        <w:rPr>
          <w:bCs/>
          <w:spacing w:val="-2"/>
          <w:szCs w:val="24"/>
        </w:rPr>
        <w:t xml:space="preserve">Metode ini digunakan untuk mengevaluasi metode peramalan menggunakan jumlah kesalahan sederhana. </w:t>
      </w:r>
      <w:r>
        <w:rPr>
          <w:bCs/>
          <w:i/>
          <w:spacing w:val="-2"/>
          <w:szCs w:val="24"/>
        </w:rPr>
        <w:t>Mean Absolute Deviation</w:t>
      </w:r>
      <w:r>
        <w:rPr>
          <w:bCs/>
          <w:spacing w:val="-2"/>
          <w:szCs w:val="24"/>
        </w:rPr>
        <w:t xml:space="preserve"> (MAD) mengukur keakuratan peramalan dengan merata-ratakan kesalahan yang diduga (absolut nilai setiap kesalahan). MAD berguna saat mengukur kesalahan peramalan di unit yang sama dengan aslinya</w:t>
      </w:r>
      <w:r>
        <w:rPr>
          <w:bCs/>
          <w:spacing w:val="-2"/>
          <w:szCs w:val="24"/>
        </w:rPr>
        <w:fldChar w:fldCharType="begin" w:fldLock="1"/>
      </w:r>
      <w:r>
        <w:rPr>
          <w:bCs/>
          <w:spacing w:val="-2"/>
          <w:szCs w:val="24"/>
        </w:rPr>
        <w:instrText>ADDIN CSL_CITATION {"citationItems":[{"id":"ITEM-1","itemData":{"DOI":"10.1088/1742-6596/930/1/012002","ISSN":"17426596","abstract":"Prediction using a forecasting method is one of the most important things for an organization, the selection of appropriate forecasting methods is also important but the percentage error of a method is more important in order for decision makers to adopt the right culture, the use of the Mean Absolute Deviation and Mean Absolute Percentage Error to calculate the percentage of mistakes in the least square method resulted in a percentage of 9.77% and it was decided that the least square method be worked for time series and trend data.","author":[{"dropping-particle":"","family":"Khair","given":"Ummul","non-dropping-particle":"","parse-names":false,"suffix":""},{"dropping-particle":"","family":"Fahmi","given":"Hasanul","non-dropping-particle":"","parse-names":false,"suffix":""},{"dropping-particle":"Al","family":"Hakim","given":"Sarudin","non-dropping-particle":"","parse-names":false,"suffix":""},{"dropping-particle":"","family":"Rahim","given":"Robbi","non-dropping-particle":"","parse-names":false,"suffix":""}],"container-title":"Journal of Physics: Conference Series","id":"ITEM-1","issue":"1","issued":{"date-parts":[["2017"]]},"title":"Forecasting Error Calculation with Mean Absolute Deviation and Mean Absolute Percentage Error","type":"article-journal","volume":"930"},"uris":["http://www.mendeley.com/documents/?uuid=60fc3931-0e83-4817-a504-3cbaca92c02f"]}],"mendeley":{"formattedCitation":"[10]","plainTextFormattedCitation":"[10]","previouslyFormattedCitation":"[12]"},"properties":{"noteIndex":0},"schema":"https://github.com/citation-style-language/schema/raw/master/csl-citation.json"}</w:instrText>
      </w:r>
      <w:r>
        <w:rPr>
          <w:bCs/>
          <w:spacing w:val="-2"/>
          <w:szCs w:val="24"/>
        </w:rPr>
        <w:fldChar w:fldCharType="separate"/>
      </w:r>
      <w:r>
        <w:rPr>
          <w:bCs/>
          <w:spacing w:val="-2"/>
          <w:szCs w:val="24"/>
        </w:rPr>
        <w:t>[10]</w:t>
      </w:r>
      <w:r>
        <w:rPr>
          <w:bCs/>
          <w:spacing w:val="-2"/>
          <w:szCs w:val="24"/>
        </w:rPr>
        <w:fldChar w:fldCharType="end"/>
      </w:r>
      <w:r>
        <w:rPr>
          <w:bCs/>
          <w:spacing w:val="-2"/>
          <w:szCs w:val="24"/>
        </w:rPr>
        <w:t>. Persamaan yang digunakan adalah sebagai berikut:</w:t>
      </w:r>
    </w:p>
    <w:p w:rsidR="00222167" w:rsidRDefault="008B3912">
      <w:pPr>
        <w:pStyle w:val="ListParagraph"/>
        <w:ind w:left="426" w:right="51"/>
        <w:rPr>
          <w:bCs/>
          <w:spacing w:val="-2"/>
          <w:szCs w:val="24"/>
        </w:rPr>
      </w:pPr>
      <w:r>
        <w:rPr>
          <w:noProof/>
        </w:rPr>
        <w:drawing>
          <wp:inline distT="0" distB="0" distL="0" distR="0">
            <wp:extent cx="1232535" cy="2889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1301436" cy="305323"/>
                    </a:xfrm>
                    <a:prstGeom prst="rect">
                      <a:avLst/>
                    </a:prstGeom>
                  </pic:spPr>
                </pic:pic>
              </a:graphicData>
            </a:graphic>
          </wp:inline>
        </w:drawing>
      </w:r>
      <w:r>
        <w:rPr>
          <w:bCs/>
          <w:spacing w:val="-2"/>
          <w:szCs w:val="24"/>
        </w:rPr>
        <w:tab/>
      </w:r>
      <w:r>
        <w:rPr>
          <w:bCs/>
          <w:spacing w:val="-2"/>
          <w:szCs w:val="24"/>
        </w:rPr>
        <w:tab/>
      </w:r>
      <w:r>
        <w:rPr>
          <w:bCs/>
          <w:spacing w:val="-2"/>
          <w:szCs w:val="24"/>
        </w:rPr>
        <w:tab/>
      </w:r>
      <w:r>
        <w:rPr>
          <w:bCs/>
          <w:spacing w:val="-2"/>
          <w:szCs w:val="24"/>
        </w:rPr>
        <w:tab/>
      </w:r>
      <w:r>
        <w:rPr>
          <w:bCs/>
          <w:spacing w:val="-2"/>
          <w:szCs w:val="24"/>
        </w:rPr>
        <w:tab/>
      </w:r>
      <w:r>
        <w:rPr>
          <w:bCs/>
          <w:spacing w:val="-2"/>
          <w:szCs w:val="24"/>
        </w:rPr>
        <w:tab/>
      </w:r>
      <w:r>
        <w:rPr>
          <w:bCs/>
          <w:spacing w:val="-2"/>
          <w:szCs w:val="24"/>
        </w:rPr>
        <w:tab/>
        <w:t xml:space="preserve">  (2.13)</w:t>
      </w:r>
    </w:p>
    <w:p w:rsidR="00222167" w:rsidRDefault="008B3912">
      <w:pPr>
        <w:pStyle w:val="ListParagraph"/>
        <w:ind w:left="426" w:right="51"/>
        <w:rPr>
          <w:bCs/>
          <w:spacing w:val="-2"/>
          <w:szCs w:val="24"/>
        </w:rPr>
      </w:pPr>
      <w:r>
        <w:rPr>
          <w:bCs/>
          <w:spacing w:val="-2"/>
          <w:szCs w:val="24"/>
        </w:rPr>
        <w:t>Keterangan:</w:t>
      </w:r>
    </w:p>
    <w:p w:rsidR="00222167" w:rsidRDefault="008B3912">
      <w:pPr>
        <w:pStyle w:val="ListParagraph"/>
        <w:ind w:left="426" w:right="51"/>
        <w:rPr>
          <w:bCs/>
          <w:i/>
          <w:spacing w:val="-2"/>
          <w:szCs w:val="24"/>
        </w:rPr>
      </w:pPr>
      <w:r>
        <w:rPr>
          <w:bCs/>
          <w:spacing w:val="-2"/>
          <w:szCs w:val="24"/>
        </w:rPr>
        <w:t>MAD</w:t>
      </w:r>
      <w:r>
        <w:rPr>
          <w:bCs/>
          <w:spacing w:val="-2"/>
          <w:szCs w:val="24"/>
        </w:rPr>
        <w:tab/>
        <w:t xml:space="preserve">: </w:t>
      </w:r>
      <w:r>
        <w:rPr>
          <w:bCs/>
          <w:i/>
          <w:spacing w:val="-2"/>
          <w:szCs w:val="24"/>
        </w:rPr>
        <w:t>Mean Absolute Deviation</w:t>
      </w:r>
    </w:p>
    <w:p w:rsidR="00222167" w:rsidRDefault="008B3912">
      <w:pPr>
        <w:pStyle w:val="ListParagraph"/>
        <w:ind w:left="426" w:right="51"/>
        <w:rPr>
          <w:bCs/>
          <w:spacing w:val="-2"/>
          <w:szCs w:val="24"/>
        </w:rPr>
      </w:pPr>
      <w:r>
        <w:rPr>
          <w:bCs/>
          <w:spacing w:val="-2"/>
          <w:szCs w:val="24"/>
        </w:rPr>
        <w:t>y1</w:t>
      </w:r>
      <w:r>
        <w:rPr>
          <w:bCs/>
          <w:spacing w:val="-2"/>
          <w:szCs w:val="24"/>
        </w:rPr>
        <w:tab/>
      </w:r>
      <w:r>
        <w:rPr>
          <w:bCs/>
          <w:spacing w:val="-2"/>
          <w:szCs w:val="24"/>
        </w:rPr>
        <w:tab/>
        <w:t>: nilai hasil aktual</w:t>
      </w:r>
    </w:p>
    <w:p w:rsidR="00222167" w:rsidRDefault="008B3912">
      <w:pPr>
        <w:pStyle w:val="ListParagraph"/>
        <w:ind w:left="426" w:right="51"/>
        <w:rPr>
          <w:bCs/>
          <w:spacing w:val="-2"/>
          <w:szCs w:val="24"/>
        </w:rPr>
      </w:pPr>
      <w:r>
        <w:rPr>
          <w:bCs/>
          <w:spacing w:val="-2"/>
          <w:szCs w:val="24"/>
        </w:rPr>
        <w:t>yt’</w:t>
      </w:r>
      <w:r>
        <w:rPr>
          <w:bCs/>
          <w:spacing w:val="-2"/>
          <w:szCs w:val="24"/>
        </w:rPr>
        <w:tab/>
      </w:r>
      <w:r>
        <w:rPr>
          <w:bCs/>
          <w:spacing w:val="-2"/>
          <w:szCs w:val="24"/>
        </w:rPr>
        <w:tab/>
        <w:t>: nilai hasil prediksi</w:t>
      </w:r>
    </w:p>
    <w:p w:rsidR="00222167" w:rsidRDefault="008B3912">
      <w:pPr>
        <w:pStyle w:val="ListParagraph"/>
        <w:ind w:left="426" w:right="51"/>
        <w:rPr>
          <w:bCs/>
          <w:spacing w:val="-2"/>
          <w:szCs w:val="24"/>
        </w:rPr>
      </w:pPr>
      <w:r>
        <w:rPr>
          <w:bCs/>
          <w:spacing w:val="-2"/>
          <w:szCs w:val="24"/>
        </w:rPr>
        <w:t>n</w:t>
      </w:r>
      <w:r>
        <w:rPr>
          <w:bCs/>
          <w:spacing w:val="-2"/>
          <w:szCs w:val="24"/>
        </w:rPr>
        <w:tab/>
      </w:r>
      <w:r>
        <w:rPr>
          <w:bCs/>
          <w:spacing w:val="-2"/>
          <w:szCs w:val="24"/>
        </w:rPr>
        <w:tab/>
        <w:t>: jumlah data</w:t>
      </w:r>
    </w:p>
    <w:p w:rsidR="00222167" w:rsidRDefault="008B3912">
      <w:pPr>
        <w:pStyle w:val="ListParagraph"/>
        <w:numPr>
          <w:ilvl w:val="0"/>
          <w:numId w:val="14"/>
        </w:numPr>
        <w:ind w:left="426" w:right="51" w:hanging="426"/>
        <w:rPr>
          <w:ins w:id="118" w:author="muhammad fauzan" w:date="2022-08-04T23:47:00Z"/>
          <w:bCs/>
          <w:spacing w:val="-2"/>
          <w:szCs w:val="24"/>
        </w:rPr>
      </w:pPr>
      <w:r>
        <w:rPr>
          <w:bCs/>
          <w:i/>
          <w:spacing w:val="-2"/>
          <w:szCs w:val="24"/>
        </w:rPr>
        <w:t>Mean Absolute Percentage Error</w:t>
      </w:r>
      <w:r>
        <w:rPr>
          <w:bCs/>
          <w:spacing w:val="-2"/>
          <w:szCs w:val="24"/>
        </w:rPr>
        <w:t xml:space="preserve"> (MAPE)</w:t>
      </w:r>
    </w:p>
    <w:p w:rsidR="00222167" w:rsidRDefault="008B3912">
      <w:pPr>
        <w:pStyle w:val="ListParagraph"/>
        <w:ind w:left="426" w:right="51"/>
        <w:rPr>
          <w:bCs/>
          <w:spacing w:val="-2"/>
          <w:szCs w:val="24"/>
        </w:rPr>
        <w:pPrChange w:id="119" w:author="muhammad fauzan" w:date="2022-08-04T23:47:00Z">
          <w:pPr>
            <w:pStyle w:val="ListParagraph"/>
            <w:numPr>
              <w:numId w:val="14"/>
            </w:numPr>
            <w:ind w:left="426" w:right="51" w:hanging="426"/>
          </w:pPr>
        </w:pPrChange>
      </w:pPr>
      <w:ins w:id="120" w:author="muhammad fauzan" w:date="2022-08-04T23:47:00Z">
        <w:r>
          <w:rPr>
            <w:bCs/>
            <w:i/>
            <w:spacing w:val="-2"/>
            <w:szCs w:val="24"/>
          </w:rPr>
          <w:t>Mean Absolute Percentage Error</w:t>
        </w:r>
        <w:r>
          <w:rPr>
            <w:bCs/>
            <w:spacing w:val="-2"/>
            <w:szCs w:val="24"/>
          </w:rPr>
          <w:t xml:space="preserve"> (MAPE) adalah nilai rata – rata perbedaan</w:t>
        </w:r>
      </w:ins>
    </w:p>
    <w:p w:rsidR="00222167" w:rsidRDefault="008B3912">
      <w:pPr>
        <w:pStyle w:val="ListParagraph"/>
        <w:spacing w:before="240" w:after="240"/>
        <w:ind w:left="426" w:right="51"/>
        <w:rPr>
          <w:bCs/>
          <w:spacing w:val="-2"/>
          <w:szCs w:val="24"/>
        </w:rPr>
      </w:pPr>
      <w:del w:id="121" w:author="muhammad fauzan" w:date="2022-08-04T23:47:00Z">
        <w:r>
          <w:rPr>
            <w:bCs/>
            <w:i/>
            <w:spacing w:val="-2"/>
            <w:szCs w:val="24"/>
          </w:rPr>
          <w:lastRenderedPageBreak/>
          <w:delText>Mean Absolute Percentage Error</w:delText>
        </w:r>
        <w:r>
          <w:rPr>
            <w:bCs/>
            <w:spacing w:val="-2"/>
            <w:szCs w:val="24"/>
          </w:rPr>
          <w:delText xml:space="preserve"> (MAPE) adalah nilai rata – rata perbedaan </w:delText>
        </w:r>
      </w:del>
      <w:r>
        <w:rPr>
          <w:bCs/>
          <w:spacing w:val="-2"/>
          <w:szCs w:val="24"/>
        </w:rPr>
        <w:t>absolut yang ada diantara nilai dari peramalan dan nilai realisasi yang disebutkan sebagai hasil persenan dari nilai realisasi</w:t>
      </w:r>
      <w:r>
        <w:rPr>
          <w:bCs/>
          <w:spacing w:val="-2"/>
          <w:szCs w:val="24"/>
        </w:rPr>
        <w:fldChar w:fldCharType="begin" w:fldLock="1"/>
      </w:r>
      <w:r>
        <w:rPr>
          <w:bCs/>
          <w:spacing w:val="-2"/>
          <w:szCs w:val="24"/>
        </w:rPr>
        <w:instrText>ADDIN CSL_CITATION {"citationItems":[{"id":"ITEM-1","itemData":{"DOI":"10.33633/joins.v5i2.3900","ISSN":"2528-0228","abstract":"Volume ekspor komoditas gurita mengalami kenaikan dan stok di suatu daerah akan tidak merata dan berlebih, serta bahwa permintaan gurita di beberapa negara tujuan di Asia, Eropa dan Amerika telah meningkat secara signifikan. Penelitian ini bertujuan untuk untuk memperkirakan pasokan gurita berdasarkan data historis dari tahun 2014 sampai 2018. Setelah dilakukan prediksi selanjutnya maka diperlukan untuk mengevaluasi model prediksi yang digunakan. Metode penelitian yang digunakan untuk memprediksi hasil komoditas yaitu dengan regresi linier, yang bertujuan untuk mengetahui pengaruh antara satu atau beberapa variabel terhadap satu buah variable. Selanjutnya evaluasi model yang digunakan menggunakan Mean Absolute Percentage Error (MAPE). MAPE memberikan petunjuk seberapa besar kesalahan peramalan dibandingkan dengan nilai sebenarnya dari series tersebut. Selanjutnya hasil produksi dapat diprediksi 70% dan hasil MAPE sebesar 30% maka dapat dikatakan bahwa hasil regresi linier memiliki kemampuan model peramalan yang layak.","author":[{"dropping-particle":"","family":"Nabillah","given":"Ida","non-dropping-particle":"","parse-names":false,"suffix":""},{"dropping-particle":"","family":"Ranggadara","given":"Indra","non-dropping-particle":"","parse-names":false,"suffix":""}],"container-title":"JOINS (Journal of Information System)","id":"ITEM-1","issue":"2","issued":{"date-parts":[["2020"]]},"page":"250-255","title":"Mean Absolute Percentage Error untuk Evaluasi Hasil Prediksi Komoditas Laut","type":"article-journal","volume":"5"},"uris":["http://www.mendeley.com/documents/?uuid=36afeda9-fc6f-4cb8-8e25-e1f4314ac31f"]}],"mendeley":{"formattedCitation":"[11]","plainTextFormattedCitation":"[11]","previouslyFormattedCitation":"[13]"},"properties":{"noteIndex":0},"schema":"https://github.com/citation-style-language/schema/raw/master/csl-citation.json"}</w:instrText>
      </w:r>
      <w:r>
        <w:rPr>
          <w:bCs/>
          <w:spacing w:val="-2"/>
          <w:szCs w:val="24"/>
        </w:rPr>
        <w:fldChar w:fldCharType="separate"/>
      </w:r>
      <w:r>
        <w:rPr>
          <w:bCs/>
          <w:spacing w:val="-2"/>
          <w:szCs w:val="24"/>
        </w:rPr>
        <w:t>[11]</w:t>
      </w:r>
      <w:r>
        <w:rPr>
          <w:bCs/>
          <w:spacing w:val="-2"/>
          <w:szCs w:val="24"/>
        </w:rPr>
        <w:fldChar w:fldCharType="end"/>
      </w:r>
      <w:r>
        <w:rPr>
          <w:bCs/>
          <w:spacing w:val="-2"/>
          <w:szCs w:val="24"/>
        </w:rPr>
        <w:t xml:space="preserve">. </w:t>
      </w:r>
      <w:r>
        <w:rPr>
          <w:bCs/>
          <w:i/>
          <w:spacing w:val="-2"/>
          <w:szCs w:val="24"/>
        </w:rPr>
        <w:t xml:space="preserve">Mean Absolute Percentage Error </w:t>
      </w:r>
      <w:r>
        <w:rPr>
          <w:bCs/>
          <w:spacing w:val="-2"/>
          <w:szCs w:val="24"/>
        </w:rPr>
        <w:t>(MAPE) dapat dihitung dengan persamaan berikut:</w:t>
      </w:r>
    </w:p>
    <w:p w:rsidR="00222167" w:rsidRDefault="008B3912">
      <w:pPr>
        <w:ind w:left="426"/>
        <w:rPr>
          <w:bCs/>
          <w:spacing w:val="-2"/>
          <w:szCs w:val="24"/>
        </w:rPr>
      </w:pPr>
      <w:r>
        <w:rPr>
          <w:noProof/>
        </w:rPr>
        <w:drawing>
          <wp:inline distT="0" distB="0" distL="0" distR="0">
            <wp:extent cx="2362200" cy="147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2691244" cy="168521"/>
                    </a:xfrm>
                    <a:prstGeom prst="rect">
                      <a:avLst/>
                    </a:prstGeom>
                  </pic:spPr>
                </pic:pic>
              </a:graphicData>
            </a:graphic>
          </wp:inline>
        </w:drawing>
      </w:r>
      <w:r>
        <w:rPr>
          <w:bCs/>
          <w:spacing w:val="-2"/>
          <w:szCs w:val="24"/>
        </w:rPr>
        <w:tab/>
      </w:r>
      <w:r>
        <w:rPr>
          <w:bCs/>
          <w:spacing w:val="-2"/>
          <w:szCs w:val="24"/>
        </w:rPr>
        <w:tab/>
      </w:r>
      <w:r>
        <w:rPr>
          <w:bCs/>
          <w:spacing w:val="-2"/>
          <w:szCs w:val="24"/>
        </w:rPr>
        <w:tab/>
      </w:r>
      <w:r>
        <w:rPr>
          <w:bCs/>
          <w:spacing w:val="-2"/>
          <w:szCs w:val="24"/>
        </w:rPr>
        <w:tab/>
        <w:t xml:space="preserve">  </w:t>
      </w:r>
      <w:r>
        <w:rPr>
          <w:bCs/>
          <w:spacing w:val="-2"/>
          <w:szCs w:val="24"/>
        </w:rPr>
        <w:tab/>
        <w:t>(2.14)</w:t>
      </w:r>
    </w:p>
    <w:p w:rsidR="00222167" w:rsidRDefault="008B3912">
      <w:pPr>
        <w:ind w:left="426"/>
      </w:pPr>
      <w:r>
        <w:t>Keterangan:</w:t>
      </w:r>
    </w:p>
    <w:p w:rsidR="00222167" w:rsidRDefault="008B3912">
      <w:pPr>
        <w:ind w:left="426"/>
      </w:pPr>
      <w:r>
        <w:t>MAPE</w:t>
      </w:r>
      <w:r>
        <w:tab/>
        <w:t>:</w:t>
      </w:r>
      <w:r>
        <w:rPr>
          <w:bCs/>
          <w:i/>
          <w:spacing w:val="-2"/>
          <w:szCs w:val="24"/>
        </w:rPr>
        <w:t xml:space="preserve"> Mean Absolute Percentage Error</w:t>
      </w:r>
    </w:p>
    <w:p w:rsidR="00222167" w:rsidRDefault="008B3912">
      <w:pPr>
        <w:ind w:left="426"/>
        <w:rPr>
          <w:bCs/>
          <w:spacing w:val="-2"/>
          <w:szCs w:val="24"/>
        </w:rPr>
      </w:pPr>
      <w:r>
        <w:t xml:space="preserve">xt </w:t>
      </w:r>
      <w:r>
        <w:tab/>
      </w:r>
      <w:r>
        <w:tab/>
        <w:t xml:space="preserve">: </w:t>
      </w:r>
      <w:r>
        <w:rPr>
          <w:bCs/>
          <w:spacing w:val="-2"/>
          <w:szCs w:val="24"/>
        </w:rPr>
        <w:t>nilai hasil actual</w:t>
      </w:r>
    </w:p>
    <w:p w:rsidR="00222167" w:rsidRDefault="008B3912">
      <w:pPr>
        <w:ind w:left="426"/>
        <w:rPr>
          <w:bCs/>
          <w:spacing w:val="-2"/>
          <w:szCs w:val="24"/>
        </w:rPr>
      </w:pPr>
      <w:r>
        <w:t>yt</w:t>
      </w:r>
      <w:r>
        <w:tab/>
      </w:r>
      <w:r>
        <w:tab/>
        <w:t xml:space="preserve">: </w:t>
      </w:r>
      <w:r>
        <w:rPr>
          <w:bCs/>
          <w:spacing w:val="-2"/>
          <w:szCs w:val="24"/>
        </w:rPr>
        <w:t>nilai hasil prediksi</w:t>
      </w:r>
    </w:p>
    <w:p w:rsidR="00222167" w:rsidRDefault="008B3912">
      <w:pPr>
        <w:ind w:left="426"/>
      </w:pPr>
      <w:r>
        <w:t>nt</w:t>
      </w:r>
      <w:r>
        <w:tab/>
      </w:r>
      <w:r>
        <w:tab/>
        <w:t xml:space="preserve">: </w:t>
      </w:r>
      <w:r>
        <w:rPr>
          <w:bCs/>
          <w:spacing w:val="-2"/>
          <w:szCs w:val="24"/>
        </w:rPr>
        <w:t>jumlah data</w:t>
      </w:r>
    </w:p>
    <w:p w:rsidR="00222167" w:rsidRDefault="008B3912">
      <w:pPr>
        <w:pStyle w:val="Heading2"/>
        <w:ind w:left="709" w:hanging="709"/>
        <w:rPr>
          <w:rFonts w:cs="Times New Roman"/>
        </w:rPr>
      </w:pPr>
      <w:r>
        <w:rPr>
          <w:rFonts w:cs="Times New Roman"/>
        </w:rPr>
        <w:t>Hasil penelitian sebelumnya</w:t>
      </w:r>
    </w:p>
    <w:p w:rsidR="00222167" w:rsidRDefault="008B3912">
      <w:pPr>
        <w:pStyle w:val="ListParagraph"/>
        <w:ind w:left="0" w:right="51" w:firstLine="709"/>
        <w:rPr>
          <w:bCs/>
          <w:spacing w:val="-2"/>
          <w:szCs w:val="24"/>
        </w:rPr>
      </w:pPr>
      <w:r>
        <w:rPr>
          <w:bCs/>
          <w:spacing w:val="-2"/>
          <w:szCs w:val="24"/>
        </w:rPr>
        <w:t xml:space="preserve">Penelitian sebelumnya menjadi acuan dalam melakukan sebuah penelitian. Dalam menggunakan sebuah metode sendiri juga memerlukan sebuah contoh agar metode yang digunakan tidak salah. Berikut contoh yang diambil dari salah satu jurnal dengan judul Implementasi </w:t>
      </w:r>
      <w:r>
        <w:rPr>
          <w:bCs/>
          <w:i/>
          <w:spacing w:val="-2"/>
          <w:szCs w:val="24"/>
        </w:rPr>
        <w:t>Holt-Winters Exponential Smoothing</w:t>
      </w:r>
      <w:r>
        <w:rPr>
          <w:bCs/>
          <w:spacing w:val="-2"/>
          <w:szCs w:val="24"/>
        </w:rPr>
        <w:t xml:space="preserve"> untuk Peramalan Harga Bahan Pangan di Kabupaten Pamekasan, namun untuk sampel diambil data harga daging ayam boiler sebagai berikut:</w:t>
      </w:r>
    </w:p>
    <w:p w:rsidR="00222167" w:rsidRDefault="008B3912">
      <w:pPr>
        <w:pStyle w:val="Caption"/>
        <w:rPr>
          <w:i/>
          <w:szCs w:val="24"/>
        </w:rPr>
      </w:pPr>
      <w:bookmarkStart w:id="122" w:name="_Toc92920052"/>
      <w:r>
        <w:rPr>
          <w:szCs w:val="24"/>
        </w:rPr>
        <w:t xml:space="preserve">Tabel 2. </w:t>
      </w:r>
      <w:r>
        <w:rPr>
          <w:i/>
          <w:szCs w:val="24"/>
        </w:rPr>
        <w:fldChar w:fldCharType="begin"/>
      </w:r>
      <w:r>
        <w:rPr>
          <w:szCs w:val="24"/>
        </w:rPr>
        <w:instrText xml:space="preserve"> SEQ Tabel_2. \* ARABIC </w:instrText>
      </w:r>
      <w:r>
        <w:rPr>
          <w:i/>
          <w:szCs w:val="24"/>
        </w:rPr>
        <w:fldChar w:fldCharType="separate"/>
      </w:r>
      <w:r>
        <w:rPr>
          <w:szCs w:val="24"/>
        </w:rPr>
        <w:t>1</w:t>
      </w:r>
      <w:r>
        <w:rPr>
          <w:i/>
          <w:szCs w:val="24"/>
        </w:rPr>
        <w:fldChar w:fldCharType="end"/>
      </w:r>
      <w:r>
        <w:rPr>
          <w:szCs w:val="24"/>
        </w:rPr>
        <w:t xml:space="preserve"> Data Harga Daging Ayam Broiler</w:t>
      </w:r>
      <w:bookmarkEnd w:id="122"/>
    </w:p>
    <w:p w:rsidR="00222167" w:rsidRDefault="008B3912">
      <w:pPr>
        <w:pStyle w:val="ListParagraph"/>
        <w:spacing w:line="360" w:lineRule="auto"/>
        <w:ind w:left="0" w:right="51"/>
        <w:jc w:val="center"/>
        <w:rPr>
          <w:bCs/>
          <w:spacing w:val="-2"/>
          <w:szCs w:val="24"/>
        </w:rPr>
      </w:pPr>
      <w:r>
        <w:rPr>
          <w:noProof/>
        </w:rPr>
        <w:drawing>
          <wp:inline distT="0" distB="0" distL="0" distR="0">
            <wp:extent cx="4305300" cy="1756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rcRect t="8026" b="47910"/>
                    <a:stretch>
                      <a:fillRect/>
                    </a:stretch>
                  </pic:blipFill>
                  <pic:spPr>
                    <a:xfrm>
                      <a:off x="0" y="0"/>
                      <a:ext cx="4402483" cy="1796172"/>
                    </a:xfrm>
                    <a:prstGeom prst="rect">
                      <a:avLst/>
                    </a:prstGeom>
                    <a:ln>
                      <a:noFill/>
                    </a:ln>
                  </pic:spPr>
                </pic:pic>
              </a:graphicData>
            </a:graphic>
          </wp:inline>
        </w:drawing>
      </w:r>
    </w:p>
    <w:p w:rsidR="00222167" w:rsidRDefault="008B3912">
      <w:pPr>
        <w:pStyle w:val="ListParagraph"/>
        <w:spacing w:line="360" w:lineRule="auto"/>
        <w:ind w:left="0" w:right="51"/>
        <w:jc w:val="center"/>
        <w:rPr>
          <w:bCs/>
          <w:spacing w:val="-2"/>
          <w:szCs w:val="24"/>
        </w:rPr>
      </w:pPr>
      <w:r>
        <w:rPr>
          <w:bCs/>
          <w:spacing w:val="-2"/>
          <w:szCs w:val="24"/>
        </w:rPr>
        <w:t>(Sumber : Indah Listiowarni)</w:t>
      </w:r>
    </w:p>
    <w:p w:rsidR="00222167" w:rsidRDefault="008B3912">
      <w:pPr>
        <w:pStyle w:val="ListParagraph"/>
        <w:ind w:left="0" w:right="51" w:firstLine="709"/>
        <w:rPr>
          <w:bCs/>
          <w:spacing w:val="-2"/>
          <w:szCs w:val="24"/>
        </w:rPr>
      </w:pPr>
      <w:r>
        <w:rPr>
          <w:bCs/>
          <w:spacing w:val="-2"/>
          <w:szCs w:val="24"/>
        </w:rPr>
        <w:lastRenderedPageBreak/>
        <w:t xml:space="preserve">Dari tabel diatas dapat disimpulkan bahwa ada 7 kolom data yang terdiri dari tahun, t, harga(Y), </w:t>
      </w:r>
      <w:r>
        <w:rPr>
          <w:bCs/>
          <w:i/>
          <w:spacing w:val="-2"/>
          <w:szCs w:val="24"/>
        </w:rPr>
        <w:t>Level</w:t>
      </w:r>
      <w:r>
        <w:rPr>
          <w:bCs/>
          <w:spacing w:val="-2"/>
          <w:szCs w:val="24"/>
        </w:rPr>
        <w:t xml:space="preserve">(L), </w:t>
      </w:r>
      <w:r>
        <w:rPr>
          <w:bCs/>
          <w:i/>
          <w:spacing w:val="-2"/>
          <w:szCs w:val="24"/>
        </w:rPr>
        <w:t>Trend</w:t>
      </w:r>
      <w:r>
        <w:rPr>
          <w:bCs/>
          <w:spacing w:val="-2"/>
          <w:szCs w:val="24"/>
        </w:rPr>
        <w:t xml:space="preserve">(b), </w:t>
      </w:r>
      <w:r>
        <w:rPr>
          <w:bCs/>
          <w:i/>
          <w:spacing w:val="-2"/>
          <w:szCs w:val="24"/>
        </w:rPr>
        <w:t>Seasonal</w:t>
      </w:r>
      <w:r>
        <w:rPr>
          <w:bCs/>
          <w:spacing w:val="-2"/>
          <w:szCs w:val="24"/>
        </w:rPr>
        <w:t xml:space="preserve">(S) dan </w:t>
      </w:r>
      <w:r>
        <w:rPr>
          <w:bCs/>
          <w:i/>
          <w:spacing w:val="-2"/>
          <w:szCs w:val="24"/>
        </w:rPr>
        <w:t>Forecasting</w:t>
      </w:r>
      <w:r>
        <w:rPr>
          <w:bCs/>
          <w:spacing w:val="-2"/>
          <w:szCs w:val="24"/>
        </w:rPr>
        <w:t>(F)</w:t>
      </w:r>
      <w:r>
        <w:rPr>
          <w:bCs/>
          <w:i/>
          <w:spacing w:val="-2"/>
          <w:szCs w:val="24"/>
        </w:rPr>
        <w:t xml:space="preserve">. </w:t>
      </w:r>
      <w:r>
        <w:rPr>
          <w:bCs/>
          <w:spacing w:val="-2"/>
          <w:szCs w:val="24"/>
        </w:rPr>
        <w:t>Berikut penjelasannya:</w:t>
      </w:r>
    </w:p>
    <w:p w:rsidR="00222167" w:rsidRDefault="008B3912">
      <w:pPr>
        <w:pStyle w:val="ListParagraph"/>
        <w:numPr>
          <w:ilvl w:val="0"/>
          <w:numId w:val="15"/>
        </w:numPr>
        <w:ind w:left="426" w:right="51" w:hanging="426"/>
        <w:rPr>
          <w:bCs/>
          <w:spacing w:val="-2"/>
          <w:szCs w:val="24"/>
        </w:rPr>
      </w:pPr>
      <w:r>
        <w:rPr>
          <w:bCs/>
          <w:spacing w:val="-2"/>
          <w:szCs w:val="24"/>
        </w:rPr>
        <w:t xml:space="preserve">Data awal dari data tersebut adalah data tahun, t dan harga. </w:t>
      </w:r>
    </w:p>
    <w:p w:rsidR="00222167" w:rsidRDefault="008B3912">
      <w:pPr>
        <w:pStyle w:val="ListParagraph"/>
        <w:numPr>
          <w:ilvl w:val="0"/>
          <w:numId w:val="15"/>
        </w:numPr>
        <w:ind w:left="426" w:right="51" w:hanging="426"/>
        <w:rPr>
          <w:bCs/>
          <w:spacing w:val="-2"/>
          <w:szCs w:val="24"/>
        </w:rPr>
      </w:pPr>
      <w:r>
        <w:rPr>
          <w:bCs/>
          <w:spacing w:val="-2"/>
          <w:szCs w:val="24"/>
        </w:rPr>
        <w:t xml:space="preserve">Dari 3 kolom data tersebut dicari nilai dari pada </w:t>
      </w:r>
      <w:r>
        <w:rPr>
          <w:bCs/>
          <w:i/>
          <w:spacing w:val="-2"/>
          <w:szCs w:val="24"/>
        </w:rPr>
        <w:t>Level</w:t>
      </w:r>
      <w:r>
        <w:rPr>
          <w:bCs/>
          <w:spacing w:val="-2"/>
          <w:szCs w:val="24"/>
        </w:rPr>
        <w:t xml:space="preserve">(L) dengan persamaan (2.5) dan (2.9) dengan menentukan nilai </w:t>
      </w:r>
      <m:oMath>
        <m:r>
          <w:rPr>
            <w:rFonts w:ascii="Cambria Math" w:hAnsi="Cambria Math"/>
            <w:szCs w:val="24"/>
          </w:rPr>
          <m:t>α</m:t>
        </m:r>
      </m:oMath>
      <w:r>
        <w:rPr>
          <w:szCs w:val="24"/>
        </w:rPr>
        <w:t xml:space="preserve"> sebesar 0.9 untuk kedua model tersebut</w:t>
      </w:r>
      <w:r>
        <w:rPr>
          <w:bCs/>
          <w:spacing w:val="-2"/>
          <w:szCs w:val="24"/>
        </w:rPr>
        <w:t>.</w:t>
      </w:r>
    </w:p>
    <w:p w:rsidR="00222167" w:rsidRDefault="008B3912">
      <w:pPr>
        <w:pStyle w:val="ListParagraph"/>
        <w:numPr>
          <w:ilvl w:val="0"/>
          <w:numId w:val="15"/>
        </w:numPr>
        <w:ind w:left="426" w:right="51" w:hanging="426"/>
        <w:rPr>
          <w:bCs/>
          <w:spacing w:val="-2"/>
          <w:szCs w:val="24"/>
        </w:rPr>
      </w:pPr>
      <w:r>
        <w:rPr>
          <w:bCs/>
          <w:spacing w:val="-2"/>
          <w:szCs w:val="24"/>
        </w:rPr>
        <w:t xml:space="preserve">Lalu menentukan nilai dari </w:t>
      </w:r>
      <w:r>
        <w:rPr>
          <w:bCs/>
          <w:i/>
          <w:spacing w:val="-2"/>
          <w:szCs w:val="24"/>
        </w:rPr>
        <w:t>Trend</w:t>
      </w:r>
      <w:r>
        <w:rPr>
          <w:bCs/>
          <w:spacing w:val="-2"/>
          <w:szCs w:val="24"/>
        </w:rPr>
        <w:t xml:space="preserve">(b) dengan menggunakan persamaan (2.6) dan (2.10) dengan menentukan nilai </w:t>
      </w:r>
      <m:oMath>
        <m:r>
          <w:rPr>
            <w:rFonts w:ascii="Cambria Math" w:hAnsi="Cambria Math"/>
            <w:szCs w:val="24"/>
          </w:rPr>
          <m:t>β</m:t>
        </m:r>
      </m:oMath>
      <w:r>
        <w:rPr>
          <w:szCs w:val="24"/>
        </w:rPr>
        <w:t xml:space="preserve"> sebesar 0.1 untuk kedua model tersebut.</w:t>
      </w:r>
    </w:p>
    <w:p w:rsidR="00222167" w:rsidRDefault="008B3912">
      <w:pPr>
        <w:pStyle w:val="ListParagraph"/>
        <w:numPr>
          <w:ilvl w:val="0"/>
          <w:numId w:val="15"/>
        </w:numPr>
        <w:ind w:left="426" w:right="51" w:hanging="426"/>
        <w:rPr>
          <w:bCs/>
          <w:spacing w:val="-2"/>
          <w:szCs w:val="24"/>
        </w:rPr>
      </w:pPr>
      <w:r>
        <w:rPr>
          <w:bCs/>
          <w:spacing w:val="-2"/>
          <w:szCs w:val="24"/>
        </w:rPr>
        <w:t xml:space="preserve">Lalu menentukan nilai dari </w:t>
      </w:r>
      <w:r>
        <w:rPr>
          <w:bCs/>
          <w:i/>
          <w:spacing w:val="-2"/>
          <w:szCs w:val="24"/>
        </w:rPr>
        <w:t>Seasonal</w:t>
      </w:r>
      <w:r>
        <w:rPr>
          <w:bCs/>
          <w:spacing w:val="-2"/>
          <w:szCs w:val="24"/>
        </w:rPr>
        <w:t xml:space="preserve">(S) dengan menggunakan persamaan (2.7) dan (2.11) dengan menentukan nilai </w:t>
      </w:r>
      <m:oMath>
        <m:r>
          <w:rPr>
            <w:rFonts w:ascii="Cambria Math" w:hAnsi="Cambria Math"/>
            <w:szCs w:val="24"/>
          </w:rPr>
          <m:t>γ</m:t>
        </m:r>
      </m:oMath>
      <w:r>
        <w:rPr>
          <w:szCs w:val="24"/>
        </w:rPr>
        <w:t xml:space="preserve"> sebesar 0.1 untuk model </w:t>
      </w:r>
      <w:del w:id="123" w:author="muhammad fauzan" w:date="2022-08-07T12:51:00Z">
        <w:r>
          <w:rPr>
            <w:szCs w:val="24"/>
          </w:rPr>
          <w:delText xml:space="preserve">multikatif </w:delText>
        </w:r>
      </w:del>
      <w:ins w:id="124" w:author="muhammad fauzan" w:date="2022-08-07T12:51:00Z">
        <w:r>
          <w:rPr>
            <w:szCs w:val="24"/>
          </w:rPr>
          <w:t xml:space="preserve">additive </w:t>
        </w:r>
      </w:ins>
      <w:r>
        <w:rPr>
          <w:szCs w:val="24"/>
        </w:rPr>
        <w:t>dan 0.9 untuk model aditif.</w:t>
      </w:r>
    </w:p>
    <w:p w:rsidR="00222167" w:rsidRDefault="008B3912">
      <w:pPr>
        <w:pStyle w:val="ListParagraph"/>
        <w:numPr>
          <w:ilvl w:val="0"/>
          <w:numId w:val="15"/>
        </w:numPr>
        <w:ind w:left="426" w:right="51" w:hanging="426"/>
        <w:rPr>
          <w:bCs/>
          <w:spacing w:val="-2"/>
          <w:szCs w:val="24"/>
        </w:rPr>
      </w:pPr>
      <w:r>
        <w:rPr>
          <w:bCs/>
          <w:spacing w:val="-2"/>
          <w:szCs w:val="24"/>
        </w:rPr>
        <w:t xml:space="preserve">Lalu menentukan nilai dari </w:t>
      </w:r>
      <w:r>
        <w:rPr>
          <w:bCs/>
          <w:i/>
          <w:spacing w:val="-2"/>
          <w:szCs w:val="24"/>
        </w:rPr>
        <w:t>Forecasting</w:t>
      </w:r>
      <w:r>
        <w:rPr>
          <w:bCs/>
          <w:spacing w:val="-2"/>
          <w:szCs w:val="24"/>
        </w:rPr>
        <w:t>(F) dengan menggunakan persamaan (2.8) dan (2.12)</w:t>
      </w:r>
      <w:r>
        <w:rPr>
          <w:szCs w:val="24"/>
        </w:rPr>
        <w:t>.</w:t>
      </w:r>
    </w:p>
    <w:p w:rsidR="00222167" w:rsidRDefault="008B3912">
      <w:pPr>
        <w:pStyle w:val="ListParagraph"/>
        <w:numPr>
          <w:ilvl w:val="0"/>
          <w:numId w:val="15"/>
        </w:numPr>
        <w:ind w:left="426" w:right="51" w:hanging="426"/>
        <w:rPr>
          <w:bCs/>
          <w:spacing w:val="-2"/>
          <w:szCs w:val="24"/>
        </w:rPr>
      </w:pPr>
      <w:r>
        <w:rPr>
          <w:bCs/>
          <w:spacing w:val="-2"/>
          <w:szCs w:val="24"/>
        </w:rPr>
        <w:t xml:space="preserve">Setelah didapatkan nilai </w:t>
      </w:r>
      <w:r>
        <w:rPr>
          <w:bCs/>
          <w:i/>
          <w:spacing w:val="-2"/>
          <w:szCs w:val="24"/>
        </w:rPr>
        <w:t>Forecasting</w:t>
      </w:r>
      <w:r>
        <w:rPr>
          <w:bCs/>
          <w:spacing w:val="-2"/>
          <w:szCs w:val="24"/>
        </w:rPr>
        <w:t xml:space="preserve">(F) dilakukan pengecekan tingkat </w:t>
      </w:r>
      <w:r>
        <w:rPr>
          <w:bCs/>
          <w:i/>
          <w:spacing w:val="-2"/>
          <w:szCs w:val="24"/>
        </w:rPr>
        <w:t>error</w:t>
      </w:r>
      <w:r>
        <w:rPr>
          <w:bCs/>
          <w:spacing w:val="-2"/>
          <w:szCs w:val="24"/>
        </w:rPr>
        <w:t xml:space="preserve"> terkecil (pada point b sampai e nilai dari </w:t>
      </w:r>
      <m:oMath>
        <m:r>
          <w:rPr>
            <w:rFonts w:ascii="Cambria Math" w:hAnsi="Cambria Math"/>
            <w:szCs w:val="24"/>
          </w:rPr>
          <m:t>α,β dan γ</m:t>
        </m:r>
      </m:oMath>
      <w:r>
        <w:rPr>
          <w:szCs w:val="24"/>
        </w:rPr>
        <w:t xml:space="preserve"> merupakan hasil dari percobaan berulang hingga didapatkan nilai terkecil</w:t>
      </w:r>
      <w:r>
        <w:rPr>
          <w:bCs/>
          <w:spacing w:val="-2"/>
          <w:szCs w:val="24"/>
        </w:rPr>
        <w:t xml:space="preserve">) Sehingga didapatkan </w:t>
      </w:r>
      <w:r>
        <w:rPr>
          <w:bCs/>
          <w:i/>
          <w:spacing w:val="-2"/>
          <w:szCs w:val="24"/>
        </w:rPr>
        <w:t>error</w:t>
      </w:r>
      <w:r>
        <w:rPr>
          <w:bCs/>
          <w:spacing w:val="-2"/>
          <w:szCs w:val="24"/>
        </w:rPr>
        <w:t xml:space="preserve"> dengan persamaan (2.14) sebagai berikut:</w:t>
      </w:r>
    </w:p>
    <w:p w:rsidR="00222167" w:rsidRDefault="008B3912">
      <w:pPr>
        <w:pStyle w:val="Caption"/>
        <w:rPr>
          <w:bCs/>
          <w:i/>
          <w:spacing w:val="-2"/>
          <w:szCs w:val="24"/>
        </w:rPr>
      </w:pPr>
      <w:bookmarkStart w:id="125" w:name="_Toc92920053"/>
      <w:r>
        <w:rPr>
          <w:szCs w:val="24"/>
        </w:rPr>
        <w:t xml:space="preserve">Tabel 2. </w:t>
      </w:r>
      <w:r>
        <w:rPr>
          <w:i/>
          <w:szCs w:val="24"/>
        </w:rPr>
        <w:fldChar w:fldCharType="begin"/>
      </w:r>
      <w:r>
        <w:rPr>
          <w:szCs w:val="24"/>
        </w:rPr>
        <w:instrText xml:space="preserve"> SEQ Tabel_2. \* ARABIC </w:instrText>
      </w:r>
      <w:r>
        <w:rPr>
          <w:i/>
          <w:szCs w:val="24"/>
        </w:rPr>
        <w:fldChar w:fldCharType="separate"/>
      </w:r>
      <w:r>
        <w:rPr>
          <w:szCs w:val="24"/>
        </w:rPr>
        <w:t>2</w:t>
      </w:r>
      <w:r>
        <w:rPr>
          <w:i/>
          <w:szCs w:val="24"/>
        </w:rPr>
        <w:fldChar w:fldCharType="end"/>
      </w:r>
      <w:r>
        <w:rPr>
          <w:szCs w:val="24"/>
        </w:rPr>
        <w:t xml:space="preserve"> Tabel nilai error untuk daging ayam boiler dengan MAPE</w:t>
      </w:r>
      <w:bookmarkEnd w:id="125"/>
    </w:p>
    <w:p w:rsidR="00222167" w:rsidRDefault="008B3912">
      <w:pPr>
        <w:pStyle w:val="ListParagraph"/>
        <w:spacing w:line="360" w:lineRule="auto"/>
        <w:ind w:left="0" w:right="51"/>
        <w:jc w:val="center"/>
        <w:rPr>
          <w:bCs/>
          <w:spacing w:val="-2"/>
          <w:szCs w:val="24"/>
        </w:rPr>
      </w:pPr>
      <w:r>
        <w:rPr>
          <w:noProof/>
        </w:rPr>
        <w:drawing>
          <wp:inline distT="0" distB="0" distL="0" distR="0">
            <wp:extent cx="4170680" cy="42291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rcRect t="10873" b="-1"/>
                    <a:stretch>
                      <a:fillRect/>
                    </a:stretch>
                  </pic:blipFill>
                  <pic:spPr>
                    <a:xfrm>
                      <a:off x="0" y="0"/>
                      <a:ext cx="4388461" cy="444992"/>
                    </a:xfrm>
                    <a:prstGeom prst="rect">
                      <a:avLst/>
                    </a:prstGeom>
                    <a:ln>
                      <a:noFill/>
                    </a:ln>
                  </pic:spPr>
                </pic:pic>
              </a:graphicData>
            </a:graphic>
          </wp:inline>
        </w:drawing>
      </w:r>
    </w:p>
    <w:p w:rsidR="00222167" w:rsidRDefault="008B3912">
      <w:pPr>
        <w:jc w:val="center"/>
      </w:pPr>
      <w:r>
        <w:rPr>
          <w:bCs/>
          <w:spacing w:val="-2"/>
          <w:szCs w:val="24"/>
        </w:rPr>
        <w:t>(Sumber : Indah Listiowarni)</w:t>
      </w:r>
    </w:p>
    <w:p w:rsidR="00222167" w:rsidRDefault="008B3912">
      <w:pPr>
        <w:pStyle w:val="Heading2"/>
        <w:spacing w:before="240"/>
        <w:ind w:left="709" w:hanging="709"/>
        <w:rPr>
          <w:rFonts w:cs="Times New Roman"/>
        </w:rPr>
      </w:pPr>
      <w:r>
        <w:rPr>
          <w:rFonts w:cs="Times New Roman"/>
        </w:rPr>
        <w:t>Pengujian white box</w:t>
      </w:r>
      <w:ins w:id="126" w:author="muhammad fauzan" w:date="2022-08-09T06:01:00Z">
        <w:r>
          <w:rPr>
            <w:rFonts w:cs="Times New Roman"/>
          </w:rPr>
          <w:t xml:space="preserve"> dan black box</w:t>
        </w:r>
      </w:ins>
    </w:p>
    <w:p w:rsidR="00222167" w:rsidRDefault="008B3912">
      <w:pPr>
        <w:spacing w:line="360" w:lineRule="auto"/>
        <w:ind w:right="51" w:firstLine="709"/>
        <w:jc w:val="left"/>
        <w:rPr>
          <w:ins w:id="127" w:author="muhammad fauzan" w:date="2022-08-09T06:01:00Z"/>
          <w:bCs/>
          <w:spacing w:val="-2"/>
          <w:szCs w:val="24"/>
        </w:rPr>
        <w:sectPr w:rsidR="00222167">
          <w:headerReference w:type="default" r:id="rId21"/>
          <w:footerReference w:type="default" r:id="rId22"/>
          <w:pgSz w:w="11906" w:h="16838"/>
          <w:pgMar w:top="2268" w:right="1701" w:bottom="1701" w:left="2268" w:header="709" w:footer="709" w:gutter="0"/>
          <w:cols w:space="708"/>
          <w:docGrid w:linePitch="360"/>
        </w:sectPr>
      </w:pPr>
      <w:ins w:id="128" w:author="muhammad fauzan" w:date="2022-08-09T05:54:00Z">
        <w:r>
          <w:t>white-box menguji berdasarkan cara kerja dari aplikasi yang telah dibuat, metode pengujian ini diarahkan untuk menunjukan tingkat kebenaran metode yang digunakan</w:t>
        </w:r>
      </w:ins>
      <w:del w:id="129" w:author="muhammad fauzan" w:date="2022-08-09T05:54:00Z">
        <w:r>
          <w:delText>Pengujian white-box didasarkan pada cara kerja aplikasi. Metode pengujian ini dimaksudkan untuk menunjukkan tingkat keberhasilan metode yang digunakan</w:delText>
        </w:r>
      </w:del>
      <w:del w:id="130" w:author="muhammad fauzan" w:date="2022-08-10T01:25:00Z">
        <w:r>
          <w:delText xml:space="preserve"> </w:delText>
        </w:r>
        <w:r>
          <w:fldChar w:fldCharType="begin" w:fldLock="1"/>
        </w:r>
        <w:r>
          <w:delInstrText>ADDIN CSL_CITATION {"citationItems":[{"id":"ITEM-1","itemData":{"abstract":"Pada aplikasi penggajian pegawai ini, jika terdapat program error maka akan terjadi kerugian bagi pegawai dan perusahaan. Kerugian bagi pegawai, jika aplikasi ini terjadi program error maka penurunan gaji akan mengalami keterlambatan dikarenakan sulit dalam proses perhitungan gaji pegawai dan pegawai pun akan telat dalam menerima gaji. Kerugian bagi perusahaan, jika terjadi program error pada aplikasi ini, perusahaan akan mengalami kerugian jika pegawai menginginkan penuruan gaji dengan cepat tapi perusahaan tidak bisa menghitung dengan cepat dan tepat. Dalam menyelesaikan masalah ini, maka penulis menggunakan metode black box testing. Metode black box testing adalah pengujian yang melihat hasil eksekusi melalui data uji dan memastikan fungsi dari software. Metode black box testing mempunyai beberapa teknik pengujian, yaitu Sample Testing, Boundary Value Analysis, Equivalence Partitions dan lain-lain. Dari teknik pengujian yang sudah disebutkan, kami menggunakan teknik pengujian Equivalence Partitions. Equivalence Partitions merupakan pengujian yang mengacu kepada masukkan data pada form aplikasi penggajian pegawai, masukan akan dilakukan pengujian lalu disatukan berdasarkan fungsi pengujian, baik bernilai valid atau tidak valid. Hasil yang diharapkan dari pengujian ini yaitu sistem penggajian bagi para pegawai yang sudah terkomputerisasi, mempunyai standar aturan dalam proses penggembangan program sehingga mudah untuk dikembangkan dan dipelihara, serta dapat meminimalisir kesalahan dalam memproses perhitungan gaji bagi para pegawai.","author":[{"dropping-particle":"","family":"Febrian","given":"Vadlan","non-dropping-particle":"","parse-names":false,"suffix":""},{"dropping-particle":"","family":"Ramadhan","given":"Muhamad Rizki","non-dropping-particle":"","parse-names":false,"suffix":""},{"dropping-particle":"","family":"Faisal","given":"Muhammad","non-dropping-particle":"","parse-names":false,"suffix":""},{"dropping-particle":"","family":"Saifudin","given":"Aries","non-dropping-particle":"","parse-names":false,"suffix":""}],"container-title":"Jurnal Informatika Universitas Pamulang","id":"ITEM-1","issued":{"date-parts":[["2020"]]},"page":"61-66","title":"Pengujian pada Aplikasi Penggajian Pegawai dengan menggunakan Metode Blackbox","type":"article-journal","volume":"5"},"uris":["http://www.mendeley.com/documents/?uuid=10fd4973-0c89-4274-a826-73ca9a53113c"]}],"mendeley":{"formattedCitation":"[15]","plainTextFormattedCitation":"[15]","previouslyFormattedCitation":"[15]"},"properties":{"noteIndex":0},"schema":"https://github.com/citation-style-language/schema/raw/master/csl-citation.json"}</w:delInstrText>
        </w:r>
        <w:r>
          <w:fldChar w:fldCharType="separate"/>
        </w:r>
        <w:r>
          <w:delText>[15]</w:delText>
        </w:r>
        <w:r>
          <w:fldChar w:fldCharType="end"/>
        </w:r>
      </w:del>
      <w:r>
        <w:t>.</w:t>
      </w:r>
      <w:ins w:id="131" w:author="muhammad fauzan" w:date="2022-08-09T06:01:00Z">
        <w:r>
          <w:t xml:space="preserve"> Pengujian </w:t>
        </w:r>
        <w:r>
          <w:rPr>
            <w:bCs/>
          </w:rPr>
          <w:t>black box merupakan pengujian fungsional. Aplikasi</w:t>
        </w:r>
        <w:r>
          <w:t xml:space="preserve"> diuji </w:t>
        </w:r>
        <w:r>
          <w:rPr>
            <w:bCs/>
          </w:rPr>
          <w:t>untuk melakukan</w:t>
        </w:r>
        <w:r>
          <w:t xml:space="preserve"> fungsi sistem </w:t>
        </w:r>
        <w:r>
          <w:rPr>
            <w:bCs/>
          </w:rPr>
          <w:t>yang dimaksudkan</w:t>
        </w:r>
        <w:r>
          <w:t xml:space="preserve"> </w:t>
        </w:r>
        <w:r>
          <w:fldChar w:fldCharType="begin" w:fldLock="1"/>
        </w:r>
      </w:ins>
      <w:r>
        <w:instrText>ADDIN CSL_CITATION {"citationItems":[{"id":"ITEM-1","itemData":{"abstract":"Pada aplikasi penggajian pegawai ini, jika terdapat program error maka akan terjadi kerugian bagi pegawai dan perusahaan. Kerugian bagi pegawai, jika aplikasi ini terjadi program error maka penurunan gaji akan mengalami keterlambatan dikarenakan sulit dalam proses perhitungan gaji pegawai dan pegawai pun akan telat dalam menerima gaji. Kerugian bagi perusahaan, jika terjadi program error pada aplikasi ini, perusahaan akan mengalami kerugian jika pegawai menginginkan penuruan gaji dengan cepat tapi perusahaan tidak bisa menghitung dengan cepat dan tepat. Dalam menyelesaikan masalah ini, maka penulis menggunakan metode black box testing. Metode black box testing adalah pengujian yang melihat hasil eksekusi melalui data uji dan memastikan fungsi dari software. Metode black box testing mempunyai beberapa teknik pengujian, yaitu Sample Testing, Boundary Value Analysis, Equivalence Partitions dan lain-lain. Dari teknik pengujian yang sudah disebutkan, kami menggunakan teknik pengujian Equivalence Partitions. Equivalence Partitions merupakan pengujian yang mengacu kepada masukkan data pada form aplikasi penggajian pegawai, masukan akan dilakukan pengujian lalu disatukan berdasarkan fungsi pengujian, baik bernilai valid atau tidak valid. Hasil yang diharapkan dari pengujian ini yaitu sistem penggajian bagi para pegawai yang sudah terkomputerisasi, mempunyai standar aturan dalam proses penggembangan program sehingga mudah untuk dikembangkan dan dipelihara, serta dapat meminimalisir kesalahan dalam memproses perhitungan gaji bagi para pegawai.","author":[{"dropping-particle":"","family":"Febrian","given":"Vadlan","non-dropping-particle":"","parse-names":false,"suffix":""},{"dropping-particle":"","family":"Ramadhan","given":"Muhamad Rizki","non-dropping-particle":"","parse-names":false,"suffix":""},{"dropping-particle":"","family":"Faisal","given":"Muhammad","non-dropping-particle":"","parse-names":false,"suffix":""},{"dropping-particle":"","family":"Saifudin","given":"Aries","non-dropping-particle":"","parse-names":false,"suffix":""}],"container-title":"Jurnal Informatika Universitas Pamulang","id":"ITEM-1","issued":{"date-parts":[["2020"]]},"page":"61-66","title":"Pengujian pada Aplikasi Penggajian Pegawai dengan menggunakan Metode Blackbox","type":"article-journal","volume":"5"},"uris":["http://www.mendeley.com/documents/?uuid=10fd4973-0c89-4274-a826-73ca9a53113c"]}],"mendeley":{"formattedCitation":"[12]","plainTextFormattedCitation":"[12]","previouslyFormattedCitation":"[14]"},"properties":{"noteIndex":0},"schema":"https://github.com/citation-style-language/schema/raw/master/csl-citation.json"}</w:instrText>
      </w:r>
      <w:ins w:id="132" w:author="muhammad fauzan" w:date="2022-08-09T06:01:00Z">
        <w:r>
          <w:fldChar w:fldCharType="separate"/>
        </w:r>
      </w:ins>
      <w:r>
        <w:t>[12]</w:t>
      </w:r>
      <w:ins w:id="133" w:author="muhammad fauzan" w:date="2022-08-09T06:01:00Z">
        <w:r>
          <w:fldChar w:fldCharType="end"/>
        </w:r>
        <w:r>
          <w:t>.</w:t>
        </w:r>
      </w:ins>
    </w:p>
    <w:p w:rsidR="00222167" w:rsidRDefault="00222167">
      <w:pPr>
        <w:ind w:firstLine="709"/>
        <w:rPr>
          <w:del w:id="134" w:author="muhammad fauzan" w:date="2022-08-09T06:01:00Z"/>
        </w:rPr>
      </w:pPr>
    </w:p>
    <w:p w:rsidR="00222167" w:rsidRDefault="008B3912">
      <w:pPr>
        <w:pStyle w:val="Heading2"/>
        <w:ind w:left="709" w:hanging="709"/>
        <w:rPr>
          <w:del w:id="135" w:author="muhammad fauzan" w:date="2022-08-09T06:01:00Z"/>
        </w:rPr>
      </w:pPr>
      <w:del w:id="136" w:author="muhammad fauzan" w:date="2022-08-09T06:01:00Z">
        <w:r>
          <w:rPr>
            <w:rFonts w:cs="Times New Roman"/>
          </w:rPr>
          <w:delText>Pengujian black box</w:delText>
        </w:r>
      </w:del>
    </w:p>
    <w:p w:rsidR="00222167" w:rsidRDefault="008B3912">
      <w:pPr>
        <w:spacing w:line="360" w:lineRule="auto"/>
        <w:ind w:right="51" w:firstLine="709"/>
        <w:jc w:val="left"/>
        <w:rPr>
          <w:del w:id="137" w:author="muhammad fauzan" w:date="2022-08-09T06:01:00Z"/>
          <w:bCs/>
          <w:spacing w:val="-2"/>
          <w:szCs w:val="24"/>
        </w:rPr>
        <w:sectPr w:rsidR="00222167">
          <w:headerReference w:type="default" r:id="rId23"/>
          <w:footerReference w:type="default" r:id="rId24"/>
          <w:pgSz w:w="11906" w:h="16838"/>
          <w:pgMar w:top="2268" w:right="1701" w:bottom="1701" w:left="2268" w:header="709" w:footer="709" w:gutter="0"/>
          <w:cols w:space="708"/>
          <w:docGrid w:linePitch="360"/>
        </w:sectPr>
      </w:pPr>
      <w:del w:id="138" w:author="muhammad fauzan" w:date="2022-08-09T06:01:00Z">
        <w:r>
          <w:delText xml:space="preserve">Pengujian </w:delText>
        </w:r>
        <w:r>
          <w:rPr>
            <w:bCs/>
          </w:rPr>
          <w:delText>black box merupakan pengujian fungsional. Aplikasi</w:delText>
        </w:r>
        <w:r>
          <w:delText xml:space="preserve"> diuji </w:delText>
        </w:r>
        <w:r>
          <w:rPr>
            <w:bCs/>
          </w:rPr>
          <w:delText>untuk melakukan</w:delText>
        </w:r>
        <w:r>
          <w:delText xml:space="preserve"> fungsi sistem </w:delText>
        </w:r>
        <w:r>
          <w:rPr>
            <w:bCs/>
          </w:rPr>
          <w:delText>yang dimaksudkan</w:delText>
        </w:r>
        <w:r>
          <w:delText xml:space="preserve"> </w:delText>
        </w:r>
        <w:r>
          <w:fldChar w:fldCharType="begin" w:fldLock="1"/>
        </w:r>
        <w:r>
          <w:delInstrText>ADDIN CSL_CITATION {"citationItems":[{"id":"ITEM-1","itemData":{"abstract":"Pada aplikasi penggajian pegawai ini, jika terdapat program error maka akan terjadi kerugian bagi pegawai dan perusahaan. Kerugian bagi pegawai, jika aplikasi ini terjadi program error maka penurunan gaji akan mengalami keterlambatan dikarenakan sulit dalam proses perhitungan gaji pegawai dan pegawai pun akan telat dalam menerima gaji. Kerugian bagi perusahaan, jika terjadi program error pada aplikasi ini, perusahaan akan mengalami kerugian jika pegawai menginginkan penuruan gaji dengan cepat tapi perusahaan tidak bisa menghitung dengan cepat dan tepat. Dalam menyelesaikan masalah ini, maka penulis menggunakan metode black box testing. Metode black box testing adalah pengujian yang melihat hasil eksekusi melalui data uji dan memastikan fungsi dari software. Metode black box testing mempunyai beberapa teknik pengujian, yaitu Sample Testing, Boundary Value Analysis, Equivalence Partitions dan lain-lain. Dari teknik pengujian yang sudah disebutkan, kami menggunakan teknik pengujian Equivalence Partitions. Equivalence Partitions merupakan pengujian yang mengacu kepada masukkan data pada form aplikasi penggajian pegawai, masukan akan dilakukan pengujian lalu disatukan berdasarkan fungsi pengujian, baik bernilai valid atau tidak valid. Hasil yang diharapkan dari pengujian ini yaitu sistem penggajian bagi para pegawai yang sudah terkomputerisasi, mempunyai standar aturan dalam proses penggembangan program sehingga mudah untuk dikembangkan dan dipelihara, serta dapat meminimalisir kesalahan dalam memproses perhitungan gaji bagi para pegawai.","author":[{"dropping-particle":"","family":"Febrian","given":"Vadlan","non-dropping-particle":"","parse-names":false,"suffix":""},{"dropping-particle":"","family":"Ramadhan","given":"Muhamad Rizki","non-dropping-particle":"","parse-names":false,"suffix":""},{"dropping-particle":"","family":"Faisal","given":"Muhammad","non-dropping-particle":"","parse-names":false,"suffix":""},{"dropping-particle":"","family":"Saifudin","given":"Aries","non-dropping-particle":"","parse-names":false,"suffix":""}],"container-title":"Jurnal Informatika Universitas Pamulang","id":"ITEM-1","issued":{"date-parts":[["2020"]]},"page":"61-66","title":"Pengujian pada Aplikasi Penggajian Pegawai dengan menggunakan Metode Blackbox","type":"article-journal","volume":"5"},"uris":["http://www.mendeley.com/documents/?uuid=10fd4973-0c89-4274-a826-73ca9a53113c"]}],"mendeley":{"formattedCitation":"[15]","plainTextFormattedCitation":"[15]"},"properties":{"noteIndex":0},"schema":"https://github.com/citation-style-language/schema/raw/master/csl-citation.json"}</w:delInstrText>
        </w:r>
        <w:r>
          <w:fldChar w:fldCharType="separate"/>
        </w:r>
        <w:r>
          <w:delText>[15]</w:delText>
        </w:r>
        <w:r>
          <w:fldChar w:fldCharType="end"/>
        </w:r>
        <w:r>
          <w:delText>.</w:delText>
        </w:r>
      </w:del>
    </w:p>
    <w:p w:rsidR="00222167" w:rsidRDefault="008B3912">
      <w:pPr>
        <w:pStyle w:val="Title"/>
        <w:spacing w:line="480" w:lineRule="auto"/>
      </w:pPr>
      <w:bookmarkStart w:id="139" w:name="_Toc104483034"/>
      <w:r>
        <w:t>BAB III</w:t>
      </w:r>
      <w:r>
        <w:br/>
        <w:t>METODELOGI PENELITIAN</w:t>
      </w:r>
      <w:bookmarkEnd w:id="139"/>
    </w:p>
    <w:p w:rsidR="00222167" w:rsidRDefault="00222167">
      <w:pPr>
        <w:pStyle w:val="ListParagraph"/>
        <w:keepNext/>
        <w:keepLines/>
        <w:numPr>
          <w:ilvl w:val="0"/>
          <w:numId w:val="1"/>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40" w:name="_Toc104483035"/>
      <w:bookmarkStart w:id="141" w:name="_Toc91077149"/>
      <w:bookmarkStart w:id="142" w:name="_Toc93404652"/>
      <w:bookmarkStart w:id="143" w:name="_Toc90410863"/>
      <w:bookmarkStart w:id="144" w:name="_Toc92057919"/>
      <w:bookmarkStart w:id="145" w:name="_Toc92958118"/>
      <w:bookmarkStart w:id="146" w:name="_Toc93773354"/>
      <w:bookmarkStart w:id="147" w:name="_Toc103708393"/>
      <w:bookmarkStart w:id="148" w:name="_Toc103708070"/>
      <w:bookmarkStart w:id="149" w:name="_Toc92958081"/>
      <w:bookmarkStart w:id="150" w:name="_Toc93561894"/>
      <w:bookmarkStart w:id="151" w:name="_Toc91751649"/>
      <w:bookmarkStart w:id="152" w:name="_Toc93773312"/>
      <w:bookmarkEnd w:id="140"/>
      <w:bookmarkEnd w:id="141"/>
      <w:bookmarkEnd w:id="142"/>
      <w:bookmarkEnd w:id="143"/>
      <w:bookmarkEnd w:id="144"/>
      <w:bookmarkEnd w:id="145"/>
      <w:bookmarkEnd w:id="146"/>
      <w:bookmarkEnd w:id="147"/>
      <w:bookmarkEnd w:id="148"/>
      <w:bookmarkEnd w:id="149"/>
      <w:bookmarkEnd w:id="150"/>
      <w:bookmarkEnd w:id="151"/>
      <w:bookmarkEnd w:id="152"/>
    </w:p>
    <w:p w:rsidR="00222167" w:rsidRDefault="008B3912">
      <w:pPr>
        <w:pStyle w:val="Heading2"/>
        <w:ind w:left="709" w:hanging="709"/>
      </w:pPr>
      <w:bookmarkStart w:id="153" w:name="_Toc104483036"/>
      <w:r>
        <w:t>Data dan Pengumpulan Data</w:t>
      </w:r>
    </w:p>
    <w:p w:rsidR="00222167" w:rsidRDefault="008B3912">
      <w:pPr>
        <w:ind w:firstLine="709"/>
      </w:pPr>
      <w:r>
        <w:t>Pada tahap ini pengumpulan data dilakukan untuk mencari berbagai data yang diperlukan oleh sistem yang akan dibuat, sehingga dengan adanya data dapat memudahkan dalam tahap perancangan yang akan dibuat.</w:t>
      </w:r>
    </w:p>
    <w:p w:rsidR="00222167" w:rsidRDefault="008B3912">
      <w:pPr>
        <w:pStyle w:val="ListParagraph"/>
        <w:numPr>
          <w:ilvl w:val="0"/>
          <w:numId w:val="16"/>
        </w:numPr>
        <w:ind w:left="426" w:hanging="426"/>
      </w:pPr>
      <w:r>
        <w:t>Data</w:t>
      </w:r>
    </w:p>
    <w:p w:rsidR="00222167" w:rsidRDefault="008B3912">
      <w:pPr>
        <w:ind w:firstLine="709"/>
        <w:rPr>
          <w:ins w:id="154" w:author="muhammad fauzan" w:date="2022-08-09T06:28:00Z"/>
          <w:szCs w:val="24"/>
        </w:rPr>
      </w:pPr>
      <w:r>
        <w:rPr>
          <w:szCs w:val="24"/>
        </w:rPr>
        <w:t xml:space="preserve">Data yang digunakan dalam penelitian ini </w:t>
      </w:r>
      <w:del w:id="155" w:author="muhammad fauzan" w:date="2022-08-09T06:37:00Z">
        <w:r>
          <w:rPr>
            <w:szCs w:val="24"/>
          </w:rPr>
          <w:delText>berupa data</w:delText>
        </w:r>
      </w:del>
      <w:del w:id="156" w:author="muhammad fauzan" w:date="2022-08-05T02:47:00Z">
        <w:r>
          <w:rPr>
            <w:szCs w:val="24"/>
          </w:rPr>
          <w:delText xml:space="preserve"> </w:delText>
        </w:r>
      </w:del>
      <w:del w:id="157" w:author="muhammad fauzan" w:date="2022-08-09T06:37:00Z">
        <w:r>
          <w:rPr>
            <w:szCs w:val="24"/>
          </w:rPr>
          <w:delText xml:space="preserve"> distribusi roti baik </w:delText>
        </w:r>
      </w:del>
      <w:ins w:id="158" w:author="muhammad fauzan" w:date="2022-08-09T06:38:00Z">
        <w:r>
          <w:rPr>
            <w:szCs w:val="24"/>
          </w:rPr>
          <w:t>sebagai berikut</w:t>
        </w:r>
      </w:ins>
      <w:del w:id="159" w:author="muhammad fauzan" w:date="2022-08-09T06:38:00Z">
        <w:r>
          <w:rPr>
            <w:szCs w:val="24"/>
          </w:rPr>
          <w:delText>berupa</w:delText>
        </w:r>
      </w:del>
      <w:ins w:id="160" w:author="muhammad fauzan" w:date="2022-08-09T06:28:00Z">
        <w:r>
          <w:rPr>
            <w:szCs w:val="24"/>
          </w:rPr>
          <w:t>:</w:t>
        </w:r>
      </w:ins>
    </w:p>
    <w:p w:rsidR="00222167" w:rsidRDefault="008B3912">
      <w:pPr>
        <w:pStyle w:val="ListParagraph"/>
        <w:numPr>
          <w:ilvl w:val="0"/>
          <w:numId w:val="17"/>
        </w:numPr>
        <w:ind w:left="426" w:hanging="426"/>
        <w:rPr>
          <w:ins w:id="161" w:author="muhammad fauzan" w:date="2022-08-09T06:31:00Z"/>
        </w:rPr>
      </w:pPr>
      <w:del w:id="162" w:author="muhammad fauzan" w:date="2022-08-09T06:28:00Z">
        <w:r>
          <w:rPr>
            <w:szCs w:val="24"/>
          </w:rPr>
          <w:delText xml:space="preserve"> </w:delText>
        </w:r>
      </w:del>
      <w:del w:id="163" w:author="muhammad fauzan" w:date="2022-08-09T06:29:00Z">
        <w:r>
          <w:rPr>
            <w:szCs w:val="24"/>
          </w:rPr>
          <w:delText>d</w:delText>
        </w:r>
      </w:del>
      <w:del w:id="164" w:author="muhammad fauzan" w:date="2022-08-10T06:06:00Z">
        <w:r>
          <w:rPr>
            <w:szCs w:val="24"/>
          </w:rPr>
          <w:delText>ata roti</w:delText>
        </w:r>
      </w:del>
      <w:ins w:id="165" w:author="muhammad fauzan" w:date="2022-08-09T06:28:00Z">
        <w:r>
          <w:t>Data distribusi</w:t>
        </w:r>
      </w:ins>
    </w:p>
    <w:p w:rsidR="00222167" w:rsidRDefault="008B3912">
      <w:pPr>
        <w:pStyle w:val="ListParagraph"/>
        <w:ind w:left="426"/>
        <w:rPr>
          <w:ins w:id="166" w:author="muhammad fauzan" w:date="2022-08-09T06:28:00Z"/>
        </w:rPr>
        <w:pPrChange w:id="167" w:author="muhammad fauzan" w:date="2022-08-09T06:31:00Z">
          <w:pPr>
            <w:pStyle w:val="ListParagraph"/>
            <w:numPr>
              <w:numId w:val="17"/>
            </w:numPr>
            <w:ind w:left="426" w:hanging="426"/>
          </w:pPr>
        </w:pPrChange>
      </w:pPr>
      <w:ins w:id="168" w:author="muhammad fauzan" w:date="2022-08-09T06:31:00Z">
        <w:r>
          <w:t xml:space="preserve">Data distribusi merupakan data yang didalamnya menjelaskan waktu </w:t>
        </w:r>
      </w:ins>
      <w:ins w:id="169" w:author="muhammad fauzan" w:date="2022-08-09T06:33:00Z">
        <w:r>
          <w:rPr>
            <w:i/>
          </w:rPr>
          <w:t>dropping</w:t>
        </w:r>
      </w:ins>
      <w:ins w:id="170" w:author="muhammad fauzan" w:date="2022-08-09T06:32:00Z">
        <w:r>
          <w:t xml:space="preserve">, data </w:t>
        </w:r>
      </w:ins>
      <w:ins w:id="171" w:author="muhammad fauzan" w:date="2022-08-09T06:33:00Z">
        <w:r>
          <w:rPr>
            <w:i/>
          </w:rPr>
          <w:t xml:space="preserve">dropping </w:t>
        </w:r>
      </w:ins>
      <w:ins w:id="172" w:author="muhammad fauzan" w:date="2022-08-09T06:32:00Z">
        <w:r>
          <w:t xml:space="preserve">dan sisa </w:t>
        </w:r>
      </w:ins>
      <w:ins w:id="173" w:author="muhammad fauzan" w:date="2022-08-09T06:33:00Z">
        <w:r>
          <w:t>roti</w:t>
        </w:r>
      </w:ins>
      <w:ins w:id="174" w:author="muhammad fauzan" w:date="2022-08-09T06:32:00Z">
        <w:r>
          <w:t xml:space="preserve"> dari</w:t>
        </w:r>
      </w:ins>
      <w:ins w:id="175" w:author="muhammad fauzan" w:date="2022-08-09T06:33:00Z">
        <w:r>
          <w:t xml:space="preserve"> hasil </w:t>
        </w:r>
        <w:r>
          <w:rPr>
            <w:i/>
          </w:rPr>
          <w:t xml:space="preserve">dropping </w:t>
        </w:r>
        <w:r>
          <w:t>sebelumnya pada toko-toko yang di</w:t>
        </w:r>
        <w:r>
          <w:rPr>
            <w:i/>
            <w:rPrChange w:id="176" w:author="muhammad fauzan" w:date="2022-08-09T06:33:00Z">
              <w:rPr/>
            </w:rPrChange>
          </w:rPr>
          <w:t>dropping</w:t>
        </w:r>
        <w:r>
          <w:t>.</w:t>
        </w:r>
      </w:ins>
    </w:p>
    <w:p w:rsidR="00222167" w:rsidRDefault="008B3912">
      <w:pPr>
        <w:pStyle w:val="ListParagraph"/>
        <w:numPr>
          <w:ilvl w:val="0"/>
          <w:numId w:val="17"/>
        </w:numPr>
        <w:ind w:left="426" w:hanging="426"/>
        <w:rPr>
          <w:ins w:id="177" w:author="muhammad fauzan" w:date="2022-08-09T06:34:00Z"/>
        </w:rPr>
      </w:pPr>
      <w:ins w:id="178" w:author="muhammad fauzan" w:date="2022-08-09T06:29:00Z">
        <w:r>
          <w:t xml:space="preserve">Data </w:t>
        </w:r>
        <w:r>
          <w:rPr>
            <w:i/>
            <w:rPrChange w:id="179" w:author="muhammad fauzan" w:date="2022-08-09T06:36:00Z">
              <w:rPr/>
            </w:rPrChange>
          </w:rPr>
          <w:t>sales</w:t>
        </w:r>
      </w:ins>
    </w:p>
    <w:p w:rsidR="00222167" w:rsidRDefault="008B3912">
      <w:pPr>
        <w:pStyle w:val="ListParagraph"/>
        <w:ind w:left="426"/>
        <w:rPr>
          <w:ins w:id="180" w:author="muhammad fauzan" w:date="2022-08-09T06:29:00Z"/>
        </w:rPr>
        <w:pPrChange w:id="181" w:author="muhammad fauzan" w:date="2022-08-09T06:34:00Z">
          <w:pPr>
            <w:pStyle w:val="ListParagraph"/>
            <w:numPr>
              <w:numId w:val="17"/>
            </w:numPr>
            <w:ind w:left="426" w:hanging="426"/>
          </w:pPr>
        </w:pPrChange>
      </w:pPr>
      <w:ins w:id="182" w:author="muhammad fauzan" w:date="2022-08-09T06:34:00Z">
        <w:r>
          <w:t xml:space="preserve">Data </w:t>
        </w:r>
        <w:r>
          <w:rPr>
            <w:i/>
            <w:rPrChange w:id="183" w:author="muhammad fauzan" w:date="2022-08-09T06:36:00Z">
              <w:rPr/>
            </w:rPrChange>
          </w:rPr>
          <w:t>sales</w:t>
        </w:r>
        <w:r>
          <w:t xml:space="preserve"> merupakan data yang berisi informasi tentang </w:t>
        </w:r>
        <w:r>
          <w:rPr>
            <w:i/>
            <w:rPrChange w:id="184" w:author="muhammad fauzan" w:date="2022-08-09T06:37:00Z">
              <w:rPr/>
            </w:rPrChange>
          </w:rPr>
          <w:t>sales</w:t>
        </w:r>
        <w:r>
          <w:t xml:space="preserve"> yang bergabung dan terdaftar pada CV. Al-amin jaya.</w:t>
        </w:r>
      </w:ins>
    </w:p>
    <w:p w:rsidR="00222167" w:rsidRDefault="008B3912">
      <w:pPr>
        <w:pStyle w:val="ListParagraph"/>
        <w:numPr>
          <w:ilvl w:val="0"/>
          <w:numId w:val="17"/>
        </w:numPr>
        <w:ind w:left="426" w:hanging="426"/>
        <w:rPr>
          <w:ins w:id="185" w:author="muhammad fauzan" w:date="2022-08-09T06:34:00Z"/>
        </w:rPr>
      </w:pPr>
      <w:ins w:id="186" w:author="muhammad fauzan" w:date="2022-08-09T06:29:00Z">
        <w:r>
          <w:t xml:space="preserve">Data </w:t>
        </w:r>
        <w:r>
          <w:rPr>
            <w:szCs w:val="24"/>
          </w:rPr>
          <w:t>toko</w:t>
        </w:r>
      </w:ins>
    </w:p>
    <w:p w:rsidR="00222167" w:rsidRDefault="008B3912">
      <w:pPr>
        <w:pStyle w:val="ListParagraph"/>
        <w:ind w:left="426"/>
        <w:rPr>
          <w:ins w:id="187" w:author="muhammad fauzan" w:date="2022-08-09T06:28:00Z"/>
        </w:rPr>
        <w:pPrChange w:id="188" w:author="muhammad fauzan" w:date="2022-08-09T06:34:00Z">
          <w:pPr>
            <w:pStyle w:val="ListParagraph"/>
            <w:numPr>
              <w:numId w:val="17"/>
            </w:numPr>
            <w:ind w:left="426" w:hanging="426"/>
          </w:pPr>
        </w:pPrChange>
      </w:pPr>
      <w:ins w:id="189" w:author="muhammad fauzan" w:date="2022-08-09T06:34:00Z">
        <w:r>
          <w:t>Data t</w:t>
        </w:r>
      </w:ins>
      <w:ins w:id="190" w:author="muhammad fauzan" w:date="2022-08-09T06:35:00Z">
        <w:r>
          <w:t xml:space="preserve">oko merupakan data yang berisi informasi tentang toko-toko yang bermitra dengan CV. Al-amin jaya untuk didropping </w:t>
        </w:r>
      </w:ins>
      <w:ins w:id="191" w:author="muhammad fauzan" w:date="2022-08-09T06:36:00Z">
        <w:r>
          <w:t>roti pada toko tersebut.</w:t>
        </w:r>
      </w:ins>
    </w:p>
    <w:p w:rsidR="00222167" w:rsidRDefault="008B3912">
      <w:pPr>
        <w:pStyle w:val="ListParagraph"/>
        <w:numPr>
          <w:ilvl w:val="0"/>
          <w:numId w:val="17"/>
        </w:numPr>
        <w:ind w:left="426" w:hanging="426"/>
        <w:rPr>
          <w:ins w:id="192" w:author="muhammad fauzan" w:date="2022-08-10T01:28:00Z"/>
        </w:rPr>
      </w:pPr>
      <w:del w:id="193" w:author="muhammad fauzan" w:date="2022-08-09T06:39:00Z">
        <w:r>
          <w:rPr>
            <w:szCs w:val="24"/>
          </w:rPr>
          <w:delText xml:space="preserve"> </w:delText>
        </w:r>
      </w:del>
      <w:ins w:id="194" w:author="muhammad fauzan" w:date="2022-08-09T06:29:00Z">
        <w:r>
          <w:rPr>
            <w:szCs w:val="24"/>
          </w:rPr>
          <w:t>Data jadwal kunjungan</w:t>
        </w:r>
      </w:ins>
      <w:del w:id="195" w:author="muhammad fauzan" w:date="2022-08-09T06:29:00Z">
        <w:r>
          <w:rPr>
            <w:szCs w:val="24"/>
          </w:rPr>
          <w:delText xml:space="preserve">yang disuplai, roti sisa, jadwal kunjungan, </w:delText>
        </w:r>
        <w:r>
          <w:rPr>
            <w:i/>
            <w:szCs w:val="24"/>
          </w:rPr>
          <w:delText>sales</w:delText>
        </w:r>
        <w:r>
          <w:rPr>
            <w:szCs w:val="24"/>
          </w:rPr>
          <w:delText xml:space="preserve"> dan toko/kios.</w:delText>
        </w:r>
      </w:del>
    </w:p>
    <w:p w:rsidR="00222167" w:rsidRDefault="008B3912">
      <w:pPr>
        <w:pStyle w:val="ListParagraph"/>
        <w:ind w:left="426"/>
        <w:rPr>
          <w:ins w:id="196" w:author="muhammad fauzan" w:date="2022-08-09T06:38:00Z"/>
        </w:rPr>
        <w:pPrChange w:id="197" w:author="muhammad fauzan" w:date="2022-08-10T01:28:00Z">
          <w:pPr>
            <w:pStyle w:val="ListParagraph"/>
            <w:numPr>
              <w:numId w:val="17"/>
            </w:numPr>
            <w:ind w:left="426" w:hanging="426"/>
          </w:pPr>
        </w:pPrChange>
      </w:pPr>
      <w:ins w:id="198" w:author="muhammad fauzan" w:date="2022-08-10T01:28:00Z">
        <w:r>
          <w:t xml:space="preserve">Data </w:t>
        </w:r>
        <w:r>
          <w:rPr>
            <w:szCs w:val="24"/>
          </w:rPr>
          <w:t>jadwal kunjungan merupakan data yang berisi tentang jadwal kunjungan</w:t>
        </w:r>
      </w:ins>
    </w:p>
    <w:p w:rsidR="00222167" w:rsidRDefault="008B3912">
      <w:pPr>
        <w:pStyle w:val="ListParagraph"/>
        <w:ind w:left="426"/>
        <w:pPrChange w:id="199" w:author="muhammad fauzan" w:date="2022-08-09T06:38:00Z">
          <w:pPr>
            <w:ind w:left="426"/>
          </w:pPr>
        </w:pPrChange>
      </w:pPr>
      <w:ins w:id="200" w:author="muhammad fauzan" w:date="2022-08-09T06:40:00Z">
        <w:r>
          <w:rPr>
            <w:i/>
            <w:szCs w:val="24"/>
            <w:rPrChange w:id="201" w:author="muhammad fauzan" w:date="2022-08-09T06:41:00Z">
              <w:rPr>
                <w:szCs w:val="24"/>
              </w:rPr>
            </w:rPrChange>
          </w:rPr>
          <w:t>sal</w:t>
        </w:r>
      </w:ins>
      <w:ins w:id="202" w:author="muhammad fauzan" w:date="2022-08-09T06:41:00Z">
        <w:r>
          <w:rPr>
            <w:i/>
            <w:szCs w:val="24"/>
            <w:rPrChange w:id="203" w:author="muhammad fauzan" w:date="2022-08-09T06:41:00Z">
              <w:rPr>
                <w:szCs w:val="24"/>
              </w:rPr>
            </w:rPrChange>
          </w:rPr>
          <w:t>e</w:t>
        </w:r>
      </w:ins>
      <w:ins w:id="204" w:author="muhammad fauzan" w:date="2022-08-09T06:40:00Z">
        <w:r>
          <w:rPr>
            <w:i/>
            <w:szCs w:val="24"/>
            <w:rPrChange w:id="205" w:author="muhammad fauzan" w:date="2022-08-09T06:41:00Z">
              <w:rPr>
                <w:szCs w:val="24"/>
              </w:rPr>
            </w:rPrChange>
          </w:rPr>
          <w:t>s</w:t>
        </w:r>
        <w:r>
          <w:rPr>
            <w:szCs w:val="24"/>
          </w:rPr>
          <w:t xml:space="preserve"> ke to</w:t>
        </w:r>
      </w:ins>
      <w:ins w:id="206" w:author="muhammad fauzan" w:date="2022-08-09T06:41:00Z">
        <w:r>
          <w:rPr>
            <w:szCs w:val="24"/>
          </w:rPr>
          <w:t>ko-toko untuk didropping roti ditoko yang terjadwal.</w:t>
        </w:r>
      </w:ins>
    </w:p>
    <w:p w:rsidR="00222167" w:rsidRDefault="008B3912">
      <w:pPr>
        <w:pStyle w:val="ListParagraph"/>
        <w:numPr>
          <w:ilvl w:val="0"/>
          <w:numId w:val="16"/>
        </w:numPr>
        <w:ind w:left="426" w:hanging="425"/>
      </w:pPr>
      <w:r>
        <w:t>Pengumpulan Data</w:t>
      </w:r>
    </w:p>
    <w:p w:rsidR="00222167" w:rsidRDefault="008B3912">
      <w:pPr>
        <w:ind w:firstLine="709"/>
        <w:rPr>
          <w:szCs w:val="24"/>
        </w:rPr>
        <w:pPrChange w:id="207" w:author="muhammad fauzan" w:date="2022-08-09T07:05:00Z">
          <w:pPr>
            <w:ind w:left="426"/>
          </w:pPr>
        </w:pPrChange>
      </w:pPr>
      <w:r>
        <w:rPr>
          <w:szCs w:val="24"/>
        </w:rPr>
        <w:lastRenderedPageBreak/>
        <w:t>Metode wawancara digunakan sebagai sarana pengumpulan data dalam membuat sistem ini dengan mewawancarai distributor yakni CV. Al-Amin Jaya. Wawancara dilakukan berkenaan laporan penyuplaian roti kedaerah Panton Labu pertiap jenis rotinya dalam kurun waktu sebulan ditiap toko/kios</w:t>
      </w:r>
    </w:p>
    <w:p w:rsidR="00222167" w:rsidRDefault="008B3912">
      <w:pPr>
        <w:pStyle w:val="Heading2"/>
        <w:ind w:left="709" w:hanging="709"/>
      </w:pPr>
      <w:r>
        <w:t>Waktu dan Tempat Penelitian</w:t>
      </w:r>
    </w:p>
    <w:p w:rsidR="00222167" w:rsidRDefault="008B3912">
      <w:pPr>
        <w:ind w:firstLine="709"/>
      </w:pPr>
      <w:r>
        <w:t xml:space="preserve">Penelitian ini dilaksanakan pada </w:t>
      </w:r>
      <w:ins w:id="208" w:author="muhammad fauzan" w:date="2022-08-10T01:19:00Z">
        <w:r>
          <w:t xml:space="preserve">salah satu </w:t>
        </w:r>
      </w:ins>
      <w:r>
        <w:t>toko</w:t>
      </w:r>
      <w:ins w:id="209" w:author="muhammad fauzan" w:date="2022-08-10T01:19:00Z">
        <w:r>
          <w:t xml:space="preserve"> di Panton labu yang bernama </w:t>
        </w:r>
      </w:ins>
      <w:del w:id="210" w:author="muhammad fauzan" w:date="2022-08-10T01:19:00Z">
        <w:r>
          <w:delText xml:space="preserve"> </w:delText>
        </w:r>
      </w:del>
      <w:r>
        <w:t>kardana</w:t>
      </w:r>
      <w:del w:id="211" w:author="muhammad fauzan" w:date="2022-08-10T01:19:00Z">
        <w:r>
          <w:delText xml:space="preserve"> di Panton labu</w:delText>
        </w:r>
      </w:del>
      <w:r>
        <w:t>, penelitian</w:t>
      </w:r>
      <w:del w:id="212" w:author="muhammad fauzan" w:date="2022-08-10T01:18:00Z">
        <w:r>
          <w:delText xml:space="preserve"> ini</w:delText>
        </w:r>
      </w:del>
      <w:r>
        <w:t xml:space="preserve"> dilaksanakan </w:t>
      </w:r>
      <w:del w:id="213" w:author="muhammad fauzan" w:date="2022-08-10T01:32:00Z">
        <w:r>
          <w:delText xml:space="preserve">selama </w:delText>
        </w:r>
      </w:del>
      <w:ins w:id="214" w:author="muhammad fauzan" w:date="2022-08-10T01:32:00Z">
        <w:r>
          <w:t xml:space="preserve">dalam kurun waktu </w:t>
        </w:r>
      </w:ins>
      <w:r>
        <w:t>5 bulan</w:t>
      </w:r>
      <w:ins w:id="215" w:author="muhammad fauzan" w:date="2022-08-10T01:32:00Z">
        <w:r>
          <w:t xml:space="preserve"> yang </w:t>
        </w:r>
      </w:ins>
      <w:del w:id="216" w:author="muhammad fauzan" w:date="2022-08-10T01:32:00Z">
        <w:r>
          <w:delText xml:space="preserve"> </w:delText>
        </w:r>
      </w:del>
      <w:ins w:id="217" w:author="muhammad fauzan" w:date="2022-08-10T01:20:00Z">
        <w:r>
          <w:t>di</w:t>
        </w:r>
      </w:ins>
      <w:r>
        <w:t xml:space="preserve">mulai dari </w:t>
      </w:r>
      <w:ins w:id="218" w:author="muhammad fauzan" w:date="2022-08-10T01:32:00Z">
        <w:r>
          <w:t xml:space="preserve">bulan </w:t>
        </w:r>
      </w:ins>
      <w:r>
        <w:t xml:space="preserve">januari 2022 sampai </w:t>
      </w:r>
      <w:ins w:id="219" w:author="muhammad fauzan" w:date="2022-08-10T01:20:00Z">
        <w:r>
          <w:t xml:space="preserve">dengan </w:t>
        </w:r>
      </w:ins>
      <w:ins w:id="220" w:author="muhammad fauzan" w:date="2022-08-10T01:32:00Z">
        <w:r>
          <w:t xml:space="preserve">bulan </w:t>
        </w:r>
      </w:ins>
      <w:r>
        <w:t>mei 2022.</w:t>
      </w:r>
    </w:p>
    <w:p w:rsidR="00222167" w:rsidRDefault="008B3912">
      <w:pPr>
        <w:pStyle w:val="Heading2"/>
        <w:ind w:left="709" w:hanging="709"/>
      </w:pPr>
      <w:r>
        <w:t xml:space="preserve">Analisa Kebutuhan Fungsional </w:t>
      </w:r>
    </w:p>
    <w:p w:rsidR="00222167" w:rsidRDefault="008B3912">
      <w:pPr>
        <w:ind w:firstLine="709"/>
      </w:pPr>
      <w:r>
        <w:t xml:space="preserve">Kebutuhan fungsional merupakan kebutuhan apa saja yang akan </w:t>
      </w:r>
      <w:del w:id="221" w:author="muhammad fauzan" w:date="2022-08-10T06:06:00Z">
        <w:r>
          <w:delText xml:space="preserve">dihasilkan </w:delText>
        </w:r>
      </w:del>
      <w:ins w:id="222" w:author="muhammad fauzan" w:date="2022-08-10T06:06:00Z">
        <w:r>
          <w:t xml:space="preserve">dibutuhkan </w:t>
        </w:r>
      </w:ins>
      <w:r>
        <w:t xml:space="preserve">oleh aplikasi atau sistem terhadap sistem yang dibangun. Adapun kebutuhan yang </w:t>
      </w:r>
      <w:ins w:id="223" w:author="muhammad fauzan" w:date="2022-08-10T06:07:00Z">
        <w:r>
          <w:t xml:space="preserve">dibutuhkan </w:t>
        </w:r>
      </w:ins>
      <w:del w:id="224" w:author="muhammad fauzan" w:date="2022-08-10T06:07:00Z">
        <w:r>
          <w:delText xml:space="preserve">dihasilkan </w:delText>
        </w:r>
      </w:del>
      <w:r>
        <w:t>sebagai berikut:</w:t>
      </w:r>
    </w:p>
    <w:p w:rsidR="00222167" w:rsidRDefault="008B3912">
      <w:pPr>
        <w:pStyle w:val="ListParagraph"/>
        <w:numPr>
          <w:ilvl w:val="0"/>
          <w:numId w:val="18"/>
        </w:numPr>
        <w:ind w:left="426" w:hanging="426"/>
        <w:pPrChange w:id="225" w:author="muhammad fauzan" w:date="2022-08-03T19:56:00Z">
          <w:pPr>
            <w:pStyle w:val="ListParagraph"/>
            <w:numPr>
              <w:numId w:val="18"/>
            </w:numPr>
            <w:ind w:left="426" w:hanging="360"/>
          </w:pPr>
        </w:pPrChange>
      </w:pPr>
      <w:r>
        <w:t xml:space="preserve">Admin dapat menambah, melihat, memperbarui dan menghapus data </w:t>
      </w:r>
      <w:del w:id="226" w:author="muhammad fauzan" w:date="2022-08-04T20:13:00Z">
        <w:r>
          <w:delText>sales</w:delText>
        </w:r>
      </w:del>
      <w:ins w:id="227" w:author="muhammad fauzan" w:date="2022-08-04T20:13:00Z">
        <w:r>
          <w:rPr>
            <w:i/>
          </w:rPr>
          <w:t>sales</w:t>
        </w:r>
      </w:ins>
      <w:r>
        <w:t xml:space="preserve"> melalui halaman web.</w:t>
      </w:r>
    </w:p>
    <w:p w:rsidR="00222167" w:rsidRDefault="008B3912">
      <w:pPr>
        <w:pStyle w:val="ListParagraph"/>
        <w:numPr>
          <w:ilvl w:val="0"/>
          <w:numId w:val="18"/>
        </w:numPr>
        <w:ind w:left="426" w:hanging="426"/>
        <w:pPrChange w:id="228" w:author="muhammad fauzan" w:date="2022-08-03T19:56:00Z">
          <w:pPr>
            <w:pStyle w:val="ListParagraph"/>
            <w:numPr>
              <w:numId w:val="18"/>
            </w:numPr>
            <w:ind w:left="426" w:hanging="360"/>
          </w:pPr>
        </w:pPrChange>
      </w:pPr>
      <w:r>
        <w:t>Admin dapat menambah, melihat, memperbarui dan menghapus data toko melalui halaman web.</w:t>
      </w:r>
    </w:p>
    <w:p w:rsidR="00222167" w:rsidRDefault="008B3912">
      <w:pPr>
        <w:pStyle w:val="ListParagraph"/>
        <w:numPr>
          <w:ilvl w:val="0"/>
          <w:numId w:val="18"/>
        </w:numPr>
        <w:ind w:left="426" w:hanging="426"/>
        <w:pPrChange w:id="229" w:author="muhammad fauzan" w:date="2022-08-03T19:56:00Z">
          <w:pPr>
            <w:pStyle w:val="ListParagraph"/>
            <w:numPr>
              <w:numId w:val="18"/>
            </w:numPr>
            <w:ind w:left="426" w:hanging="360"/>
          </w:pPr>
        </w:pPrChange>
      </w:pPr>
      <w:r>
        <w:t>Admin dapat menambah, melihat, memperbarui dan menghapus data roti melalui halaman web.</w:t>
      </w:r>
    </w:p>
    <w:p w:rsidR="00222167" w:rsidRDefault="008B3912">
      <w:pPr>
        <w:pStyle w:val="ListParagraph"/>
        <w:numPr>
          <w:ilvl w:val="0"/>
          <w:numId w:val="18"/>
        </w:numPr>
        <w:ind w:left="426" w:hanging="426"/>
        <w:pPrChange w:id="230" w:author="muhammad fauzan" w:date="2022-08-03T19:56:00Z">
          <w:pPr>
            <w:pStyle w:val="ListParagraph"/>
            <w:numPr>
              <w:numId w:val="18"/>
            </w:numPr>
            <w:ind w:left="426" w:hanging="360"/>
          </w:pPr>
        </w:pPrChange>
      </w:pPr>
      <w:r>
        <w:t>Admin dapat menambah, melihat, memperbarui dan menghapus data jadwal kunjungan melalui halaman web.</w:t>
      </w:r>
    </w:p>
    <w:p w:rsidR="00222167" w:rsidRDefault="008B3912">
      <w:pPr>
        <w:pStyle w:val="ListParagraph"/>
        <w:numPr>
          <w:ilvl w:val="0"/>
          <w:numId w:val="18"/>
        </w:numPr>
        <w:ind w:left="426" w:hanging="426"/>
        <w:pPrChange w:id="231" w:author="muhammad fauzan" w:date="2022-08-03T19:56:00Z">
          <w:pPr>
            <w:pStyle w:val="ListParagraph"/>
            <w:numPr>
              <w:numId w:val="18"/>
            </w:numPr>
            <w:ind w:left="426" w:hanging="360"/>
          </w:pPr>
        </w:pPrChange>
      </w:pPr>
      <w:r>
        <w:t>Admin dapat menambah, melihat, memperbarui dan menghapus data distribusi melalui halaman web.</w:t>
      </w:r>
    </w:p>
    <w:p w:rsidR="00222167" w:rsidRDefault="008B3912">
      <w:pPr>
        <w:pStyle w:val="ListParagraph"/>
        <w:numPr>
          <w:ilvl w:val="0"/>
          <w:numId w:val="18"/>
        </w:numPr>
        <w:ind w:left="426" w:hanging="426"/>
        <w:pPrChange w:id="232" w:author="muhammad fauzan" w:date="2022-08-03T19:56:00Z">
          <w:pPr>
            <w:pStyle w:val="ListParagraph"/>
            <w:numPr>
              <w:numId w:val="18"/>
            </w:numPr>
            <w:ind w:left="426" w:hanging="360"/>
          </w:pPr>
        </w:pPrChange>
      </w:pPr>
      <w:r>
        <w:t xml:space="preserve">Admin dapat </w:t>
      </w:r>
      <w:del w:id="233" w:author="muhammad fauzan" w:date="2022-08-04T18:30:00Z">
        <w:r>
          <w:delText>login</w:delText>
        </w:r>
      </w:del>
      <w:ins w:id="234" w:author="muhammad fauzan" w:date="2022-08-04T18:30:00Z">
        <w:r>
          <w:rPr>
            <w:i/>
          </w:rPr>
          <w:t>login</w:t>
        </w:r>
      </w:ins>
      <w:r>
        <w:t xml:space="preserve"> dan mengubah </w:t>
      </w:r>
      <w:del w:id="235" w:author="muhammad fauzan" w:date="2022-08-04T20:06:00Z">
        <w:r>
          <w:delText>password</w:delText>
        </w:r>
      </w:del>
      <w:ins w:id="236" w:author="muhammad fauzan" w:date="2022-08-04T20:06:00Z">
        <w:r>
          <w:rPr>
            <w:i/>
          </w:rPr>
          <w:t>password</w:t>
        </w:r>
      </w:ins>
    </w:p>
    <w:p w:rsidR="00222167" w:rsidRDefault="008B3912">
      <w:pPr>
        <w:pStyle w:val="ListParagraph"/>
        <w:numPr>
          <w:ilvl w:val="0"/>
          <w:numId w:val="18"/>
        </w:numPr>
        <w:ind w:left="426" w:hanging="426"/>
        <w:pPrChange w:id="237" w:author="muhammad fauzan" w:date="2022-08-03T19:56:00Z">
          <w:pPr>
            <w:pStyle w:val="ListParagraph"/>
            <w:numPr>
              <w:numId w:val="18"/>
            </w:numPr>
            <w:ind w:left="426" w:hanging="360"/>
          </w:pPr>
        </w:pPrChange>
      </w:pPr>
      <w:del w:id="238" w:author="muhammad fauzan" w:date="2022-08-04T20:13:00Z">
        <w:r>
          <w:lastRenderedPageBreak/>
          <w:delText>Sales</w:delText>
        </w:r>
      </w:del>
      <w:ins w:id="239" w:author="muhammad fauzan" w:date="2022-08-04T20:13:00Z">
        <w:r>
          <w:rPr>
            <w:i/>
          </w:rPr>
          <w:t>Sales</w:t>
        </w:r>
      </w:ins>
      <w:r>
        <w:t xml:space="preserve"> dapat </w:t>
      </w:r>
      <w:del w:id="240" w:author="muhammad fauzan" w:date="2022-08-04T18:36:00Z">
        <w:r>
          <w:delText>login</w:delText>
        </w:r>
      </w:del>
      <w:ins w:id="241" w:author="muhammad fauzan" w:date="2022-08-04T18:36:00Z">
        <w:r>
          <w:rPr>
            <w:i/>
          </w:rPr>
          <w:t>login</w:t>
        </w:r>
      </w:ins>
      <w:r>
        <w:t xml:space="preserve"> dan mengubah </w:t>
      </w:r>
      <w:del w:id="242" w:author="muhammad fauzan" w:date="2022-08-04T20:06:00Z">
        <w:r>
          <w:delText>password</w:delText>
        </w:r>
      </w:del>
      <w:ins w:id="243" w:author="muhammad fauzan" w:date="2022-08-04T20:06:00Z">
        <w:r>
          <w:rPr>
            <w:i/>
          </w:rPr>
          <w:t>password</w:t>
        </w:r>
      </w:ins>
    </w:p>
    <w:p w:rsidR="00222167" w:rsidRDefault="008B3912">
      <w:pPr>
        <w:pStyle w:val="ListParagraph"/>
        <w:numPr>
          <w:ilvl w:val="0"/>
          <w:numId w:val="18"/>
        </w:numPr>
        <w:ind w:left="426" w:hanging="426"/>
        <w:pPrChange w:id="244" w:author="muhammad fauzan" w:date="2022-08-03T19:56:00Z">
          <w:pPr>
            <w:pStyle w:val="ListParagraph"/>
            <w:numPr>
              <w:numId w:val="18"/>
            </w:numPr>
            <w:ind w:left="426" w:hanging="360"/>
          </w:pPr>
        </w:pPrChange>
      </w:pPr>
      <w:del w:id="245" w:author="muhammad fauzan" w:date="2022-08-04T20:13:00Z">
        <w:r>
          <w:delText>Sales</w:delText>
        </w:r>
      </w:del>
      <w:ins w:id="246" w:author="muhammad fauzan" w:date="2022-08-04T20:13:00Z">
        <w:r>
          <w:rPr>
            <w:i/>
          </w:rPr>
          <w:t>Sales</w:t>
        </w:r>
      </w:ins>
      <w:r>
        <w:t xml:space="preserve"> dapat melihat data droping ditanggal yang akan dikirimkan.</w:t>
      </w:r>
    </w:p>
    <w:p w:rsidR="00222167" w:rsidRDefault="008B3912">
      <w:pPr>
        <w:pStyle w:val="Heading2"/>
        <w:ind w:left="709" w:hanging="709"/>
      </w:pPr>
      <w:r>
        <w:t>Analisa Kebutuhan Non Fungsional</w:t>
      </w:r>
    </w:p>
    <w:p w:rsidR="00222167" w:rsidRDefault="008B3912">
      <w:pPr>
        <w:ind w:firstLine="709"/>
      </w:pPr>
      <w:r>
        <w:t>Kebutuhan non fungsional merupakan kebutuhan apa saja yang akan diperlukan dan digunakan dalampembuatan sistem. Adapun kebutuhan yang dihasilkan sebagai berikut:</w:t>
      </w:r>
    </w:p>
    <w:p w:rsidR="00222167" w:rsidRDefault="008B3912">
      <w:pPr>
        <w:pStyle w:val="ListParagraph"/>
        <w:numPr>
          <w:ilvl w:val="0"/>
          <w:numId w:val="19"/>
        </w:numPr>
        <w:ind w:left="426" w:hanging="426"/>
      </w:pPr>
      <w:r>
        <w:t>Perangkat Keras</w:t>
      </w:r>
    </w:p>
    <w:p w:rsidR="00222167" w:rsidRDefault="008B3912">
      <w:pPr>
        <w:pStyle w:val="ListParagraph"/>
        <w:ind w:left="426"/>
      </w:pPr>
      <w:r>
        <w:t>Spesifikasi komputer yang digunakan dalam perancangan dan pembuatan aplikasi sebagai berikut:</w:t>
      </w:r>
    </w:p>
    <w:p w:rsidR="00222167" w:rsidRDefault="008B3912">
      <w:pPr>
        <w:pStyle w:val="ListParagraph"/>
        <w:numPr>
          <w:ilvl w:val="0"/>
          <w:numId w:val="20"/>
        </w:numPr>
        <w:ind w:left="851" w:hanging="426"/>
      </w:pPr>
      <w:r>
        <w:t xml:space="preserve">Prosesor </w:t>
      </w:r>
      <w:r>
        <w:tab/>
        <w:t>: AMD ryzen 5 3500H CPU @ 2.60GHz</w:t>
      </w:r>
    </w:p>
    <w:p w:rsidR="00222167" w:rsidRDefault="008B3912">
      <w:pPr>
        <w:pStyle w:val="ListParagraph"/>
        <w:numPr>
          <w:ilvl w:val="0"/>
          <w:numId w:val="20"/>
        </w:numPr>
        <w:ind w:left="851" w:hanging="426"/>
      </w:pPr>
      <w:r>
        <w:t xml:space="preserve">RAM </w:t>
      </w:r>
      <w:r>
        <w:tab/>
        <w:t>: 8 GB</w:t>
      </w:r>
    </w:p>
    <w:p w:rsidR="00222167" w:rsidRDefault="008B3912">
      <w:pPr>
        <w:pStyle w:val="ListParagraph"/>
        <w:numPr>
          <w:ilvl w:val="0"/>
          <w:numId w:val="19"/>
        </w:numPr>
        <w:ind w:left="426" w:hanging="426"/>
      </w:pPr>
      <w:r>
        <w:t>Perangkat Lunak</w:t>
      </w:r>
    </w:p>
    <w:p w:rsidR="00222167" w:rsidRDefault="008B3912">
      <w:pPr>
        <w:pStyle w:val="ListParagraph"/>
        <w:ind w:left="426"/>
      </w:pPr>
      <w:r>
        <w:t>Software yang digunakan dalam perancangan dan pembuatan aplikasi ini sebagai berikut.</w:t>
      </w:r>
    </w:p>
    <w:p w:rsidR="00222167" w:rsidRDefault="008B3912">
      <w:pPr>
        <w:pStyle w:val="ListParagraph"/>
        <w:numPr>
          <w:ilvl w:val="1"/>
          <w:numId w:val="21"/>
        </w:numPr>
        <w:ind w:left="851" w:hanging="425"/>
      </w:pPr>
      <w:r>
        <w:t xml:space="preserve">Sistem Operasi </w:t>
      </w:r>
      <w:r>
        <w:tab/>
        <w:t>: Windows 10 Pro 64bit Operating System dan Linux Ubuntu 20.04 LTS</w:t>
      </w:r>
    </w:p>
    <w:p w:rsidR="00222167" w:rsidRDefault="008B3912">
      <w:pPr>
        <w:pStyle w:val="ListParagraph"/>
        <w:numPr>
          <w:ilvl w:val="1"/>
          <w:numId w:val="21"/>
        </w:numPr>
        <w:ind w:left="851" w:hanging="425"/>
      </w:pPr>
      <w:r>
        <w:t>Bahasa Pemograman</w:t>
      </w:r>
      <w:r>
        <w:tab/>
        <w:t>: Python (Django framework)</w:t>
      </w:r>
    </w:p>
    <w:p w:rsidR="00222167" w:rsidRDefault="008B3912">
      <w:pPr>
        <w:pStyle w:val="ListParagraph"/>
        <w:numPr>
          <w:ilvl w:val="1"/>
          <w:numId w:val="21"/>
        </w:numPr>
        <w:ind w:left="851" w:hanging="425"/>
        <w:rPr>
          <w:del w:id="247" w:author="muhammad fauzan" w:date="2022-08-10T06:07:00Z"/>
        </w:rPr>
      </w:pPr>
      <w:r>
        <w:t xml:space="preserve">Editor/Compile </w:t>
      </w:r>
      <w:r>
        <w:tab/>
        <w:t>: Visual Studio Code</w:t>
      </w:r>
    </w:p>
    <w:p w:rsidR="00222167" w:rsidRDefault="008B3912">
      <w:pPr>
        <w:pStyle w:val="ListParagraph"/>
        <w:numPr>
          <w:ilvl w:val="1"/>
          <w:numId w:val="21"/>
        </w:numPr>
        <w:spacing w:before="240"/>
        <w:ind w:left="709" w:hanging="709"/>
        <w:rPr>
          <w:del w:id="248" w:author="muhammad fauzan" w:date="2022-08-09T07:06:00Z"/>
        </w:rPr>
        <w:pPrChange w:id="249" w:author="muhammad fauzan" w:date="2022-08-05T02:49:00Z">
          <w:pPr>
            <w:pStyle w:val="Heading2"/>
            <w:spacing w:before="240"/>
            <w:ind w:left="709" w:hanging="709"/>
          </w:pPr>
        </w:pPrChange>
      </w:pPr>
      <w:bookmarkStart w:id="250" w:name="_Toc104483039"/>
      <w:bookmarkEnd w:id="153"/>
      <w:del w:id="251" w:author="muhammad fauzan" w:date="2022-08-09T07:06:00Z">
        <w:r>
          <w:delText>Teknik Pembuatan Sistem</w:delText>
        </w:r>
      </w:del>
    </w:p>
    <w:p w:rsidR="00222167" w:rsidRDefault="008B3912">
      <w:pPr>
        <w:pStyle w:val="ListParagraph"/>
        <w:ind w:firstLine="709"/>
        <w:rPr>
          <w:del w:id="252" w:author="muhammad fauzan" w:date="2022-08-09T07:06:00Z"/>
        </w:rPr>
        <w:pPrChange w:id="253" w:author="muhammad fauzan" w:date="2022-08-10T06:07:00Z">
          <w:pPr>
            <w:ind w:firstLine="709"/>
          </w:pPr>
        </w:pPrChange>
      </w:pPr>
      <w:del w:id="254" w:author="muhammad fauzan" w:date="2022-08-09T07:06:00Z">
        <w:r>
          <w:delText xml:space="preserve">Teknik pembuatan sistem yang akan dilakukan meliputi analisis kebutuhan data, perancangan tabel database dan perancangan </w:delText>
        </w:r>
        <w:r>
          <w:rPr>
            <w:i/>
          </w:rPr>
          <w:delText xml:space="preserve">user </w:delText>
        </w:r>
      </w:del>
      <w:del w:id="255" w:author="muhammad fauzan" w:date="2022-08-04T18:30:00Z">
        <w:r>
          <w:rPr>
            <w:i/>
          </w:rPr>
          <w:delText>interface</w:delText>
        </w:r>
      </w:del>
      <w:del w:id="256" w:author="muhammad fauzan" w:date="2022-08-09T07:06:00Z">
        <w:r>
          <w:delText>.</w:delText>
        </w:r>
      </w:del>
    </w:p>
    <w:p w:rsidR="00222167" w:rsidRDefault="008B3912">
      <w:pPr>
        <w:pStyle w:val="ListParagraph"/>
        <w:rPr>
          <w:del w:id="257" w:author="muhammad fauzan" w:date="2022-08-09T06:24:00Z"/>
        </w:rPr>
        <w:pPrChange w:id="258" w:author="muhammad fauzan" w:date="2022-08-10T06:07:00Z">
          <w:pPr>
            <w:pStyle w:val="ListParagraph"/>
            <w:numPr>
              <w:numId w:val="22"/>
            </w:numPr>
            <w:ind w:left="426" w:hanging="426"/>
          </w:pPr>
        </w:pPrChange>
      </w:pPr>
      <w:del w:id="259" w:author="muhammad fauzan" w:date="2022-08-09T06:24:00Z">
        <w:r>
          <w:delText>Kebutuhan data.</w:delText>
        </w:r>
      </w:del>
    </w:p>
    <w:p w:rsidR="00222167" w:rsidRDefault="008B3912">
      <w:pPr>
        <w:pStyle w:val="ListParagraph"/>
        <w:rPr>
          <w:del w:id="260" w:author="muhammad fauzan" w:date="2022-08-09T06:24:00Z"/>
        </w:rPr>
        <w:pPrChange w:id="261" w:author="muhammad fauzan" w:date="2022-08-10T06:07:00Z">
          <w:pPr>
            <w:pStyle w:val="ListParagraph"/>
            <w:ind w:left="426"/>
          </w:pPr>
        </w:pPrChange>
      </w:pPr>
      <w:del w:id="262" w:author="muhammad fauzan" w:date="2022-08-09T06:24:00Z">
        <w:r>
          <w:rPr>
            <w:szCs w:val="24"/>
          </w:rPr>
          <w:delText xml:space="preserve">Data yang digunakan dalam penelitian ini berupa data distribusi roti baik berupa data roti yang disuplai, roti sisa, jadwal kunjungan, </w:delText>
        </w:r>
        <w:r>
          <w:rPr>
            <w:i/>
            <w:szCs w:val="24"/>
          </w:rPr>
          <w:delText>sales</w:delText>
        </w:r>
        <w:r>
          <w:rPr>
            <w:szCs w:val="24"/>
          </w:rPr>
          <w:delText xml:space="preserve"> dan toko/kios.</w:delText>
        </w:r>
      </w:del>
    </w:p>
    <w:p w:rsidR="00222167" w:rsidRDefault="008B3912">
      <w:pPr>
        <w:pStyle w:val="ListParagraph"/>
        <w:rPr>
          <w:del w:id="263" w:author="muhammad fauzan" w:date="2022-08-09T07:03:00Z"/>
        </w:rPr>
        <w:pPrChange w:id="264" w:author="muhammad fauzan" w:date="2022-08-10T06:07:00Z">
          <w:pPr>
            <w:pStyle w:val="ListParagraph"/>
            <w:numPr>
              <w:numId w:val="22"/>
            </w:numPr>
            <w:ind w:left="426" w:hanging="426"/>
          </w:pPr>
        </w:pPrChange>
      </w:pPr>
      <w:del w:id="265" w:author="muhammad fauzan" w:date="2022-08-09T07:03:00Z">
        <w:r>
          <w:delText>Perancangan basis data.</w:delText>
        </w:r>
      </w:del>
    </w:p>
    <w:p w:rsidR="00222167" w:rsidRDefault="008B3912">
      <w:pPr>
        <w:pStyle w:val="ListParagraph"/>
        <w:rPr>
          <w:del w:id="266" w:author="muhammad fauzan" w:date="2022-08-09T07:03:00Z"/>
        </w:rPr>
        <w:pPrChange w:id="267" w:author="muhammad fauzan" w:date="2022-08-10T06:07:00Z">
          <w:pPr>
            <w:pStyle w:val="ListParagraph"/>
            <w:ind w:left="426"/>
          </w:pPr>
        </w:pPrChange>
      </w:pPr>
      <w:del w:id="268" w:author="muhammad fauzan" w:date="2022-08-09T07:03:00Z">
        <w:r>
          <w:delText xml:space="preserve">Perancangan basis data pada penerapan metode </w:delText>
        </w:r>
        <w:r>
          <w:rPr>
            <w:i/>
          </w:rPr>
          <w:delText>holt-winter exponential smoothing</w:delText>
        </w:r>
        <w:r>
          <w:delText xml:space="preserve"> untuk melakukan peramalan distribusi sari roti diarea panton labu ini memiliki 5 entitas utama yaitu </w:delText>
        </w:r>
        <w:r>
          <w:rPr>
            <w:i/>
            <w:rPrChange w:id="269" w:author="muhammad fauzan" w:date="2022-08-04T20:14:00Z">
              <w:rPr/>
            </w:rPrChange>
          </w:rPr>
          <w:delText>dataroti</w:delText>
        </w:r>
        <w:r>
          <w:delText xml:space="preserve">, </w:delText>
        </w:r>
        <w:r>
          <w:rPr>
            <w:i/>
            <w:rPrChange w:id="270" w:author="muhammad fauzan" w:date="2022-08-04T20:14:00Z">
              <w:rPr/>
            </w:rPrChange>
          </w:rPr>
          <w:delText>datasales</w:delText>
        </w:r>
        <w:r>
          <w:delText xml:space="preserve">, </w:delText>
        </w:r>
        <w:r>
          <w:rPr>
            <w:i/>
            <w:rPrChange w:id="271" w:author="muhammad fauzan" w:date="2022-08-04T20:14:00Z">
              <w:rPr/>
            </w:rPrChange>
          </w:rPr>
          <w:delText>data_toko</w:delText>
        </w:r>
        <w:r>
          <w:delText xml:space="preserve">, </w:delText>
        </w:r>
        <w:r>
          <w:rPr>
            <w:i/>
            <w:rPrChange w:id="272" w:author="muhammad fauzan" w:date="2022-08-04T20:14:00Z">
              <w:rPr/>
            </w:rPrChange>
          </w:rPr>
          <w:delText>datadistribusi</w:delText>
        </w:r>
        <w:r>
          <w:delText xml:space="preserve">, dan </w:delText>
        </w:r>
        <w:r>
          <w:rPr>
            <w:i/>
            <w:rPrChange w:id="273" w:author="muhammad fauzan" w:date="2022-08-04T20:14:00Z">
              <w:rPr/>
            </w:rPrChange>
          </w:rPr>
          <w:delText>jadwal</w:delText>
        </w:r>
      </w:del>
      <w:del w:id="274" w:author="muhammad fauzan" w:date="2022-08-04T20:14:00Z">
        <w:r>
          <w:rPr>
            <w:i/>
            <w:rPrChange w:id="275" w:author="muhammad fauzan" w:date="2022-08-04T20:14:00Z">
              <w:rPr/>
            </w:rPrChange>
          </w:rPr>
          <w:delText xml:space="preserve"> </w:delText>
        </w:r>
      </w:del>
      <w:del w:id="276" w:author="muhammad fauzan" w:date="2022-08-09T07:03:00Z">
        <w:r>
          <w:rPr>
            <w:i/>
            <w:rPrChange w:id="277" w:author="muhammad fauzan" w:date="2022-08-04T20:14:00Z">
              <w:rPr/>
            </w:rPrChange>
          </w:rPr>
          <w:delText>kunjungan</w:delText>
        </w:r>
        <w:r>
          <w:delText xml:space="preserve">. Setiap entitas memiliki peran yang berhubungan dengan entitas yang lain. Berikut merupakan </w:delText>
        </w:r>
        <w:r>
          <w:rPr>
            <w:i/>
            <w:iCs/>
          </w:rPr>
          <w:delText>entity relationship diagram.</w:delText>
        </w:r>
      </w:del>
    </w:p>
    <w:p w:rsidR="00222167" w:rsidRDefault="008B3912">
      <w:pPr>
        <w:pStyle w:val="ListParagraph"/>
        <w:rPr>
          <w:del w:id="278" w:author="muhammad fauzan" w:date="2022-08-09T07:03:00Z"/>
        </w:rPr>
        <w:pPrChange w:id="279" w:author="muhammad fauzan" w:date="2022-08-10T06:07:00Z">
          <w:pPr>
            <w:pStyle w:val="ListParagraph"/>
            <w:ind w:left="0"/>
          </w:pPr>
        </w:pPrChange>
      </w:pPr>
      <w:del w:id="280" w:author="muhammad fauzan" w:date="2022-08-09T07:03:00Z">
        <w:r>
          <w:rPr>
            <w:noProof/>
          </w:rPr>
          <w:drawing>
            <wp:inline distT="0" distB="0" distL="0" distR="0">
              <wp:extent cx="5040630" cy="30003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040630" cy="3000375"/>
                      </a:xfrm>
                      <a:prstGeom prst="rect">
                        <a:avLst/>
                      </a:prstGeom>
                    </pic:spPr>
                  </pic:pic>
                </a:graphicData>
              </a:graphic>
            </wp:inline>
          </w:drawing>
        </w:r>
        <w:r>
          <w:delText xml:space="preserve"> </w:delText>
        </w:r>
      </w:del>
    </w:p>
    <w:p w:rsidR="00222167" w:rsidRDefault="008B3912">
      <w:pPr>
        <w:pStyle w:val="ListParagraph"/>
        <w:numPr>
          <w:ilvl w:val="1"/>
          <w:numId w:val="21"/>
        </w:numPr>
        <w:ind w:left="851" w:hanging="425"/>
        <w:rPr>
          <w:del w:id="281" w:author="muhammad fauzan" w:date="2022-08-10T06:07:00Z"/>
        </w:rPr>
        <w:pPrChange w:id="282" w:author="muhammad fauzan" w:date="2022-08-10T06:07:00Z">
          <w:pPr>
            <w:pStyle w:val="Caption"/>
          </w:pPr>
        </w:pPrChange>
      </w:pPr>
      <w:del w:id="283" w:author="muhammad fauzan" w:date="2022-08-09T07:03:00Z">
        <w:r>
          <w:delText xml:space="preserve">Gambar 3. </w:delText>
        </w:r>
      </w:del>
      <w:del w:id="284" w:author="muhammad fauzan" w:date="2022-08-03T20:39:00Z">
        <w:r>
          <w:fldChar w:fldCharType="begin"/>
        </w:r>
        <w:r>
          <w:delInstrText xml:space="preserve"> SEQ Gambar_3. \* ARABIC </w:delInstrText>
        </w:r>
        <w:r>
          <w:fldChar w:fldCharType="separate"/>
        </w:r>
        <w:r>
          <w:delText>1</w:delText>
        </w:r>
        <w:r>
          <w:fldChar w:fldCharType="end"/>
        </w:r>
      </w:del>
      <w:del w:id="285" w:author="muhammad fauzan" w:date="2022-08-09T07:03:00Z">
        <w:r>
          <w:delText xml:space="preserve"> </w:delText>
        </w:r>
        <w:r>
          <w:rPr>
            <w:i/>
            <w:rPrChange w:id="286" w:author="muhammad fauzan" w:date="2022-08-05T02:50:00Z">
              <w:rPr/>
            </w:rPrChange>
          </w:rPr>
          <w:delText>entity relationship diagram</w:delText>
        </w:r>
      </w:del>
    </w:p>
    <w:p w:rsidR="00222167" w:rsidRDefault="008B3912">
      <w:pPr>
        <w:pStyle w:val="ListParagraph"/>
        <w:numPr>
          <w:ilvl w:val="0"/>
          <w:numId w:val="22"/>
        </w:numPr>
        <w:ind w:left="426" w:hanging="426"/>
        <w:rPr>
          <w:del w:id="287" w:author="muhammad fauzan" w:date="2022-08-09T06:42:00Z"/>
        </w:rPr>
      </w:pPr>
      <w:del w:id="288" w:author="muhammad fauzan" w:date="2022-08-09T06:42:00Z">
        <w:r>
          <w:delText xml:space="preserve">Perancangan </w:delText>
        </w:r>
        <w:r>
          <w:rPr>
            <w:i/>
            <w:rPrChange w:id="289" w:author="muhammad fauzan" w:date="2022-08-10T06:07:00Z">
              <w:rPr/>
            </w:rPrChange>
          </w:rPr>
          <w:delText xml:space="preserve">user </w:delText>
        </w:r>
      </w:del>
      <w:del w:id="290" w:author="muhammad fauzan" w:date="2022-08-04T18:30:00Z">
        <w:r>
          <w:rPr>
            <w:i/>
            <w:rPrChange w:id="291" w:author="muhammad fauzan" w:date="2022-08-10T06:07:00Z">
              <w:rPr/>
            </w:rPrChange>
          </w:rPr>
          <w:delText>interface</w:delText>
        </w:r>
      </w:del>
      <w:del w:id="292" w:author="muhammad fauzan" w:date="2022-08-09T06:42:00Z">
        <w:r>
          <w:rPr>
            <w:i/>
            <w:rPrChange w:id="293" w:author="muhammad fauzan" w:date="2022-08-10T06:07:00Z">
              <w:rPr/>
            </w:rPrChange>
          </w:rPr>
          <w:delText>.</w:delText>
        </w:r>
      </w:del>
    </w:p>
    <w:p w:rsidR="00222167" w:rsidRDefault="008B3912">
      <w:pPr>
        <w:pStyle w:val="ListParagraph"/>
        <w:rPr>
          <w:del w:id="294" w:author="muhammad fauzan" w:date="2022-08-09T06:42:00Z"/>
        </w:rPr>
        <w:pPrChange w:id="295" w:author="muhammad fauzan" w:date="2022-08-10T06:07:00Z">
          <w:pPr>
            <w:pStyle w:val="ListParagraph"/>
            <w:ind w:left="426"/>
          </w:pPr>
        </w:pPrChange>
      </w:pPr>
      <w:del w:id="296" w:author="muhammad fauzan" w:date="2022-08-09T06:42:00Z">
        <w:r>
          <w:delText xml:space="preserve">Proses ini merupakan gambaran bagaimana sebuah sistem akan dibentuk, berikut merupakan rancangan </w:delText>
        </w:r>
      </w:del>
      <w:del w:id="297" w:author="muhammad fauzan" w:date="2022-08-04T18:21:00Z">
        <w:r>
          <w:delText>user</w:delText>
        </w:r>
      </w:del>
      <w:del w:id="298" w:author="muhammad fauzan" w:date="2022-08-09T06:42:00Z">
        <w:r>
          <w:delText xml:space="preserve"> </w:delText>
        </w:r>
      </w:del>
      <w:del w:id="299" w:author="muhammad fauzan" w:date="2022-08-04T18:30:00Z">
        <w:r>
          <w:delText>interface</w:delText>
        </w:r>
      </w:del>
      <w:del w:id="300" w:author="muhammad fauzan" w:date="2022-08-09T06:42:00Z">
        <w:r>
          <w:delText xml:space="preserve"> penerapan metode holt-winter exponential smoothing untuk melakukan peramalan distribusi sari roti diarea panton labu.</w:delText>
        </w:r>
      </w:del>
    </w:p>
    <w:p w:rsidR="00222167" w:rsidRDefault="008B3912">
      <w:pPr>
        <w:pStyle w:val="ListParagraph"/>
        <w:rPr>
          <w:del w:id="301" w:author="muhammad fauzan" w:date="2022-08-09T06:42:00Z"/>
        </w:rPr>
        <w:pPrChange w:id="302" w:author="muhammad fauzan" w:date="2022-08-10T06:07:00Z">
          <w:pPr>
            <w:pStyle w:val="ListParagraph"/>
            <w:numPr>
              <w:numId w:val="23"/>
            </w:numPr>
            <w:ind w:left="851" w:hanging="426"/>
          </w:pPr>
        </w:pPrChange>
      </w:pPr>
      <w:del w:id="303" w:author="muhammad fauzan" w:date="2022-08-09T06:42:00Z">
        <w:r>
          <w:delText xml:space="preserve">Halaman </w:delText>
        </w:r>
      </w:del>
      <w:del w:id="304" w:author="muhammad fauzan" w:date="2022-08-04T18:30:00Z">
        <w:r>
          <w:delText>login</w:delText>
        </w:r>
      </w:del>
      <w:del w:id="305" w:author="muhammad fauzan" w:date="2022-08-09T06:42:00Z">
        <w:r>
          <w:delText xml:space="preserve"> </w:delText>
        </w:r>
        <w:bookmarkStart w:id="306" w:name="_Hlk105828476"/>
        <w:r>
          <w:delText>admin</w:delText>
        </w:r>
        <w:bookmarkEnd w:id="306"/>
      </w:del>
    </w:p>
    <w:p w:rsidR="00222167" w:rsidRDefault="008B3912">
      <w:pPr>
        <w:pStyle w:val="ListParagraph"/>
        <w:rPr>
          <w:del w:id="307" w:author="muhammad fauzan" w:date="2022-08-09T06:42:00Z"/>
        </w:rPr>
        <w:pPrChange w:id="308" w:author="muhammad fauzan" w:date="2022-08-10T06:07:00Z">
          <w:pPr>
            <w:pStyle w:val="ListParagraph"/>
            <w:ind w:left="851"/>
          </w:pPr>
        </w:pPrChange>
      </w:pPr>
      <w:del w:id="309" w:author="muhammad fauzan" w:date="2022-08-09T06:42:00Z">
        <w:r>
          <w:delText xml:space="preserve">Halaman </w:delText>
        </w:r>
      </w:del>
      <w:del w:id="310" w:author="muhammad fauzan" w:date="2022-08-04T18:31:00Z">
        <w:r>
          <w:delText>login</w:delText>
        </w:r>
      </w:del>
      <w:del w:id="311" w:author="muhammad fauzan" w:date="2022-08-09T06:42:00Z">
        <w:r>
          <w:delText xml:space="preserve"> admin merupakan halaman web yang digunakan oleh admin sendiri untuk dapat mengakses halaman lain dari pada halaman-halaman untuk admin sendiri. Pada halaman </w:delText>
        </w:r>
      </w:del>
      <w:del w:id="312" w:author="muhammad fauzan" w:date="2022-08-04T18:31:00Z">
        <w:r>
          <w:delText>login</w:delText>
        </w:r>
      </w:del>
      <w:del w:id="313" w:author="muhammad fauzan" w:date="2022-08-09T06:42:00Z">
        <w:r>
          <w:delText xml:space="preserve"> sendiri akan diambil data </w:delText>
        </w:r>
      </w:del>
      <w:del w:id="314" w:author="muhammad fauzan" w:date="2022-08-04T18:21:00Z">
        <w:r>
          <w:delText>user</w:delText>
        </w:r>
      </w:del>
      <w:del w:id="315" w:author="muhammad fauzan" w:date="2022-08-05T02:48:00Z">
        <w:r>
          <w:delText>name</w:delText>
        </w:r>
      </w:del>
      <w:del w:id="316" w:author="muhammad fauzan" w:date="2022-08-09T06:42:00Z">
        <w:r>
          <w:delText xml:space="preserve"> admin dan </w:delText>
        </w:r>
      </w:del>
      <w:del w:id="317" w:author="muhammad fauzan" w:date="2022-08-04T20:06:00Z">
        <w:r>
          <w:delText>password</w:delText>
        </w:r>
      </w:del>
      <w:del w:id="318" w:author="muhammad fauzan" w:date="2022-08-09T06:42:00Z">
        <w:r>
          <w:delText xml:space="preserve"> yang akan divalidasi oleh sistem. Berikut adalah tampilan halaman </w:delText>
        </w:r>
      </w:del>
      <w:del w:id="319" w:author="muhammad fauzan" w:date="2022-08-04T18:31:00Z">
        <w:r>
          <w:delText>login</w:delText>
        </w:r>
      </w:del>
      <w:del w:id="320" w:author="muhammad fauzan" w:date="2022-08-09T06:42:00Z">
        <w:r>
          <w:delText xml:space="preserve"> admin.</w:delText>
        </w:r>
      </w:del>
    </w:p>
    <w:p w:rsidR="00222167" w:rsidRDefault="008B3912">
      <w:pPr>
        <w:pStyle w:val="ListParagraph"/>
        <w:rPr>
          <w:del w:id="321" w:author="muhammad fauzan" w:date="2022-08-09T06:42:00Z"/>
        </w:rPr>
        <w:pPrChange w:id="322" w:author="muhammad fauzan" w:date="2022-08-10T06:07:00Z">
          <w:pPr>
            <w:pStyle w:val="ListParagraph"/>
            <w:ind w:left="0"/>
            <w:jc w:val="center"/>
          </w:pPr>
        </w:pPrChange>
      </w:pPr>
      <w:del w:id="323" w:author="muhammad fauzan" w:date="2022-08-09T06:42:00Z">
        <w:r>
          <w:rPr>
            <w:noProof/>
          </w:rPr>
          <w:drawing>
            <wp:inline distT="0" distB="0" distL="0" distR="0">
              <wp:extent cx="2369820" cy="2143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403084" cy="2173816"/>
                      </a:xfrm>
                      <a:prstGeom prst="rect">
                        <a:avLst/>
                      </a:prstGeom>
                      <a:noFill/>
                      <a:ln>
                        <a:noFill/>
                      </a:ln>
                    </pic:spPr>
                  </pic:pic>
                </a:graphicData>
              </a:graphic>
            </wp:inline>
          </w:drawing>
        </w:r>
      </w:del>
    </w:p>
    <w:p w:rsidR="00222167" w:rsidRDefault="008B3912">
      <w:pPr>
        <w:pStyle w:val="ListParagraph"/>
        <w:rPr>
          <w:del w:id="324" w:author="muhammad fauzan" w:date="2022-08-09T06:42:00Z"/>
        </w:rPr>
        <w:pPrChange w:id="325" w:author="muhammad fauzan" w:date="2022-08-10T06:07:00Z">
          <w:pPr>
            <w:pStyle w:val="Caption"/>
          </w:pPr>
        </w:pPrChange>
      </w:pPr>
      <w:del w:id="326" w:author="muhammad fauzan" w:date="2022-08-09T06:42:00Z">
        <w:r>
          <w:delText>Gambar 3.</w:delText>
        </w:r>
      </w:del>
      <w:del w:id="327" w:author="muhammad fauzan" w:date="2022-08-03T19:57:00Z">
        <w:r>
          <w:delText xml:space="preserve"> </w:delText>
        </w:r>
      </w:del>
      <w:del w:id="328" w:author="muhammad fauzan" w:date="2022-08-03T20:39:00Z">
        <w:r>
          <w:fldChar w:fldCharType="begin"/>
        </w:r>
        <w:r>
          <w:delInstrText xml:space="preserve"> SEQ Gambar_3. \* ARABIC </w:delInstrText>
        </w:r>
        <w:r>
          <w:fldChar w:fldCharType="separate"/>
        </w:r>
        <w:r>
          <w:delText>2</w:delText>
        </w:r>
        <w:r>
          <w:fldChar w:fldCharType="end"/>
        </w:r>
      </w:del>
      <w:del w:id="329" w:author="muhammad fauzan" w:date="2022-08-09T06:42:00Z">
        <w:r>
          <w:delText xml:space="preserve"> Halaman </w:delText>
        </w:r>
      </w:del>
      <w:del w:id="330" w:author="muhammad fauzan" w:date="2022-08-04T18:31:00Z">
        <w:r>
          <w:delText>login</w:delText>
        </w:r>
      </w:del>
      <w:del w:id="331" w:author="muhammad fauzan" w:date="2022-08-09T06:42:00Z">
        <w:r>
          <w:delText xml:space="preserve"> admin</w:delText>
        </w:r>
      </w:del>
    </w:p>
    <w:p w:rsidR="00222167" w:rsidRDefault="008B3912">
      <w:pPr>
        <w:pStyle w:val="ListParagraph"/>
        <w:rPr>
          <w:del w:id="332" w:author="muhammad fauzan" w:date="2022-08-09T06:42:00Z"/>
        </w:rPr>
        <w:pPrChange w:id="333" w:author="muhammad fauzan" w:date="2022-08-10T06:07:00Z">
          <w:pPr>
            <w:pStyle w:val="ListParagraph"/>
            <w:numPr>
              <w:numId w:val="23"/>
            </w:numPr>
            <w:ind w:left="851" w:hanging="425"/>
          </w:pPr>
        </w:pPrChange>
      </w:pPr>
      <w:del w:id="334" w:author="muhammad fauzan" w:date="2022-08-09T06:42:00Z">
        <w:r>
          <w:delText xml:space="preserve">Halaman ubah </w:delText>
        </w:r>
      </w:del>
      <w:del w:id="335" w:author="muhammad fauzan" w:date="2022-08-04T20:06:00Z">
        <w:r>
          <w:delText>password</w:delText>
        </w:r>
      </w:del>
      <w:del w:id="336" w:author="muhammad fauzan" w:date="2022-08-09T06:42:00Z">
        <w:r>
          <w:delText xml:space="preserve"> admin</w:delText>
        </w:r>
      </w:del>
    </w:p>
    <w:p w:rsidR="00222167" w:rsidRDefault="008B3912">
      <w:pPr>
        <w:pStyle w:val="ListParagraph"/>
        <w:rPr>
          <w:del w:id="337" w:author="muhammad fauzan" w:date="2022-08-09T06:42:00Z"/>
        </w:rPr>
        <w:pPrChange w:id="338" w:author="muhammad fauzan" w:date="2022-08-10T06:07:00Z">
          <w:pPr>
            <w:pStyle w:val="ListParagraph"/>
            <w:ind w:left="851"/>
          </w:pPr>
        </w:pPrChange>
      </w:pPr>
      <w:del w:id="339" w:author="muhammad fauzan" w:date="2022-08-09T06:42:00Z">
        <w:r>
          <w:delText xml:space="preserve">Halaman ubah </w:delText>
        </w:r>
      </w:del>
      <w:del w:id="340" w:author="muhammad fauzan" w:date="2022-08-04T20:06:00Z">
        <w:r>
          <w:delText>password</w:delText>
        </w:r>
      </w:del>
      <w:del w:id="341" w:author="muhammad fauzan" w:date="2022-08-09T06:42:00Z">
        <w:r>
          <w:delText xml:space="preserve"> admin merupakan halaman web yang digunakan oleh admin sendiri untuk dapat mengubah </w:delText>
        </w:r>
      </w:del>
      <w:del w:id="342" w:author="muhammad fauzan" w:date="2022-08-04T20:06:00Z">
        <w:r>
          <w:delText>password</w:delText>
        </w:r>
      </w:del>
      <w:del w:id="343" w:author="muhammad fauzan" w:date="2022-08-09T06:42:00Z">
        <w:r>
          <w:delText xml:space="preserve"> dari pada admin sendiri. Pada halaman ubah </w:delText>
        </w:r>
      </w:del>
      <w:del w:id="344" w:author="muhammad fauzan" w:date="2022-08-04T20:06:00Z">
        <w:r>
          <w:delText>password</w:delText>
        </w:r>
      </w:del>
      <w:del w:id="345" w:author="muhammad fauzan" w:date="2022-08-09T06:42:00Z">
        <w:r>
          <w:delText xml:space="preserve"> akan diambil data </w:delText>
        </w:r>
      </w:del>
      <w:del w:id="346" w:author="muhammad fauzan" w:date="2022-08-04T20:06:00Z">
        <w:r>
          <w:delText>password</w:delText>
        </w:r>
      </w:del>
      <w:del w:id="347" w:author="muhammad fauzan" w:date="2022-08-09T06:42:00Z">
        <w:r>
          <w:delText xml:space="preserve"> dari admin yang telah </w:delText>
        </w:r>
      </w:del>
      <w:del w:id="348" w:author="muhammad fauzan" w:date="2022-08-04T18:30:00Z">
        <w:r>
          <w:delText>login</w:delText>
        </w:r>
      </w:del>
      <w:del w:id="349" w:author="muhammad fauzan" w:date="2022-08-09T06:42:00Z">
        <w:r>
          <w:delText xml:space="preserve"> kemudian diganti dengan data yang baru disimpan. Berikut adalah tampilan halaman ubah </w:delText>
        </w:r>
      </w:del>
      <w:del w:id="350" w:author="muhammad fauzan" w:date="2022-08-04T20:06:00Z">
        <w:r>
          <w:delText>password</w:delText>
        </w:r>
      </w:del>
      <w:del w:id="351" w:author="muhammad fauzan" w:date="2022-08-09T06:42:00Z">
        <w:r>
          <w:delText xml:space="preserve"> admin.</w:delText>
        </w:r>
      </w:del>
    </w:p>
    <w:p w:rsidR="00222167" w:rsidRDefault="008B3912">
      <w:pPr>
        <w:pStyle w:val="ListParagraph"/>
        <w:rPr>
          <w:del w:id="352" w:author="muhammad fauzan" w:date="2022-08-09T06:42:00Z"/>
        </w:rPr>
        <w:pPrChange w:id="353" w:author="muhammad fauzan" w:date="2022-08-10T06:07:00Z">
          <w:pPr>
            <w:pStyle w:val="ListParagraph"/>
            <w:ind w:left="0"/>
            <w:jc w:val="center"/>
          </w:pPr>
        </w:pPrChange>
      </w:pPr>
      <w:del w:id="354" w:author="muhammad fauzan" w:date="2022-08-09T06:42:00Z">
        <w:r>
          <w:rPr>
            <w:noProof/>
          </w:rPr>
          <w:drawing>
            <wp:inline distT="0" distB="0" distL="0" distR="0">
              <wp:extent cx="2880360" cy="1450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b="44513"/>
                      <a:stretch>
                        <a:fillRect/>
                      </a:stretch>
                    </pic:blipFill>
                    <pic:spPr>
                      <a:xfrm>
                        <a:off x="0" y="0"/>
                        <a:ext cx="2892018" cy="1456755"/>
                      </a:xfrm>
                      <a:prstGeom prst="rect">
                        <a:avLst/>
                      </a:prstGeom>
                      <a:noFill/>
                      <a:ln>
                        <a:noFill/>
                      </a:ln>
                    </pic:spPr>
                  </pic:pic>
                </a:graphicData>
              </a:graphic>
            </wp:inline>
          </w:drawing>
        </w:r>
      </w:del>
    </w:p>
    <w:p w:rsidR="00222167" w:rsidRDefault="008B3912">
      <w:pPr>
        <w:pStyle w:val="ListParagraph"/>
        <w:rPr>
          <w:del w:id="355" w:author="muhammad fauzan" w:date="2022-08-09T06:42:00Z"/>
        </w:rPr>
        <w:pPrChange w:id="356" w:author="muhammad fauzan" w:date="2022-08-10T06:07:00Z">
          <w:pPr>
            <w:pStyle w:val="Caption"/>
          </w:pPr>
        </w:pPrChange>
      </w:pPr>
      <w:del w:id="357" w:author="muhammad fauzan" w:date="2022-08-09T06:42:00Z">
        <w:r>
          <w:delText xml:space="preserve">Gambar 3. </w:delText>
        </w:r>
      </w:del>
      <w:del w:id="358" w:author="muhammad fauzan" w:date="2022-08-03T20:39:00Z">
        <w:r>
          <w:fldChar w:fldCharType="begin"/>
        </w:r>
        <w:r>
          <w:delInstrText xml:space="preserve"> SEQ Gambar_3. \* ARABIC </w:delInstrText>
        </w:r>
        <w:r>
          <w:fldChar w:fldCharType="separate"/>
        </w:r>
        <w:r>
          <w:delText>3</w:delText>
        </w:r>
        <w:r>
          <w:fldChar w:fldCharType="end"/>
        </w:r>
      </w:del>
      <w:del w:id="359" w:author="muhammad fauzan" w:date="2022-08-09T06:42:00Z">
        <w:r>
          <w:delText xml:space="preserve"> Halaman ubah </w:delText>
        </w:r>
      </w:del>
      <w:del w:id="360" w:author="muhammad fauzan" w:date="2022-08-04T20:06:00Z">
        <w:r>
          <w:delText>password</w:delText>
        </w:r>
      </w:del>
      <w:del w:id="361" w:author="muhammad fauzan" w:date="2022-08-09T06:42:00Z">
        <w:r>
          <w:delText xml:space="preserve"> admin</w:delText>
        </w:r>
      </w:del>
    </w:p>
    <w:p w:rsidR="00222167" w:rsidRDefault="008B3912">
      <w:pPr>
        <w:pStyle w:val="ListParagraph"/>
        <w:rPr>
          <w:del w:id="362" w:author="muhammad fauzan" w:date="2022-08-09T06:42:00Z"/>
        </w:rPr>
        <w:pPrChange w:id="363" w:author="muhammad fauzan" w:date="2022-08-10T06:07:00Z">
          <w:pPr>
            <w:pStyle w:val="ListParagraph"/>
            <w:numPr>
              <w:numId w:val="23"/>
            </w:numPr>
            <w:ind w:left="851" w:hanging="425"/>
          </w:pPr>
        </w:pPrChange>
      </w:pPr>
      <w:del w:id="364" w:author="muhammad fauzan" w:date="2022-08-09T06:42:00Z">
        <w:r>
          <w:delText>Halaman dasboard admin</w:delText>
        </w:r>
      </w:del>
    </w:p>
    <w:p w:rsidR="00222167" w:rsidRDefault="008B3912">
      <w:pPr>
        <w:pStyle w:val="ListParagraph"/>
        <w:rPr>
          <w:del w:id="365" w:author="muhammad fauzan" w:date="2022-08-09T06:42:00Z"/>
        </w:rPr>
        <w:pPrChange w:id="366" w:author="muhammad fauzan" w:date="2022-08-10T06:07:00Z">
          <w:pPr>
            <w:pStyle w:val="ListParagraph"/>
            <w:ind w:left="851"/>
          </w:pPr>
        </w:pPrChange>
      </w:pPr>
      <w:del w:id="367" w:author="muhammad fauzan" w:date="2022-08-09T06:42:00Z">
        <w:r>
          <w:delText xml:space="preserve">Halaman dasboard admin merupakan halaman web utama dari pada admin sendiri yang mencangkup beberapa isi dari halaman lainnya. Pada halaman ini berisi data toko, distribusi </w:delText>
        </w:r>
      </w:del>
      <w:del w:id="368" w:author="muhammad fauzan" w:date="2022-08-04T20:14:00Z">
        <w:r>
          <w:delText>sales</w:delText>
        </w:r>
      </w:del>
      <w:del w:id="369" w:author="muhammad fauzan" w:date="2022-08-09T06:42:00Z">
        <w:r>
          <w:delText>, roti dan jadwal kunjungan yang ditampilkan sekilah diawal. Berikut adalah tampilan halaman dasboard admin.</w:delText>
        </w:r>
      </w:del>
    </w:p>
    <w:p w:rsidR="00222167" w:rsidRDefault="008B3912">
      <w:pPr>
        <w:pStyle w:val="ListParagraph"/>
        <w:rPr>
          <w:del w:id="370" w:author="muhammad fauzan" w:date="2022-08-09T06:42:00Z"/>
        </w:rPr>
        <w:pPrChange w:id="371" w:author="muhammad fauzan" w:date="2022-08-10T06:07:00Z">
          <w:pPr>
            <w:pStyle w:val="ListParagraph"/>
            <w:ind w:left="0"/>
            <w:jc w:val="center"/>
          </w:pPr>
        </w:pPrChange>
      </w:pPr>
      <w:del w:id="372" w:author="muhammad fauzan" w:date="2022-08-09T06:42:00Z">
        <w:r>
          <w:rPr>
            <w:noProof/>
          </w:rPr>
          <w:drawing>
            <wp:inline distT="0" distB="0" distL="0" distR="0">
              <wp:extent cx="2247900" cy="204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55181" cy="2047254"/>
                      </a:xfrm>
                      <a:prstGeom prst="rect">
                        <a:avLst/>
                      </a:prstGeom>
                      <a:noFill/>
                      <a:ln>
                        <a:noFill/>
                      </a:ln>
                    </pic:spPr>
                  </pic:pic>
                </a:graphicData>
              </a:graphic>
            </wp:inline>
          </w:drawing>
        </w:r>
      </w:del>
    </w:p>
    <w:p w:rsidR="00222167" w:rsidRDefault="008B3912">
      <w:pPr>
        <w:pStyle w:val="ListParagraph"/>
        <w:rPr>
          <w:del w:id="373" w:author="muhammad fauzan" w:date="2022-08-09T06:42:00Z"/>
        </w:rPr>
        <w:pPrChange w:id="374" w:author="muhammad fauzan" w:date="2022-08-10T06:07:00Z">
          <w:pPr>
            <w:pStyle w:val="Caption"/>
          </w:pPr>
        </w:pPrChange>
      </w:pPr>
      <w:del w:id="375" w:author="muhammad fauzan" w:date="2022-08-09T06:42:00Z">
        <w:r>
          <w:delText xml:space="preserve">Gambar 3. </w:delText>
        </w:r>
      </w:del>
      <w:del w:id="376" w:author="muhammad fauzan" w:date="2022-08-03T20:39:00Z">
        <w:r>
          <w:fldChar w:fldCharType="begin"/>
        </w:r>
        <w:r>
          <w:delInstrText xml:space="preserve"> SEQ Gambar_3. \* ARABIC </w:delInstrText>
        </w:r>
        <w:r>
          <w:fldChar w:fldCharType="separate"/>
        </w:r>
        <w:r>
          <w:delText>4</w:delText>
        </w:r>
        <w:r>
          <w:fldChar w:fldCharType="end"/>
        </w:r>
      </w:del>
      <w:del w:id="377" w:author="muhammad fauzan" w:date="2022-08-09T06:42:00Z">
        <w:r>
          <w:delText xml:space="preserve"> Halaman dasboard admin</w:delText>
        </w:r>
      </w:del>
    </w:p>
    <w:p w:rsidR="00222167" w:rsidRDefault="008B3912">
      <w:pPr>
        <w:pStyle w:val="ListParagraph"/>
        <w:rPr>
          <w:del w:id="378" w:author="muhammad fauzan" w:date="2022-08-09T06:42:00Z"/>
        </w:rPr>
        <w:pPrChange w:id="379" w:author="muhammad fauzan" w:date="2022-08-10T06:07:00Z">
          <w:pPr>
            <w:pStyle w:val="ListParagraph"/>
            <w:numPr>
              <w:numId w:val="23"/>
            </w:numPr>
            <w:ind w:left="851" w:hanging="425"/>
          </w:pPr>
        </w:pPrChange>
      </w:pPr>
      <w:del w:id="380" w:author="muhammad fauzan" w:date="2022-08-09T06:42:00Z">
        <w:r>
          <w:delText xml:space="preserve">Halaman data </w:delText>
        </w:r>
      </w:del>
      <w:del w:id="381" w:author="muhammad fauzan" w:date="2022-08-04T20:14:00Z">
        <w:r>
          <w:delText>sales</w:delText>
        </w:r>
      </w:del>
      <w:del w:id="382" w:author="muhammad fauzan" w:date="2022-08-09T06:42:00Z">
        <w:r>
          <w:delText xml:space="preserve"> pada admin</w:delText>
        </w:r>
      </w:del>
    </w:p>
    <w:p w:rsidR="00222167" w:rsidRDefault="008B3912">
      <w:pPr>
        <w:pStyle w:val="ListParagraph"/>
        <w:rPr>
          <w:del w:id="383" w:author="muhammad fauzan" w:date="2022-08-09T06:42:00Z"/>
        </w:rPr>
        <w:pPrChange w:id="384" w:author="muhammad fauzan" w:date="2022-08-10T06:07:00Z">
          <w:pPr>
            <w:pStyle w:val="ListParagraph"/>
            <w:ind w:left="851"/>
          </w:pPr>
        </w:pPrChange>
      </w:pPr>
      <w:del w:id="385" w:author="muhammad fauzan" w:date="2022-08-09T06:42:00Z">
        <w:r>
          <w:delText xml:space="preserve">Halaman data </w:delText>
        </w:r>
      </w:del>
      <w:del w:id="386" w:author="muhammad fauzan" w:date="2022-08-04T20:14:00Z">
        <w:r>
          <w:delText>sales</w:delText>
        </w:r>
      </w:del>
      <w:del w:id="387" w:author="muhammad fauzan" w:date="2022-08-09T06:42:00Z">
        <w:r>
          <w:delText xml:space="preserve"> pada admin merupakan halaman web yang berisi data </w:delText>
        </w:r>
      </w:del>
      <w:del w:id="388" w:author="muhammad fauzan" w:date="2022-08-04T20:14:00Z">
        <w:r>
          <w:delText>sales</w:delText>
        </w:r>
      </w:del>
      <w:del w:id="389" w:author="muhammad fauzan" w:date="2022-08-09T06:42:00Z">
        <w:r>
          <w:delText xml:space="preserve"> yang dapat ditambah, diubah dan dihapus oleh admin. Berikut adalah tampilan halaman data </w:delText>
        </w:r>
      </w:del>
      <w:del w:id="390" w:author="muhammad fauzan" w:date="2022-08-04T20:14:00Z">
        <w:r>
          <w:delText>sales</w:delText>
        </w:r>
      </w:del>
      <w:del w:id="391" w:author="muhammad fauzan" w:date="2022-08-09T06:42:00Z">
        <w:r>
          <w:delText xml:space="preserve"> pada admin.</w:delText>
        </w:r>
      </w:del>
    </w:p>
    <w:p w:rsidR="00222167" w:rsidRDefault="008B3912">
      <w:pPr>
        <w:pStyle w:val="ListParagraph"/>
        <w:rPr>
          <w:del w:id="392" w:author="muhammad fauzan" w:date="2022-08-09T06:42:00Z"/>
        </w:rPr>
        <w:pPrChange w:id="393" w:author="muhammad fauzan" w:date="2022-08-10T06:07:00Z">
          <w:pPr>
            <w:pStyle w:val="ListParagraph"/>
            <w:ind w:left="0"/>
            <w:jc w:val="center"/>
          </w:pPr>
        </w:pPrChange>
      </w:pPr>
      <w:del w:id="394" w:author="muhammad fauzan" w:date="2022-08-09T06:42:00Z">
        <w:r>
          <w:rPr>
            <w:noProof/>
          </w:rPr>
          <w:drawing>
            <wp:inline distT="0" distB="0" distL="0" distR="0">
              <wp:extent cx="3085465" cy="1424940"/>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b="49134"/>
                      <a:stretch>
                        <a:fillRect/>
                      </a:stretch>
                    </pic:blipFill>
                    <pic:spPr>
                      <a:xfrm>
                        <a:off x="0" y="0"/>
                        <a:ext cx="3188449" cy="1472292"/>
                      </a:xfrm>
                      <a:prstGeom prst="rect">
                        <a:avLst/>
                      </a:prstGeom>
                      <a:noFill/>
                      <a:ln>
                        <a:noFill/>
                      </a:ln>
                    </pic:spPr>
                  </pic:pic>
                </a:graphicData>
              </a:graphic>
            </wp:inline>
          </w:drawing>
        </w:r>
      </w:del>
    </w:p>
    <w:p w:rsidR="00222167" w:rsidRDefault="008B3912">
      <w:pPr>
        <w:pStyle w:val="ListParagraph"/>
        <w:rPr>
          <w:del w:id="395" w:author="muhammad fauzan" w:date="2022-08-09T06:42:00Z"/>
        </w:rPr>
        <w:pPrChange w:id="396" w:author="muhammad fauzan" w:date="2022-08-10T06:07:00Z">
          <w:pPr>
            <w:pStyle w:val="Caption"/>
          </w:pPr>
        </w:pPrChange>
      </w:pPr>
      <w:del w:id="397" w:author="muhammad fauzan" w:date="2022-08-09T06:42:00Z">
        <w:r>
          <w:delText xml:space="preserve">Gambar 3. </w:delText>
        </w:r>
      </w:del>
      <w:del w:id="398" w:author="muhammad fauzan" w:date="2022-08-03T20:39:00Z">
        <w:r>
          <w:fldChar w:fldCharType="begin"/>
        </w:r>
        <w:r>
          <w:delInstrText xml:space="preserve"> SEQ Gambar_3. \* ARABIC </w:delInstrText>
        </w:r>
        <w:r>
          <w:fldChar w:fldCharType="separate"/>
        </w:r>
        <w:r>
          <w:delText>5</w:delText>
        </w:r>
        <w:r>
          <w:fldChar w:fldCharType="end"/>
        </w:r>
      </w:del>
      <w:del w:id="399" w:author="muhammad fauzan" w:date="2022-08-09T06:42:00Z">
        <w:r>
          <w:delText xml:space="preserve"> Halaman data </w:delText>
        </w:r>
      </w:del>
      <w:del w:id="400" w:author="muhammad fauzan" w:date="2022-08-04T20:14:00Z">
        <w:r>
          <w:delText>sales</w:delText>
        </w:r>
      </w:del>
      <w:del w:id="401" w:author="muhammad fauzan" w:date="2022-08-09T06:42:00Z">
        <w:r>
          <w:delText xml:space="preserve"> pada admin</w:delText>
        </w:r>
      </w:del>
    </w:p>
    <w:p w:rsidR="00222167" w:rsidRDefault="008B3912">
      <w:pPr>
        <w:pStyle w:val="ListParagraph"/>
        <w:rPr>
          <w:del w:id="402" w:author="muhammad fauzan" w:date="2022-08-09T06:42:00Z"/>
        </w:rPr>
        <w:pPrChange w:id="403" w:author="muhammad fauzan" w:date="2022-08-10T06:07:00Z">
          <w:pPr>
            <w:pStyle w:val="ListParagraph"/>
            <w:numPr>
              <w:numId w:val="23"/>
            </w:numPr>
            <w:ind w:left="851" w:hanging="425"/>
          </w:pPr>
        </w:pPrChange>
      </w:pPr>
      <w:del w:id="404" w:author="muhammad fauzan" w:date="2022-08-09T06:42:00Z">
        <w:r>
          <w:delText xml:space="preserve">Halaman tambah data </w:delText>
        </w:r>
      </w:del>
      <w:del w:id="405" w:author="muhammad fauzan" w:date="2022-08-04T20:14:00Z">
        <w:r>
          <w:delText>sales</w:delText>
        </w:r>
      </w:del>
      <w:del w:id="406" w:author="muhammad fauzan" w:date="2022-08-09T06:42:00Z">
        <w:r>
          <w:delText xml:space="preserve"> pada admin</w:delText>
        </w:r>
      </w:del>
    </w:p>
    <w:p w:rsidR="00222167" w:rsidRDefault="008B3912">
      <w:pPr>
        <w:pStyle w:val="ListParagraph"/>
        <w:rPr>
          <w:del w:id="407" w:author="muhammad fauzan" w:date="2022-08-09T06:42:00Z"/>
        </w:rPr>
        <w:pPrChange w:id="408" w:author="muhammad fauzan" w:date="2022-08-10T06:07:00Z">
          <w:pPr>
            <w:pStyle w:val="ListParagraph"/>
            <w:ind w:left="851"/>
          </w:pPr>
        </w:pPrChange>
      </w:pPr>
      <w:del w:id="409" w:author="muhammad fauzan" w:date="2022-08-09T06:42:00Z">
        <w:r>
          <w:delText xml:space="preserve">Halaman tambah data </w:delText>
        </w:r>
      </w:del>
      <w:del w:id="410" w:author="muhammad fauzan" w:date="2022-08-04T20:14:00Z">
        <w:r>
          <w:delText>sales</w:delText>
        </w:r>
      </w:del>
      <w:del w:id="411" w:author="muhammad fauzan" w:date="2022-08-09T06:42:00Z">
        <w:r>
          <w:delText xml:space="preserve"> pada admin merupakan halaman web yang digunakan untuk menambah data </w:delText>
        </w:r>
      </w:del>
      <w:del w:id="412" w:author="muhammad fauzan" w:date="2022-08-04T20:14:00Z">
        <w:r>
          <w:delText>sales</w:delText>
        </w:r>
      </w:del>
      <w:del w:id="413" w:author="muhammad fauzan" w:date="2022-08-09T06:42:00Z">
        <w:r>
          <w:delText xml:space="preserve"> oleh admin. Berikut adalah tampilan halaman tambah data </w:delText>
        </w:r>
      </w:del>
      <w:del w:id="414" w:author="muhammad fauzan" w:date="2022-08-04T20:14:00Z">
        <w:r>
          <w:delText>sales</w:delText>
        </w:r>
      </w:del>
      <w:del w:id="415" w:author="muhammad fauzan" w:date="2022-08-09T06:42:00Z">
        <w:r>
          <w:delText xml:space="preserve"> pada admin.</w:delText>
        </w:r>
      </w:del>
    </w:p>
    <w:p w:rsidR="00222167" w:rsidRDefault="00222167">
      <w:pPr>
        <w:pStyle w:val="ListParagraph"/>
        <w:rPr>
          <w:del w:id="416" w:author="muhammad fauzan" w:date="2022-08-09T06:42:00Z"/>
        </w:rPr>
        <w:pPrChange w:id="417" w:author="muhammad fauzan" w:date="2022-08-10T06:07:00Z">
          <w:pPr>
            <w:pStyle w:val="ListParagraph"/>
            <w:ind w:left="0"/>
            <w:jc w:val="center"/>
          </w:pPr>
        </w:pPrChange>
      </w:pPr>
    </w:p>
    <w:p w:rsidR="00222167" w:rsidRDefault="008B3912">
      <w:pPr>
        <w:pStyle w:val="ListParagraph"/>
        <w:rPr>
          <w:del w:id="418" w:author="muhammad fauzan" w:date="2022-08-09T06:42:00Z"/>
        </w:rPr>
        <w:pPrChange w:id="419" w:author="muhammad fauzan" w:date="2022-08-10T06:07:00Z">
          <w:pPr>
            <w:pStyle w:val="ListParagraph"/>
            <w:ind w:left="0"/>
            <w:jc w:val="center"/>
          </w:pPr>
        </w:pPrChange>
      </w:pPr>
      <w:del w:id="420" w:author="muhammad fauzan" w:date="2022-08-09T06:42:00Z">
        <w:r>
          <w:rPr>
            <w:noProof/>
          </w:rPr>
          <w:drawing>
            <wp:inline distT="0" distB="0" distL="0" distR="0">
              <wp:extent cx="3067685" cy="154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b="44460"/>
                      <a:stretch>
                        <a:fillRect/>
                      </a:stretch>
                    </pic:blipFill>
                    <pic:spPr>
                      <a:xfrm>
                        <a:off x="0" y="0"/>
                        <a:ext cx="3074902" cy="1550353"/>
                      </a:xfrm>
                      <a:prstGeom prst="rect">
                        <a:avLst/>
                      </a:prstGeom>
                      <a:noFill/>
                      <a:ln>
                        <a:noFill/>
                      </a:ln>
                    </pic:spPr>
                  </pic:pic>
                </a:graphicData>
              </a:graphic>
            </wp:inline>
          </w:drawing>
        </w:r>
      </w:del>
    </w:p>
    <w:p w:rsidR="00222167" w:rsidRDefault="008B3912">
      <w:pPr>
        <w:pStyle w:val="ListParagraph"/>
        <w:rPr>
          <w:del w:id="421" w:author="muhammad fauzan" w:date="2022-08-09T06:42:00Z"/>
        </w:rPr>
        <w:pPrChange w:id="422" w:author="muhammad fauzan" w:date="2022-08-10T06:07:00Z">
          <w:pPr>
            <w:pStyle w:val="Caption"/>
          </w:pPr>
        </w:pPrChange>
      </w:pPr>
      <w:del w:id="423" w:author="muhammad fauzan" w:date="2022-08-09T06:42:00Z">
        <w:r>
          <w:delText xml:space="preserve">Gambar 3. </w:delText>
        </w:r>
      </w:del>
      <w:del w:id="424" w:author="muhammad fauzan" w:date="2022-08-03T20:39:00Z">
        <w:r>
          <w:fldChar w:fldCharType="begin"/>
        </w:r>
        <w:r>
          <w:delInstrText xml:space="preserve"> SEQ Gambar_3. \* ARABIC </w:delInstrText>
        </w:r>
        <w:r>
          <w:fldChar w:fldCharType="separate"/>
        </w:r>
        <w:r>
          <w:delText>6</w:delText>
        </w:r>
        <w:r>
          <w:fldChar w:fldCharType="end"/>
        </w:r>
      </w:del>
      <w:del w:id="425" w:author="muhammad fauzan" w:date="2022-08-09T06:42:00Z">
        <w:r>
          <w:delText xml:space="preserve"> Halaman tambah data </w:delText>
        </w:r>
      </w:del>
      <w:del w:id="426" w:author="muhammad fauzan" w:date="2022-08-04T20:14:00Z">
        <w:r>
          <w:delText>sales</w:delText>
        </w:r>
      </w:del>
      <w:del w:id="427" w:author="muhammad fauzan" w:date="2022-08-09T06:42:00Z">
        <w:r>
          <w:delText xml:space="preserve"> pada admin</w:delText>
        </w:r>
      </w:del>
    </w:p>
    <w:p w:rsidR="00222167" w:rsidRDefault="008B3912">
      <w:pPr>
        <w:pStyle w:val="ListParagraph"/>
        <w:rPr>
          <w:del w:id="428" w:author="muhammad fauzan" w:date="2022-08-09T06:42:00Z"/>
        </w:rPr>
        <w:pPrChange w:id="429" w:author="muhammad fauzan" w:date="2022-08-10T06:07:00Z">
          <w:pPr>
            <w:pStyle w:val="ListParagraph"/>
            <w:numPr>
              <w:numId w:val="23"/>
            </w:numPr>
            <w:ind w:left="851" w:hanging="425"/>
          </w:pPr>
        </w:pPrChange>
      </w:pPr>
      <w:del w:id="430" w:author="muhammad fauzan" w:date="2022-08-09T06:42:00Z">
        <w:r>
          <w:delText xml:space="preserve">Halaman ubah data </w:delText>
        </w:r>
      </w:del>
      <w:del w:id="431" w:author="muhammad fauzan" w:date="2022-08-04T20:15:00Z">
        <w:r>
          <w:delText>sales</w:delText>
        </w:r>
      </w:del>
      <w:del w:id="432" w:author="muhammad fauzan" w:date="2022-08-09T06:42:00Z">
        <w:r>
          <w:delText xml:space="preserve"> pada admin</w:delText>
        </w:r>
      </w:del>
    </w:p>
    <w:p w:rsidR="00222167" w:rsidRDefault="008B3912">
      <w:pPr>
        <w:pStyle w:val="ListParagraph"/>
        <w:rPr>
          <w:del w:id="433" w:author="muhammad fauzan" w:date="2022-08-07T16:45:00Z"/>
        </w:rPr>
        <w:pPrChange w:id="434" w:author="muhammad fauzan" w:date="2022-08-10T06:07:00Z">
          <w:pPr>
            <w:pStyle w:val="ListParagraph"/>
            <w:ind w:left="851"/>
          </w:pPr>
        </w:pPrChange>
      </w:pPr>
      <w:del w:id="435" w:author="muhammad fauzan" w:date="2022-08-09T06:42:00Z">
        <w:r>
          <w:delText xml:space="preserve">Halaman ubah data </w:delText>
        </w:r>
      </w:del>
      <w:del w:id="436" w:author="muhammad fauzan" w:date="2022-08-04T20:15:00Z">
        <w:r>
          <w:delText>sales</w:delText>
        </w:r>
      </w:del>
      <w:del w:id="437" w:author="muhammad fauzan" w:date="2022-08-09T06:42:00Z">
        <w:r>
          <w:delText xml:space="preserve"> pada admin merupakan halaman web yang digunakan untuk mengubah data </w:delText>
        </w:r>
      </w:del>
      <w:del w:id="438" w:author="muhammad fauzan" w:date="2022-08-04T20:15:00Z">
        <w:r>
          <w:delText>sales</w:delText>
        </w:r>
      </w:del>
      <w:del w:id="439" w:author="muhammad fauzan" w:date="2022-08-09T06:42:00Z">
        <w:r>
          <w:delText xml:space="preserve"> oleh admin. Berikut adalah tampilan halaman ubah data </w:delText>
        </w:r>
      </w:del>
      <w:del w:id="440" w:author="muhammad fauzan" w:date="2022-08-04T20:15:00Z">
        <w:r>
          <w:delText>sales</w:delText>
        </w:r>
      </w:del>
      <w:del w:id="441" w:author="muhammad fauzan" w:date="2022-08-09T06:42:00Z">
        <w:r>
          <w:delText xml:space="preserve"> pada admin.</w:delText>
        </w:r>
      </w:del>
    </w:p>
    <w:p w:rsidR="00222167" w:rsidRDefault="00222167">
      <w:pPr>
        <w:pStyle w:val="ListParagraph"/>
        <w:rPr>
          <w:del w:id="442" w:author="muhammad fauzan" w:date="2022-08-09T06:42:00Z"/>
        </w:rPr>
        <w:pPrChange w:id="443" w:author="muhammad fauzan" w:date="2022-08-10T06:07:00Z">
          <w:pPr>
            <w:pStyle w:val="ListParagraph"/>
            <w:ind w:left="0"/>
            <w:jc w:val="center"/>
          </w:pPr>
        </w:pPrChange>
      </w:pPr>
    </w:p>
    <w:p w:rsidR="00222167" w:rsidRDefault="008B3912">
      <w:pPr>
        <w:pStyle w:val="ListParagraph"/>
        <w:rPr>
          <w:del w:id="444" w:author="muhammad fauzan" w:date="2022-08-09T06:42:00Z"/>
        </w:rPr>
        <w:pPrChange w:id="445" w:author="muhammad fauzan" w:date="2022-08-10T06:07:00Z">
          <w:pPr>
            <w:pStyle w:val="ListParagraph"/>
            <w:ind w:left="0"/>
            <w:jc w:val="center"/>
          </w:pPr>
        </w:pPrChange>
      </w:pPr>
      <w:del w:id="446" w:author="muhammad fauzan" w:date="2022-08-09T06:42:00Z">
        <w:r>
          <w:rPr>
            <w:noProof/>
          </w:rPr>
          <w:drawing>
            <wp:inline distT="0" distB="0" distL="0" distR="0">
              <wp:extent cx="3291205" cy="1653540"/>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b="44666"/>
                      <a:stretch>
                        <a:fillRect/>
                      </a:stretch>
                    </pic:blipFill>
                    <pic:spPr>
                      <a:xfrm>
                        <a:off x="0" y="0"/>
                        <a:ext cx="3330851" cy="1673151"/>
                      </a:xfrm>
                      <a:prstGeom prst="rect">
                        <a:avLst/>
                      </a:prstGeom>
                      <a:noFill/>
                      <a:ln>
                        <a:noFill/>
                      </a:ln>
                    </pic:spPr>
                  </pic:pic>
                </a:graphicData>
              </a:graphic>
            </wp:inline>
          </w:drawing>
        </w:r>
      </w:del>
    </w:p>
    <w:p w:rsidR="00222167" w:rsidRDefault="008B3912">
      <w:pPr>
        <w:pStyle w:val="ListParagraph"/>
        <w:rPr>
          <w:del w:id="447" w:author="muhammad fauzan" w:date="2022-08-09T06:42:00Z"/>
        </w:rPr>
        <w:pPrChange w:id="448" w:author="muhammad fauzan" w:date="2022-08-10T06:07:00Z">
          <w:pPr>
            <w:pStyle w:val="Caption"/>
          </w:pPr>
        </w:pPrChange>
      </w:pPr>
      <w:del w:id="449" w:author="muhammad fauzan" w:date="2022-08-09T06:42:00Z">
        <w:r>
          <w:delText xml:space="preserve">Gambar 3. </w:delText>
        </w:r>
      </w:del>
      <w:del w:id="450" w:author="muhammad fauzan" w:date="2022-08-03T20:39:00Z">
        <w:r>
          <w:fldChar w:fldCharType="begin"/>
        </w:r>
        <w:r>
          <w:delInstrText xml:space="preserve"> SEQ Gambar_3. \* ARABIC </w:delInstrText>
        </w:r>
        <w:r>
          <w:fldChar w:fldCharType="separate"/>
        </w:r>
        <w:r>
          <w:delText>7</w:delText>
        </w:r>
        <w:r>
          <w:fldChar w:fldCharType="end"/>
        </w:r>
      </w:del>
      <w:del w:id="451" w:author="muhammad fauzan" w:date="2022-08-09T06:42:00Z">
        <w:r>
          <w:delText xml:space="preserve"> Halaman ubah data </w:delText>
        </w:r>
      </w:del>
      <w:del w:id="452" w:author="muhammad fauzan" w:date="2022-08-04T20:15:00Z">
        <w:r>
          <w:delText>sales</w:delText>
        </w:r>
      </w:del>
      <w:del w:id="453" w:author="muhammad fauzan" w:date="2022-08-09T06:42:00Z">
        <w:r>
          <w:delText xml:space="preserve"> pada admin</w:delText>
        </w:r>
      </w:del>
    </w:p>
    <w:p w:rsidR="00222167" w:rsidRDefault="008B3912">
      <w:pPr>
        <w:pStyle w:val="ListParagraph"/>
        <w:rPr>
          <w:del w:id="454" w:author="muhammad fauzan" w:date="2022-08-09T06:42:00Z"/>
        </w:rPr>
        <w:pPrChange w:id="455" w:author="muhammad fauzan" w:date="2022-08-10T06:07:00Z">
          <w:pPr>
            <w:pStyle w:val="ListParagraph"/>
            <w:numPr>
              <w:numId w:val="23"/>
            </w:numPr>
            <w:ind w:left="851" w:hanging="425"/>
          </w:pPr>
        </w:pPrChange>
      </w:pPr>
      <w:del w:id="456" w:author="muhammad fauzan" w:date="2022-08-09T06:42:00Z">
        <w:r>
          <w:delText>Halaman data toko pada admin</w:delText>
        </w:r>
      </w:del>
    </w:p>
    <w:p w:rsidR="00222167" w:rsidRDefault="008B3912">
      <w:pPr>
        <w:pStyle w:val="ListParagraph"/>
        <w:rPr>
          <w:del w:id="457" w:author="muhammad fauzan" w:date="2022-08-09T06:42:00Z"/>
        </w:rPr>
        <w:pPrChange w:id="458" w:author="muhammad fauzan" w:date="2022-08-10T06:07:00Z">
          <w:pPr>
            <w:pStyle w:val="ListParagraph"/>
            <w:ind w:left="851"/>
          </w:pPr>
        </w:pPrChange>
      </w:pPr>
      <w:del w:id="459" w:author="muhammad fauzan" w:date="2022-08-09T06:42:00Z">
        <w:r>
          <w:delText>Halaman data toko pada admin merupakan halaman web yang berisi data toko yang dapat ditambah, diubah dan dihapus oleh admin. Berikut adalah tampilan halaman data toko pada admin.</w:delText>
        </w:r>
      </w:del>
    </w:p>
    <w:p w:rsidR="00222167" w:rsidRDefault="008B3912">
      <w:pPr>
        <w:pStyle w:val="ListParagraph"/>
        <w:rPr>
          <w:del w:id="460" w:author="muhammad fauzan" w:date="2022-08-09T06:42:00Z"/>
        </w:rPr>
        <w:pPrChange w:id="461" w:author="muhammad fauzan" w:date="2022-08-10T06:07:00Z">
          <w:pPr>
            <w:pStyle w:val="ListParagraph"/>
            <w:ind w:left="0"/>
            <w:jc w:val="center"/>
          </w:pPr>
        </w:pPrChange>
      </w:pPr>
      <w:del w:id="462" w:author="muhammad fauzan" w:date="2022-08-09T06:42:00Z">
        <w:r>
          <w:rPr>
            <w:noProof/>
          </w:rPr>
          <w:drawing>
            <wp:inline distT="0" distB="0" distL="0" distR="0">
              <wp:extent cx="3180715" cy="1463040"/>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b="49340"/>
                      <a:stretch>
                        <a:fillRect/>
                      </a:stretch>
                    </pic:blipFill>
                    <pic:spPr>
                      <a:xfrm>
                        <a:off x="0" y="0"/>
                        <a:ext cx="3215334" cy="1478696"/>
                      </a:xfrm>
                      <a:prstGeom prst="rect">
                        <a:avLst/>
                      </a:prstGeom>
                      <a:noFill/>
                      <a:ln>
                        <a:noFill/>
                      </a:ln>
                    </pic:spPr>
                  </pic:pic>
                </a:graphicData>
              </a:graphic>
            </wp:inline>
          </w:drawing>
        </w:r>
      </w:del>
    </w:p>
    <w:p w:rsidR="00222167" w:rsidRDefault="008B3912">
      <w:pPr>
        <w:pStyle w:val="ListParagraph"/>
        <w:rPr>
          <w:del w:id="463" w:author="muhammad fauzan" w:date="2022-08-09T06:42:00Z"/>
        </w:rPr>
        <w:pPrChange w:id="464" w:author="muhammad fauzan" w:date="2022-08-10T06:07:00Z">
          <w:pPr>
            <w:pStyle w:val="Caption"/>
          </w:pPr>
        </w:pPrChange>
      </w:pPr>
      <w:del w:id="465" w:author="muhammad fauzan" w:date="2022-08-09T06:42:00Z">
        <w:r>
          <w:delText xml:space="preserve">Gambar 3. </w:delText>
        </w:r>
      </w:del>
      <w:del w:id="466" w:author="muhammad fauzan" w:date="2022-08-03T20:39:00Z">
        <w:r>
          <w:fldChar w:fldCharType="begin"/>
        </w:r>
        <w:r>
          <w:delInstrText xml:space="preserve"> SEQ Gambar_3. \* ARABIC </w:delInstrText>
        </w:r>
        <w:r>
          <w:fldChar w:fldCharType="separate"/>
        </w:r>
        <w:r>
          <w:delText>8</w:delText>
        </w:r>
        <w:r>
          <w:fldChar w:fldCharType="end"/>
        </w:r>
      </w:del>
      <w:del w:id="467" w:author="muhammad fauzan" w:date="2022-08-09T06:42:00Z">
        <w:r>
          <w:delText xml:space="preserve"> Halaman data toko pada admin</w:delText>
        </w:r>
      </w:del>
    </w:p>
    <w:p w:rsidR="00222167" w:rsidRDefault="008B3912">
      <w:pPr>
        <w:pStyle w:val="ListParagraph"/>
        <w:rPr>
          <w:del w:id="468" w:author="muhammad fauzan" w:date="2022-08-09T06:42:00Z"/>
        </w:rPr>
        <w:pPrChange w:id="469" w:author="muhammad fauzan" w:date="2022-08-10T06:07:00Z">
          <w:pPr>
            <w:pStyle w:val="ListParagraph"/>
            <w:numPr>
              <w:numId w:val="23"/>
            </w:numPr>
            <w:ind w:left="851" w:hanging="425"/>
          </w:pPr>
        </w:pPrChange>
      </w:pPr>
      <w:del w:id="470" w:author="muhammad fauzan" w:date="2022-08-09T06:42:00Z">
        <w:r>
          <w:delText>Halaman tambah data toko pada admin</w:delText>
        </w:r>
      </w:del>
    </w:p>
    <w:p w:rsidR="00222167" w:rsidRDefault="008B3912">
      <w:pPr>
        <w:pStyle w:val="ListParagraph"/>
        <w:rPr>
          <w:del w:id="471" w:author="muhammad fauzan" w:date="2022-08-09T06:42:00Z"/>
        </w:rPr>
        <w:pPrChange w:id="472" w:author="muhammad fauzan" w:date="2022-08-10T06:07:00Z">
          <w:pPr>
            <w:pStyle w:val="ListParagraph"/>
            <w:ind w:left="851"/>
          </w:pPr>
        </w:pPrChange>
      </w:pPr>
      <w:del w:id="473" w:author="muhammad fauzan" w:date="2022-08-09T06:42:00Z">
        <w:r>
          <w:delText>Halaman tambah data toko pada admin merupakan halaman web yang digunakan untuk menambah data toko oleh admin. Berikut adalah tampilan halaman tambah data toko pada admin.</w:delText>
        </w:r>
      </w:del>
    </w:p>
    <w:p w:rsidR="00222167" w:rsidRDefault="008B3912">
      <w:pPr>
        <w:pStyle w:val="ListParagraph"/>
        <w:rPr>
          <w:del w:id="474" w:author="muhammad fauzan" w:date="2022-08-09T06:42:00Z"/>
        </w:rPr>
        <w:pPrChange w:id="475" w:author="muhammad fauzan" w:date="2022-08-10T06:07:00Z">
          <w:pPr>
            <w:pStyle w:val="ListParagraph"/>
            <w:ind w:left="0"/>
            <w:jc w:val="center"/>
          </w:pPr>
        </w:pPrChange>
      </w:pPr>
      <w:del w:id="476" w:author="muhammad fauzan" w:date="2022-08-09T06:42:00Z">
        <w:r>
          <w:rPr>
            <w:noProof/>
          </w:rPr>
          <w:drawing>
            <wp:inline distT="0" distB="0" distL="0" distR="0">
              <wp:extent cx="3049270"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b="43293"/>
                      <a:stretch>
                        <a:fillRect/>
                      </a:stretch>
                    </pic:blipFill>
                    <pic:spPr>
                      <a:xfrm>
                        <a:off x="0" y="0"/>
                        <a:ext cx="3055280" cy="1572814"/>
                      </a:xfrm>
                      <a:prstGeom prst="rect">
                        <a:avLst/>
                      </a:prstGeom>
                      <a:noFill/>
                      <a:ln>
                        <a:noFill/>
                      </a:ln>
                    </pic:spPr>
                  </pic:pic>
                </a:graphicData>
              </a:graphic>
            </wp:inline>
          </w:drawing>
        </w:r>
      </w:del>
    </w:p>
    <w:p w:rsidR="00222167" w:rsidRDefault="008B3912">
      <w:pPr>
        <w:pStyle w:val="ListParagraph"/>
        <w:rPr>
          <w:del w:id="477" w:author="muhammad fauzan" w:date="2022-08-09T06:42:00Z"/>
        </w:rPr>
        <w:pPrChange w:id="478" w:author="muhammad fauzan" w:date="2022-08-10T06:07:00Z">
          <w:pPr>
            <w:pStyle w:val="Caption"/>
          </w:pPr>
        </w:pPrChange>
      </w:pPr>
      <w:del w:id="479" w:author="muhammad fauzan" w:date="2022-08-09T06:42:00Z">
        <w:r>
          <w:delText xml:space="preserve">Gambar 3. </w:delText>
        </w:r>
      </w:del>
      <w:del w:id="480" w:author="muhammad fauzan" w:date="2022-08-03T20:39:00Z">
        <w:r>
          <w:fldChar w:fldCharType="begin"/>
        </w:r>
        <w:r>
          <w:delInstrText xml:space="preserve"> SEQ Gambar_3. \* ARABIC </w:delInstrText>
        </w:r>
        <w:r>
          <w:fldChar w:fldCharType="separate"/>
        </w:r>
        <w:r>
          <w:delText>9</w:delText>
        </w:r>
        <w:r>
          <w:fldChar w:fldCharType="end"/>
        </w:r>
      </w:del>
      <w:del w:id="481" w:author="muhammad fauzan" w:date="2022-08-09T06:42:00Z">
        <w:r>
          <w:delText xml:space="preserve"> Halaman tambah data toko pada admin</w:delText>
        </w:r>
      </w:del>
    </w:p>
    <w:p w:rsidR="00222167" w:rsidRDefault="008B3912">
      <w:pPr>
        <w:pStyle w:val="ListParagraph"/>
        <w:rPr>
          <w:del w:id="482" w:author="muhammad fauzan" w:date="2022-08-09T06:42:00Z"/>
        </w:rPr>
        <w:pPrChange w:id="483" w:author="muhammad fauzan" w:date="2022-08-10T06:07:00Z">
          <w:pPr>
            <w:pStyle w:val="ListParagraph"/>
            <w:numPr>
              <w:numId w:val="23"/>
            </w:numPr>
            <w:ind w:left="851" w:hanging="425"/>
          </w:pPr>
        </w:pPrChange>
      </w:pPr>
      <w:del w:id="484" w:author="muhammad fauzan" w:date="2022-08-09T06:42:00Z">
        <w:r>
          <w:delText>Halaman ubah data toko pada admin</w:delText>
        </w:r>
      </w:del>
    </w:p>
    <w:p w:rsidR="00222167" w:rsidRDefault="008B3912">
      <w:pPr>
        <w:pStyle w:val="ListParagraph"/>
        <w:rPr>
          <w:del w:id="485" w:author="muhammad fauzan" w:date="2022-08-09T06:42:00Z"/>
        </w:rPr>
        <w:pPrChange w:id="486" w:author="muhammad fauzan" w:date="2022-08-10T06:07:00Z">
          <w:pPr>
            <w:pStyle w:val="ListParagraph"/>
            <w:ind w:left="851"/>
          </w:pPr>
        </w:pPrChange>
      </w:pPr>
      <w:del w:id="487" w:author="muhammad fauzan" w:date="2022-08-09T06:42:00Z">
        <w:r>
          <w:delText>Halaman ubah data toko pada admin merupakan halaman web yang digunakan untuk mengubah data toko oleh admin. Berikut adalah tampilan halaman ubah data toko pada admin.</w:delText>
        </w:r>
      </w:del>
    </w:p>
    <w:p w:rsidR="00222167" w:rsidRDefault="00222167">
      <w:pPr>
        <w:pStyle w:val="ListParagraph"/>
        <w:rPr>
          <w:del w:id="488" w:author="muhammad fauzan" w:date="2022-08-09T06:42:00Z"/>
        </w:rPr>
        <w:pPrChange w:id="489" w:author="muhammad fauzan" w:date="2022-08-10T06:07:00Z">
          <w:pPr>
            <w:pStyle w:val="ListParagraph"/>
            <w:ind w:left="0"/>
            <w:jc w:val="center"/>
          </w:pPr>
        </w:pPrChange>
      </w:pPr>
    </w:p>
    <w:p w:rsidR="00222167" w:rsidRDefault="008B3912">
      <w:pPr>
        <w:pStyle w:val="ListParagraph"/>
        <w:rPr>
          <w:del w:id="490" w:author="muhammad fauzan" w:date="2022-08-09T06:42:00Z"/>
        </w:rPr>
        <w:pPrChange w:id="491" w:author="muhammad fauzan" w:date="2022-08-10T06:07:00Z">
          <w:pPr>
            <w:pStyle w:val="ListParagraph"/>
            <w:ind w:left="0"/>
            <w:jc w:val="center"/>
          </w:pPr>
        </w:pPrChange>
      </w:pPr>
      <w:del w:id="492" w:author="muhammad fauzan" w:date="2022-08-09T06:42:00Z">
        <w:r>
          <w:rPr>
            <w:noProof/>
          </w:rPr>
          <w:drawing>
            <wp:inline distT="0" distB="0" distL="0" distR="0">
              <wp:extent cx="3263265" cy="1630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b="44964"/>
                      <a:stretch>
                        <a:fillRect/>
                      </a:stretch>
                    </pic:blipFill>
                    <pic:spPr>
                      <a:xfrm>
                        <a:off x="0" y="0"/>
                        <a:ext cx="3271135" cy="1634329"/>
                      </a:xfrm>
                      <a:prstGeom prst="rect">
                        <a:avLst/>
                      </a:prstGeom>
                      <a:noFill/>
                      <a:ln>
                        <a:noFill/>
                      </a:ln>
                    </pic:spPr>
                  </pic:pic>
                </a:graphicData>
              </a:graphic>
            </wp:inline>
          </w:drawing>
        </w:r>
      </w:del>
    </w:p>
    <w:p w:rsidR="00222167" w:rsidRDefault="008B3912">
      <w:pPr>
        <w:pStyle w:val="ListParagraph"/>
        <w:rPr>
          <w:del w:id="493" w:author="muhammad fauzan" w:date="2022-08-09T06:42:00Z"/>
        </w:rPr>
        <w:pPrChange w:id="494" w:author="muhammad fauzan" w:date="2022-08-10T06:07:00Z">
          <w:pPr>
            <w:pStyle w:val="Caption"/>
          </w:pPr>
        </w:pPrChange>
      </w:pPr>
      <w:del w:id="495" w:author="muhammad fauzan" w:date="2022-08-09T06:42:00Z">
        <w:r>
          <w:delText xml:space="preserve">Gambar 3. </w:delText>
        </w:r>
      </w:del>
      <w:del w:id="496" w:author="muhammad fauzan" w:date="2022-08-03T20:39:00Z">
        <w:r>
          <w:fldChar w:fldCharType="begin"/>
        </w:r>
        <w:r>
          <w:delInstrText xml:space="preserve"> SEQ Gambar_3. \* ARABIC </w:delInstrText>
        </w:r>
        <w:r>
          <w:fldChar w:fldCharType="separate"/>
        </w:r>
        <w:r>
          <w:delText>10</w:delText>
        </w:r>
        <w:r>
          <w:fldChar w:fldCharType="end"/>
        </w:r>
      </w:del>
      <w:del w:id="497" w:author="muhammad fauzan" w:date="2022-08-09T06:42:00Z">
        <w:r>
          <w:delText xml:space="preserve"> Halaman ubah data toko pada admin</w:delText>
        </w:r>
      </w:del>
    </w:p>
    <w:p w:rsidR="00222167" w:rsidRDefault="008B3912">
      <w:pPr>
        <w:pStyle w:val="ListParagraph"/>
        <w:rPr>
          <w:del w:id="498" w:author="muhammad fauzan" w:date="2022-08-09T06:42:00Z"/>
        </w:rPr>
        <w:pPrChange w:id="499" w:author="muhammad fauzan" w:date="2022-08-10T06:07:00Z">
          <w:pPr>
            <w:pStyle w:val="ListParagraph"/>
            <w:numPr>
              <w:numId w:val="23"/>
            </w:numPr>
            <w:ind w:left="851" w:hanging="425"/>
          </w:pPr>
        </w:pPrChange>
      </w:pPr>
      <w:del w:id="500" w:author="muhammad fauzan" w:date="2022-08-09T06:42:00Z">
        <w:r>
          <w:delText>Halaman data roti pada admin</w:delText>
        </w:r>
      </w:del>
    </w:p>
    <w:p w:rsidR="00222167" w:rsidRDefault="008B3912">
      <w:pPr>
        <w:pStyle w:val="ListParagraph"/>
        <w:rPr>
          <w:del w:id="501" w:author="muhammad fauzan" w:date="2022-08-09T06:42:00Z"/>
        </w:rPr>
        <w:pPrChange w:id="502" w:author="muhammad fauzan" w:date="2022-08-10T06:07:00Z">
          <w:pPr>
            <w:pStyle w:val="ListParagraph"/>
            <w:ind w:left="851"/>
          </w:pPr>
        </w:pPrChange>
      </w:pPr>
      <w:del w:id="503" w:author="muhammad fauzan" w:date="2022-08-09T06:42:00Z">
        <w:r>
          <w:delText>Halaman data roti pada admin merupakan halaman web yang berisi data roti yang dapat ditambah, diubah dan dihapus oleh admin. Berikut adalah tampilan halaman data roti pada admin.</w:delText>
        </w:r>
      </w:del>
    </w:p>
    <w:p w:rsidR="00222167" w:rsidRDefault="008B3912">
      <w:pPr>
        <w:pStyle w:val="ListParagraph"/>
        <w:rPr>
          <w:del w:id="504" w:author="muhammad fauzan" w:date="2022-08-09T06:42:00Z"/>
        </w:rPr>
        <w:pPrChange w:id="505" w:author="muhammad fauzan" w:date="2022-08-10T06:07:00Z">
          <w:pPr>
            <w:pStyle w:val="ListParagraph"/>
            <w:ind w:left="0"/>
            <w:jc w:val="center"/>
          </w:pPr>
        </w:pPrChange>
      </w:pPr>
      <w:del w:id="506" w:author="muhammad fauzan" w:date="2022-08-09T06:42:00Z">
        <w:r>
          <w:rPr>
            <w:noProof/>
          </w:rPr>
          <w:drawing>
            <wp:inline distT="0" distB="0" distL="0" distR="0">
              <wp:extent cx="3169285" cy="145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b="49415"/>
                      <a:stretch>
                        <a:fillRect/>
                      </a:stretch>
                    </pic:blipFill>
                    <pic:spPr>
                      <a:xfrm>
                        <a:off x="0" y="0"/>
                        <a:ext cx="3186415" cy="1463234"/>
                      </a:xfrm>
                      <a:prstGeom prst="rect">
                        <a:avLst/>
                      </a:prstGeom>
                      <a:noFill/>
                      <a:ln>
                        <a:noFill/>
                      </a:ln>
                    </pic:spPr>
                  </pic:pic>
                </a:graphicData>
              </a:graphic>
            </wp:inline>
          </w:drawing>
        </w:r>
      </w:del>
    </w:p>
    <w:p w:rsidR="00222167" w:rsidRDefault="008B3912">
      <w:pPr>
        <w:pStyle w:val="ListParagraph"/>
        <w:rPr>
          <w:del w:id="507" w:author="muhammad fauzan" w:date="2022-08-09T06:42:00Z"/>
        </w:rPr>
        <w:pPrChange w:id="508" w:author="muhammad fauzan" w:date="2022-08-10T06:07:00Z">
          <w:pPr>
            <w:pStyle w:val="Caption"/>
          </w:pPr>
        </w:pPrChange>
      </w:pPr>
      <w:del w:id="509" w:author="muhammad fauzan" w:date="2022-08-09T06:42:00Z">
        <w:r>
          <w:delText xml:space="preserve">Gambar 3. </w:delText>
        </w:r>
      </w:del>
      <w:del w:id="510" w:author="muhammad fauzan" w:date="2022-08-03T20:39:00Z">
        <w:r>
          <w:fldChar w:fldCharType="begin"/>
        </w:r>
        <w:r>
          <w:delInstrText xml:space="preserve"> SEQ Gambar_3. \* ARABIC </w:delInstrText>
        </w:r>
        <w:r>
          <w:fldChar w:fldCharType="separate"/>
        </w:r>
        <w:r>
          <w:delText>11</w:delText>
        </w:r>
        <w:r>
          <w:fldChar w:fldCharType="end"/>
        </w:r>
      </w:del>
      <w:del w:id="511" w:author="muhammad fauzan" w:date="2022-08-09T06:42:00Z">
        <w:r>
          <w:delText xml:space="preserve"> Halaman data roti pada admin</w:delText>
        </w:r>
      </w:del>
    </w:p>
    <w:p w:rsidR="00222167" w:rsidRDefault="008B3912">
      <w:pPr>
        <w:pStyle w:val="ListParagraph"/>
        <w:rPr>
          <w:del w:id="512" w:author="muhammad fauzan" w:date="2022-08-09T06:42:00Z"/>
        </w:rPr>
        <w:pPrChange w:id="513" w:author="muhammad fauzan" w:date="2022-08-10T06:07:00Z">
          <w:pPr>
            <w:pStyle w:val="ListParagraph"/>
            <w:numPr>
              <w:numId w:val="23"/>
            </w:numPr>
            <w:ind w:left="851" w:hanging="425"/>
          </w:pPr>
        </w:pPrChange>
      </w:pPr>
      <w:del w:id="514" w:author="muhammad fauzan" w:date="2022-08-09T06:42:00Z">
        <w:r>
          <w:delText>Halaman tambah data roti pada admin</w:delText>
        </w:r>
      </w:del>
    </w:p>
    <w:p w:rsidR="00222167" w:rsidRDefault="008B3912">
      <w:pPr>
        <w:pStyle w:val="ListParagraph"/>
        <w:rPr>
          <w:del w:id="515" w:author="muhammad fauzan" w:date="2022-08-09T06:42:00Z"/>
        </w:rPr>
        <w:pPrChange w:id="516" w:author="muhammad fauzan" w:date="2022-08-10T06:07:00Z">
          <w:pPr>
            <w:pStyle w:val="ListParagraph"/>
            <w:ind w:left="851"/>
          </w:pPr>
        </w:pPrChange>
      </w:pPr>
      <w:del w:id="517" w:author="muhammad fauzan" w:date="2022-08-09T06:42:00Z">
        <w:r>
          <w:delText>Halaman tambah data roti pada admin merupakan halaman web yang digunakan untuk menambah data roti oleh admin. Berikut adalah tampilan halaman tambah data roti pada admin.</w:delText>
        </w:r>
      </w:del>
    </w:p>
    <w:p w:rsidR="00222167" w:rsidRDefault="00222167">
      <w:pPr>
        <w:pStyle w:val="ListParagraph"/>
        <w:rPr>
          <w:del w:id="518" w:author="muhammad fauzan" w:date="2022-08-09T06:42:00Z"/>
        </w:rPr>
        <w:pPrChange w:id="519" w:author="muhammad fauzan" w:date="2022-08-10T06:07:00Z">
          <w:pPr>
            <w:pStyle w:val="ListParagraph"/>
            <w:ind w:left="0"/>
            <w:jc w:val="center"/>
          </w:pPr>
        </w:pPrChange>
      </w:pPr>
    </w:p>
    <w:p w:rsidR="00222167" w:rsidRDefault="008B3912">
      <w:pPr>
        <w:pStyle w:val="ListParagraph"/>
        <w:rPr>
          <w:del w:id="520" w:author="muhammad fauzan" w:date="2022-08-09T06:42:00Z"/>
        </w:rPr>
        <w:pPrChange w:id="521" w:author="muhammad fauzan" w:date="2022-08-10T06:07:00Z">
          <w:pPr>
            <w:pStyle w:val="ListParagraph"/>
            <w:ind w:left="0"/>
            <w:jc w:val="center"/>
          </w:pPr>
        </w:pPrChange>
      </w:pPr>
      <w:del w:id="522" w:author="muhammad fauzan" w:date="2022-08-09T06:42:00Z">
        <w:r>
          <w:rPr>
            <w:noProof/>
          </w:rPr>
          <w:drawing>
            <wp:inline distT="0" distB="0" distL="0" distR="0">
              <wp:extent cx="3183255" cy="1615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b="44098"/>
                      <a:stretch>
                        <a:fillRect/>
                      </a:stretch>
                    </pic:blipFill>
                    <pic:spPr>
                      <a:xfrm>
                        <a:off x="0" y="0"/>
                        <a:ext cx="3195214" cy="1621509"/>
                      </a:xfrm>
                      <a:prstGeom prst="rect">
                        <a:avLst/>
                      </a:prstGeom>
                      <a:noFill/>
                      <a:ln>
                        <a:noFill/>
                      </a:ln>
                    </pic:spPr>
                  </pic:pic>
                </a:graphicData>
              </a:graphic>
            </wp:inline>
          </w:drawing>
        </w:r>
      </w:del>
    </w:p>
    <w:p w:rsidR="00222167" w:rsidRDefault="008B3912">
      <w:pPr>
        <w:pStyle w:val="ListParagraph"/>
        <w:rPr>
          <w:del w:id="523" w:author="muhammad fauzan" w:date="2022-08-09T06:42:00Z"/>
        </w:rPr>
        <w:pPrChange w:id="524" w:author="muhammad fauzan" w:date="2022-08-10T06:07:00Z">
          <w:pPr>
            <w:pStyle w:val="Caption"/>
          </w:pPr>
        </w:pPrChange>
      </w:pPr>
      <w:del w:id="525" w:author="muhammad fauzan" w:date="2022-08-09T06:42:00Z">
        <w:r>
          <w:delText xml:space="preserve">Gambar 3. </w:delText>
        </w:r>
      </w:del>
      <w:del w:id="526" w:author="muhammad fauzan" w:date="2022-08-03T20:39:00Z">
        <w:r>
          <w:fldChar w:fldCharType="begin"/>
        </w:r>
        <w:r>
          <w:delInstrText xml:space="preserve"> SEQ Gambar_3. \* ARABIC </w:delInstrText>
        </w:r>
        <w:r>
          <w:fldChar w:fldCharType="separate"/>
        </w:r>
        <w:r>
          <w:delText>12</w:delText>
        </w:r>
        <w:r>
          <w:fldChar w:fldCharType="end"/>
        </w:r>
      </w:del>
      <w:del w:id="527" w:author="muhammad fauzan" w:date="2022-08-09T06:42:00Z">
        <w:r>
          <w:delText xml:space="preserve"> Halaman tambah data roti pada admin</w:delText>
        </w:r>
      </w:del>
    </w:p>
    <w:p w:rsidR="00222167" w:rsidRDefault="008B3912">
      <w:pPr>
        <w:pStyle w:val="ListParagraph"/>
        <w:rPr>
          <w:del w:id="528" w:author="muhammad fauzan" w:date="2022-08-09T06:42:00Z"/>
        </w:rPr>
        <w:pPrChange w:id="529" w:author="muhammad fauzan" w:date="2022-08-10T06:07:00Z">
          <w:pPr>
            <w:pStyle w:val="ListParagraph"/>
            <w:numPr>
              <w:numId w:val="23"/>
            </w:numPr>
            <w:ind w:left="851" w:hanging="425"/>
          </w:pPr>
        </w:pPrChange>
      </w:pPr>
      <w:del w:id="530" w:author="muhammad fauzan" w:date="2022-08-09T06:42:00Z">
        <w:r>
          <w:delText>Halaman ubah data roti pada admin</w:delText>
        </w:r>
      </w:del>
    </w:p>
    <w:p w:rsidR="00222167" w:rsidRDefault="008B3912">
      <w:pPr>
        <w:pStyle w:val="ListParagraph"/>
        <w:rPr>
          <w:del w:id="531" w:author="muhammad fauzan" w:date="2022-08-09T06:42:00Z"/>
        </w:rPr>
        <w:pPrChange w:id="532" w:author="muhammad fauzan" w:date="2022-08-10T06:07:00Z">
          <w:pPr>
            <w:pStyle w:val="ListParagraph"/>
            <w:ind w:left="851"/>
          </w:pPr>
        </w:pPrChange>
      </w:pPr>
      <w:del w:id="533" w:author="muhammad fauzan" w:date="2022-08-09T06:42:00Z">
        <w:r>
          <w:delText>Halaman ubah data roti pada admin merupakan halaman web yang digunakan untuk mengubah data roti oleh admin. Berikut adalah tampilan halaman ubah data roti pada admin.</w:delText>
        </w:r>
      </w:del>
    </w:p>
    <w:p w:rsidR="00222167" w:rsidRDefault="008B3912">
      <w:pPr>
        <w:pStyle w:val="ListParagraph"/>
        <w:rPr>
          <w:del w:id="534" w:author="muhammad fauzan" w:date="2022-08-09T06:42:00Z"/>
        </w:rPr>
        <w:pPrChange w:id="535" w:author="muhammad fauzan" w:date="2022-08-10T06:07:00Z">
          <w:pPr>
            <w:pStyle w:val="ListParagraph"/>
            <w:ind w:left="0"/>
            <w:jc w:val="center"/>
          </w:pPr>
        </w:pPrChange>
      </w:pPr>
      <w:del w:id="536" w:author="muhammad fauzan" w:date="2022-08-09T06:42:00Z">
        <w:r>
          <w:rPr>
            <w:noProof/>
          </w:rPr>
          <w:drawing>
            <wp:inline distT="0" distB="0" distL="0" distR="0">
              <wp:extent cx="3710940" cy="18669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cstate="print">
                        <a:extLst>
                          <a:ext uri="{28A0092B-C50C-407E-A947-70E740481C1C}">
                            <a14:useLocalDpi xmlns:a14="http://schemas.microsoft.com/office/drawing/2010/main" val="0"/>
                          </a:ext>
                        </a:extLst>
                      </a:blip>
                      <a:srcRect b="44591"/>
                      <a:stretch>
                        <a:fillRect/>
                      </a:stretch>
                    </pic:blipFill>
                    <pic:spPr>
                      <a:xfrm>
                        <a:off x="0" y="0"/>
                        <a:ext cx="3725017" cy="1873663"/>
                      </a:xfrm>
                      <a:prstGeom prst="rect">
                        <a:avLst/>
                      </a:prstGeom>
                      <a:ln>
                        <a:noFill/>
                      </a:ln>
                    </pic:spPr>
                  </pic:pic>
                </a:graphicData>
              </a:graphic>
            </wp:inline>
          </w:drawing>
        </w:r>
      </w:del>
    </w:p>
    <w:p w:rsidR="00222167" w:rsidRDefault="008B3912">
      <w:pPr>
        <w:pStyle w:val="ListParagraph"/>
        <w:rPr>
          <w:del w:id="537" w:author="muhammad fauzan" w:date="2022-08-09T06:42:00Z"/>
        </w:rPr>
        <w:pPrChange w:id="538" w:author="muhammad fauzan" w:date="2022-08-10T06:07:00Z">
          <w:pPr>
            <w:pStyle w:val="Caption"/>
          </w:pPr>
        </w:pPrChange>
      </w:pPr>
      <w:del w:id="539" w:author="muhammad fauzan" w:date="2022-08-09T06:42:00Z">
        <w:r>
          <w:delText xml:space="preserve">Gambar 3. </w:delText>
        </w:r>
      </w:del>
      <w:del w:id="540" w:author="muhammad fauzan" w:date="2022-08-03T20:39:00Z">
        <w:r>
          <w:fldChar w:fldCharType="begin"/>
        </w:r>
        <w:r>
          <w:delInstrText xml:space="preserve"> SEQ Gambar_3. \* ARABIC </w:delInstrText>
        </w:r>
        <w:r>
          <w:fldChar w:fldCharType="separate"/>
        </w:r>
        <w:r>
          <w:delText>13</w:delText>
        </w:r>
        <w:r>
          <w:fldChar w:fldCharType="end"/>
        </w:r>
      </w:del>
      <w:del w:id="541" w:author="muhammad fauzan" w:date="2022-08-09T06:42:00Z">
        <w:r>
          <w:delText xml:space="preserve"> Halaman ubah data roti pada admin</w:delText>
        </w:r>
      </w:del>
    </w:p>
    <w:p w:rsidR="00222167" w:rsidRDefault="008B3912">
      <w:pPr>
        <w:pStyle w:val="ListParagraph"/>
        <w:rPr>
          <w:del w:id="542" w:author="muhammad fauzan" w:date="2022-08-09T06:42:00Z"/>
        </w:rPr>
        <w:pPrChange w:id="543" w:author="muhammad fauzan" w:date="2022-08-10T06:07:00Z">
          <w:pPr>
            <w:pStyle w:val="ListParagraph"/>
            <w:numPr>
              <w:numId w:val="23"/>
            </w:numPr>
            <w:ind w:left="851" w:hanging="425"/>
          </w:pPr>
        </w:pPrChange>
      </w:pPr>
      <w:del w:id="544" w:author="muhammad fauzan" w:date="2022-08-09T06:42:00Z">
        <w:r>
          <w:delText>Halaman distribusi pada admin</w:delText>
        </w:r>
      </w:del>
    </w:p>
    <w:p w:rsidR="00222167" w:rsidRDefault="008B3912">
      <w:pPr>
        <w:pStyle w:val="ListParagraph"/>
        <w:rPr>
          <w:del w:id="545" w:author="muhammad fauzan" w:date="2022-08-09T06:42:00Z"/>
        </w:rPr>
        <w:pPrChange w:id="546" w:author="muhammad fauzan" w:date="2022-08-10T06:07:00Z">
          <w:pPr>
            <w:pStyle w:val="ListParagraph"/>
            <w:ind w:left="851"/>
          </w:pPr>
        </w:pPrChange>
      </w:pPr>
      <w:del w:id="547" w:author="muhammad fauzan" w:date="2022-08-09T06:42:00Z">
        <w:r>
          <w:delText>Halaman distribusi pada admin merupakan halaman web yang berisi data distribusi yang dapat ditambah jika toko tersebut baru bermitra oleh admin. Pada halaman ini admin dapat melihat data distribusi menurut toko, dapat juga mengubah dan menghapus data. Pada halaman ini juga akan ditampilkan hasil data peramalan terbaru sesuai tanggal saat dilihat. Berikut adalah tampilan halaman distribusi pada admin.</w:delText>
        </w:r>
      </w:del>
    </w:p>
    <w:p w:rsidR="00222167" w:rsidRDefault="008B3912">
      <w:pPr>
        <w:pStyle w:val="ListParagraph"/>
        <w:rPr>
          <w:del w:id="548" w:author="muhammad fauzan" w:date="2022-08-09T06:42:00Z"/>
        </w:rPr>
        <w:pPrChange w:id="549" w:author="muhammad fauzan" w:date="2022-08-10T06:07:00Z">
          <w:pPr>
            <w:pStyle w:val="ListParagraph"/>
            <w:ind w:left="0"/>
            <w:jc w:val="center"/>
          </w:pPr>
        </w:pPrChange>
      </w:pPr>
      <w:del w:id="550" w:author="muhammad fauzan" w:date="2022-08-09T06:42:00Z">
        <w:r>
          <w:rPr>
            <w:noProof/>
          </w:rPr>
          <w:drawing>
            <wp:inline distT="0" distB="0" distL="0" distR="0">
              <wp:extent cx="3039745" cy="139446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b="49471"/>
                      <a:stretch>
                        <a:fillRect/>
                      </a:stretch>
                    </pic:blipFill>
                    <pic:spPr>
                      <a:xfrm>
                        <a:off x="0" y="0"/>
                        <a:ext cx="3066464" cy="1406601"/>
                      </a:xfrm>
                      <a:prstGeom prst="rect">
                        <a:avLst/>
                      </a:prstGeom>
                      <a:noFill/>
                      <a:ln>
                        <a:noFill/>
                      </a:ln>
                    </pic:spPr>
                  </pic:pic>
                </a:graphicData>
              </a:graphic>
            </wp:inline>
          </w:drawing>
        </w:r>
      </w:del>
    </w:p>
    <w:p w:rsidR="00222167" w:rsidRDefault="008B3912">
      <w:pPr>
        <w:pStyle w:val="ListParagraph"/>
        <w:rPr>
          <w:del w:id="551" w:author="muhammad fauzan" w:date="2022-08-09T06:42:00Z"/>
        </w:rPr>
        <w:pPrChange w:id="552" w:author="muhammad fauzan" w:date="2022-08-10T06:07:00Z">
          <w:pPr>
            <w:pStyle w:val="Caption"/>
          </w:pPr>
        </w:pPrChange>
      </w:pPr>
      <w:del w:id="553" w:author="muhammad fauzan" w:date="2022-08-09T06:42:00Z">
        <w:r>
          <w:delText xml:space="preserve">Gambar 3. </w:delText>
        </w:r>
      </w:del>
      <w:del w:id="554" w:author="muhammad fauzan" w:date="2022-08-03T20:39:00Z">
        <w:r>
          <w:fldChar w:fldCharType="begin"/>
        </w:r>
        <w:r>
          <w:delInstrText xml:space="preserve"> SEQ Gambar_3. \* ARABIC </w:delInstrText>
        </w:r>
        <w:r>
          <w:fldChar w:fldCharType="separate"/>
        </w:r>
        <w:r>
          <w:delText>14</w:delText>
        </w:r>
        <w:r>
          <w:fldChar w:fldCharType="end"/>
        </w:r>
      </w:del>
      <w:del w:id="555" w:author="muhammad fauzan" w:date="2022-08-09T06:42:00Z">
        <w:r>
          <w:delText xml:space="preserve"> Halaman distribusi pada admin</w:delText>
        </w:r>
      </w:del>
    </w:p>
    <w:p w:rsidR="00222167" w:rsidRDefault="008B3912">
      <w:pPr>
        <w:pStyle w:val="ListParagraph"/>
        <w:rPr>
          <w:del w:id="556" w:author="muhammad fauzan" w:date="2022-08-09T06:42:00Z"/>
        </w:rPr>
        <w:pPrChange w:id="557" w:author="muhammad fauzan" w:date="2022-08-10T06:07:00Z">
          <w:pPr>
            <w:pStyle w:val="ListParagraph"/>
            <w:numPr>
              <w:numId w:val="23"/>
            </w:numPr>
            <w:ind w:left="851" w:hanging="425"/>
          </w:pPr>
        </w:pPrChange>
      </w:pPr>
      <w:del w:id="558" w:author="muhammad fauzan" w:date="2022-08-09T06:42:00Z">
        <w:r>
          <w:delText>Halaman dropping awal pada admin</w:delText>
        </w:r>
      </w:del>
    </w:p>
    <w:p w:rsidR="00222167" w:rsidRDefault="008B3912">
      <w:pPr>
        <w:pStyle w:val="ListParagraph"/>
        <w:rPr>
          <w:del w:id="559" w:author="muhammad fauzan" w:date="2022-08-09T06:42:00Z"/>
        </w:rPr>
        <w:pPrChange w:id="560" w:author="muhammad fauzan" w:date="2022-08-10T06:07:00Z">
          <w:pPr>
            <w:pStyle w:val="ListParagraph"/>
            <w:ind w:left="851"/>
          </w:pPr>
        </w:pPrChange>
      </w:pPr>
      <w:del w:id="561" w:author="muhammad fauzan" w:date="2022-08-09T06:42:00Z">
        <w:r>
          <w:delText xml:space="preserve">Halaman dropping awal pada admin merupakan halaman web yang digunakan untuk menambah data droping awal untuk dibawa oleh </w:delText>
        </w:r>
      </w:del>
      <w:del w:id="562" w:author="muhammad fauzan" w:date="2022-08-04T20:15:00Z">
        <w:r>
          <w:delText>sales</w:delText>
        </w:r>
      </w:del>
      <w:del w:id="563" w:author="muhammad fauzan" w:date="2022-08-09T06:42:00Z">
        <w:r>
          <w:delText xml:space="preserve"> pada toko/kios yang mana data selanjutnya akan dilakukan proses peramalan dengan metode. Berikut adalah tampilan halaman dropping awal pada admin.</w:delText>
        </w:r>
      </w:del>
    </w:p>
    <w:p w:rsidR="00222167" w:rsidRDefault="008B3912">
      <w:pPr>
        <w:pStyle w:val="ListParagraph"/>
        <w:rPr>
          <w:del w:id="564" w:author="muhammad fauzan" w:date="2022-08-09T06:42:00Z"/>
        </w:rPr>
        <w:pPrChange w:id="565" w:author="muhammad fauzan" w:date="2022-08-10T06:07:00Z">
          <w:pPr>
            <w:pStyle w:val="ListParagraph"/>
            <w:ind w:left="0"/>
            <w:jc w:val="center"/>
          </w:pPr>
        </w:pPrChange>
      </w:pPr>
      <w:del w:id="566" w:author="muhammad fauzan" w:date="2022-08-09T06:42:00Z">
        <w:r>
          <w:rPr>
            <w:noProof/>
          </w:rPr>
          <w:drawing>
            <wp:inline distT="0" distB="0" distL="0" distR="0">
              <wp:extent cx="2643505" cy="1325880"/>
              <wp:effectExtent l="0" t="0" r="444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b="44762"/>
                      <a:stretch>
                        <a:fillRect/>
                      </a:stretch>
                    </pic:blipFill>
                    <pic:spPr>
                      <a:xfrm>
                        <a:off x="0" y="0"/>
                        <a:ext cx="2780700" cy="1394385"/>
                      </a:xfrm>
                      <a:prstGeom prst="rect">
                        <a:avLst/>
                      </a:prstGeom>
                      <a:noFill/>
                      <a:ln>
                        <a:noFill/>
                      </a:ln>
                    </pic:spPr>
                  </pic:pic>
                </a:graphicData>
              </a:graphic>
            </wp:inline>
          </w:drawing>
        </w:r>
      </w:del>
    </w:p>
    <w:p w:rsidR="00222167" w:rsidRDefault="008B3912">
      <w:pPr>
        <w:pStyle w:val="ListParagraph"/>
        <w:rPr>
          <w:del w:id="567" w:author="muhammad fauzan" w:date="2022-08-09T06:42:00Z"/>
        </w:rPr>
        <w:pPrChange w:id="568" w:author="muhammad fauzan" w:date="2022-08-10T06:07:00Z">
          <w:pPr>
            <w:pStyle w:val="Caption"/>
          </w:pPr>
        </w:pPrChange>
      </w:pPr>
      <w:del w:id="569" w:author="muhammad fauzan" w:date="2022-08-09T06:42:00Z">
        <w:r>
          <w:delText xml:space="preserve">Gambar 3. </w:delText>
        </w:r>
      </w:del>
      <w:del w:id="570" w:author="muhammad fauzan" w:date="2022-08-03T20:39:00Z">
        <w:r>
          <w:fldChar w:fldCharType="begin"/>
        </w:r>
        <w:r>
          <w:delInstrText xml:space="preserve"> SEQ Gambar_3. \* ARABIC </w:delInstrText>
        </w:r>
        <w:r>
          <w:fldChar w:fldCharType="separate"/>
        </w:r>
        <w:r>
          <w:delText>15</w:delText>
        </w:r>
        <w:r>
          <w:fldChar w:fldCharType="end"/>
        </w:r>
      </w:del>
      <w:del w:id="571" w:author="muhammad fauzan" w:date="2022-08-09T06:42:00Z">
        <w:r>
          <w:delText xml:space="preserve"> Halaman dropping awal pada admin</w:delText>
        </w:r>
      </w:del>
    </w:p>
    <w:p w:rsidR="00222167" w:rsidRDefault="008B3912">
      <w:pPr>
        <w:pStyle w:val="ListParagraph"/>
        <w:rPr>
          <w:del w:id="572" w:author="muhammad fauzan" w:date="2022-08-09T06:42:00Z"/>
        </w:rPr>
        <w:pPrChange w:id="573" w:author="muhammad fauzan" w:date="2022-08-10T06:07:00Z">
          <w:pPr>
            <w:pStyle w:val="ListParagraph"/>
            <w:numPr>
              <w:numId w:val="23"/>
            </w:numPr>
            <w:ind w:left="851" w:hanging="425"/>
          </w:pPr>
        </w:pPrChange>
      </w:pPr>
      <w:del w:id="574" w:author="muhammad fauzan" w:date="2022-08-09T06:42:00Z">
        <w:r>
          <w:delText>Halaman jadwal kunjungan pada admin</w:delText>
        </w:r>
      </w:del>
    </w:p>
    <w:p w:rsidR="00222167" w:rsidRDefault="008B3912">
      <w:pPr>
        <w:pStyle w:val="ListParagraph"/>
        <w:rPr>
          <w:del w:id="575" w:author="muhammad fauzan" w:date="2022-08-09T06:42:00Z"/>
        </w:rPr>
        <w:pPrChange w:id="576" w:author="muhammad fauzan" w:date="2022-08-10T06:07:00Z">
          <w:pPr>
            <w:pStyle w:val="ListParagraph"/>
            <w:ind w:left="851"/>
          </w:pPr>
        </w:pPrChange>
      </w:pPr>
      <w:del w:id="577" w:author="muhammad fauzan" w:date="2022-08-09T06:42:00Z">
        <w:r>
          <w:delText>Halaman jadwal kunjungan pada admin merupakan halaman web yang berisi data jadwal kunjungan yang dapat ditambah, diubah dan dihapus oleh admin. Data yang digunakan pada halaman ini adalah dari table jadwal_kunjungan. Berikut adalah tampilan halaman jadwal kunjungan pada admin.</w:delText>
        </w:r>
      </w:del>
    </w:p>
    <w:p w:rsidR="00222167" w:rsidRDefault="008B3912">
      <w:pPr>
        <w:pStyle w:val="ListParagraph"/>
        <w:rPr>
          <w:del w:id="578" w:author="muhammad fauzan" w:date="2022-08-09T06:42:00Z"/>
        </w:rPr>
        <w:pPrChange w:id="579" w:author="muhammad fauzan" w:date="2022-08-10T06:07:00Z">
          <w:pPr>
            <w:pStyle w:val="ListParagraph"/>
            <w:ind w:left="0"/>
            <w:jc w:val="center"/>
          </w:pPr>
        </w:pPrChange>
      </w:pPr>
      <w:del w:id="580" w:author="muhammad fauzan" w:date="2022-08-09T06:42:00Z">
        <w:r>
          <w:rPr>
            <w:noProof/>
          </w:rPr>
          <w:drawing>
            <wp:inline distT="0" distB="0" distL="0" distR="0">
              <wp:extent cx="3357245"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b="49995"/>
                      <a:stretch>
                        <a:fillRect/>
                      </a:stretch>
                    </pic:blipFill>
                    <pic:spPr>
                      <a:xfrm>
                        <a:off x="0" y="0"/>
                        <a:ext cx="3369664" cy="1529638"/>
                      </a:xfrm>
                      <a:prstGeom prst="rect">
                        <a:avLst/>
                      </a:prstGeom>
                      <a:noFill/>
                      <a:ln>
                        <a:noFill/>
                      </a:ln>
                    </pic:spPr>
                  </pic:pic>
                </a:graphicData>
              </a:graphic>
            </wp:inline>
          </w:drawing>
        </w:r>
      </w:del>
    </w:p>
    <w:p w:rsidR="00222167" w:rsidRDefault="008B3912">
      <w:pPr>
        <w:pStyle w:val="ListParagraph"/>
        <w:rPr>
          <w:del w:id="581" w:author="muhammad fauzan" w:date="2022-08-09T06:42:00Z"/>
        </w:rPr>
        <w:pPrChange w:id="582" w:author="muhammad fauzan" w:date="2022-08-10T06:07:00Z">
          <w:pPr>
            <w:pStyle w:val="Caption"/>
          </w:pPr>
        </w:pPrChange>
      </w:pPr>
      <w:del w:id="583" w:author="muhammad fauzan" w:date="2022-08-09T06:42:00Z">
        <w:r>
          <w:delText xml:space="preserve">Gambar 3. </w:delText>
        </w:r>
      </w:del>
      <w:del w:id="584" w:author="muhammad fauzan" w:date="2022-08-03T20:39:00Z">
        <w:r>
          <w:fldChar w:fldCharType="begin"/>
        </w:r>
        <w:r>
          <w:delInstrText xml:space="preserve"> SEQ Gambar_3. \* ARABIC </w:delInstrText>
        </w:r>
        <w:r>
          <w:fldChar w:fldCharType="separate"/>
        </w:r>
        <w:r>
          <w:delText>16</w:delText>
        </w:r>
        <w:r>
          <w:fldChar w:fldCharType="end"/>
        </w:r>
      </w:del>
      <w:del w:id="585" w:author="muhammad fauzan" w:date="2022-08-09T06:42:00Z">
        <w:r>
          <w:delText xml:space="preserve"> Halaman jadwal kunjungan pada admin</w:delText>
        </w:r>
      </w:del>
    </w:p>
    <w:p w:rsidR="00222167" w:rsidRDefault="008B3912">
      <w:pPr>
        <w:pStyle w:val="ListParagraph"/>
        <w:rPr>
          <w:del w:id="586" w:author="muhammad fauzan" w:date="2022-08-09T06:42:00Z"/>
        </w:rPr>
        <w:pPrChange w:id="587" w:author="muhammad fauzan" w:date="2022-08-10T06:07:00Z">
          <w:pPr>
            <w:pStyle w:val="ListParagraph"/>
            <w:numPr>
              <w:numId w:val="23"/>
            </w:numPr>
            <w:ind w:left="851" w:hanging="425"/>
          </w:pPr>
        </w:pPrChange>
      </w:pPr>
      <w:del w:id="588" w:author="muhammad fauzan" w:date="2022-08-09T06:42:00Z">
        <w:r>
          <w:delText>Halaman tambah jadwal kunjungan pada admin</w:delText>
        </w:r>
      </w:del>
    </w:p>
    <w:p w:rsidR="00222167" w:rsidRDefault="008B3912">
      <w:pPr>
        <w:pStyle w:val="ListParagraph"/>
        <w:rPr>
          <w:del w:id="589" w:author="muhammad fauzan" w:date="2022-08-09T06:42:00Z"/>
        </w:rPr>
        <w:pPrChange w:id="590" w:author="muhammad fauzan" w:date="2022-08-10T06:07:00Z">
          <w:pPr>
            <w:pStyle w:val="ListParagraph"/>
            <w:ind w:left="851"/>
          </w:pPr>
        </w:pPrChange>
      </w:pPr>
      <w:del w:id="591" w:author="muhammad fauzan" w:date="2022-08-09T06:42:00Z">
        <w:r>
          <w:delText>Halaman tambah jadwal kunjungan pada admin merupakan halaman web yang digunakan untuk menambah data jadwal kunjungan oleh admin. Data yang digunakan pada halaman ini adalah dari table jadwal_kunjungan. Berikut adalah tampilan halaman tambah jadwal kunjungan pada admin.</w:delText>
        </w:r>
      </w:del>
    </w:p>
    <w:p w:rsidR="00222167" w:rsidRDefault="008B3912">
      <w:pPr>
        <w:pStyle w:val="ListParagraph"/>
        <w:rPr>
          <w:del w:id="592" w:author="muhammad fauzan" w:date="2022-08-09T06:42:00Z"/>
        </w:rPr>
        <w:pPrChange w:id="593" w:author="muhammad fauzan" w:date="2022-08-10T06:07:00Z">
          <w:pPr>
            <w:pStyle w:val="ListParagraph"/>
            <w:ind w:left="567"/>
            <w:jc w:val="center"/>
          </w:pPr>
        </w:pPrChange>
      </w:pPr>
      <w:del w:id="594" w:author="muhammad fauzan" w:date="2022-08-09T06:42:00Z">
        <w:r>
          <w:rPr>
            <w:noProof/>
          </w:rPr>
          <w:drawing>
            <wp:inline distT="0" distB="0" distL="0" distR="0">
              <wp:extent cx="31407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b="43875"/>
                      <a:stretch>
                        <a:fillRect/>
                      </a:stretch>
                    </pic:blipFill>
                    <pic:spPr>
                      <a:xfrm>
                        <a:off x="0" y="0"/>
                        <a:ext cx="3157404" cy="1608706"/>
                      </a:xfrm>
                      <a:prstGeom prst="rect">
                        <a:avLst/>
                      </a:prstGeom>
                      <a:noFill/>
                      <a:ln>
                        <a:noFill/>
                      </a:ln>
                    </pic:spPr>
                  </pic:pic>
                </a:graphicData>
              </a:graphic>
            </wp:inline>
          </w:drawing>
        </w:r>
      </w:del>
    </w:p>
    <w:p w:rsidR="00222167" w:rsidRDefault="008B3912">
      <w:pPr>
        <w:pStyle w:val="ListParagraph"/>
        <w:rPr>
          <w:del w:id="595" w:author="muhammad fauzan" w:date="2022-08-09T06:42:00Z"/>
        </w:rPr>
        <w:pPrChange w:id="596" w:author="muhammad fauzan" w:date="2022-08-10T06:07:00Z">
          <w:pPr>
            <w:pStyle w:val="Caption"/>
          </w:pPr>
        </w:pPrChange>
      </w:pPr>
      <w:del w:id="597" w:author="muhammad fauzan" w:date="2022-08-09T06:42:00Z">
        <w:r>
          <w:delText xml:space="preserve">Gambar 3. </w:delText>
        </w:r>
      </w:del>
      <w:del w:id="598" w:author="muhammad fauzan" w:date="2022-08-03T20:39:00Z">
        <w:r>
          <w:fldChar w:fldCharType="begin"/>
        </w:r>
        <w:r>
          <w:delInstrText xml:space="preserve"> SEQ Gambar_3. \* ARABIC </w:delInstrText>
        </w:r>
        <w:r>
          <w:fldChar w:fldCharType="separate"/>
        </w:r>
        <w:r>
          <w:delText>17</w:delText>
        </w:r>
        <w:r>
          <w:fldChar w:fldCharType="end"/>
        </w:r>
      </w:del>
      <w:del w:id="599" w:author="muhammad fauzan" w:date="2022-08-09T06:42:00Z">
        <w:r>
          <w:delText xml:space="preserve"> Halaman tambah jadwal kunjungan pada admin</w:delText>
        </w:r>
      </w:del>
    </w:p>
    <w:p w:rsidR="00222167" w:rsidRDefault="008B3912">
      <w:pPr>
        <w:pStyle w:val="ListParagraph"/>
        <w:rPr>
          <w:del w:id="600" w:author="muhammad fauzan" w:date="2022-08-09T06:42:00Z"/>
        </w:rPr>
        <w:pPrChange w:id="601" w:author="muhammad fauzan" w:date="2022-08-10T06:07:00Z">
          <w:pPr>
            <w:pStyle w:val="ListParagraph"/>
            <w:numPr>
              <w:numId w:val="23"/>
            </w:numPr>
            <w:ind w:left="851" w:hanging="425"/>
          </w:pPr>
        </w:pPrChange>
      </w:pPr>
      <w:del w:id="602" w:author="muhammad fauzan" w:date="2022-08-09T06:42:00Z">
        <w:r>
          <w:delText>Halaman ubah jadwal kunjungan pada admin</w:delText>
        </w:r>
      </w:del>
    </w:p>
    <w:p w:rsidR="00222167" w:rsidRDefault="008B3912">
      <w:pPr>
        <w:pStyle w:val="ListParagraph"/>
        <w:rPr>
          <w:del w:id="603" w:author="muhammad fauzan" w:date="2022-08-09T06:42:00Z"/>
        </w:rPr>
        <w:pPrChange w:id="604" w:author="muhammad fauzan" w:date="2022-08-10T06:07:00Z">
          <w:pPr>
            <w:pStyle w:val="ListParagraph"/>
            <w:ind w:left="851"/>
          </w:pPr>
        </w:pPrChange>
      </w:pPr>
      <w:del w:id="605" w:author="muhammad fauzan" w:date="2022-08-09T06:42:00Z">
        <w:r>
          <w:delText>Halaman ubah jadwal kunjungan pada admin merupakan halaman web yang digunakan untuk mengubah data jadwal kunjungan oleh admin. Data yang digunakan pada halaman ini adalah dari table jadwal_kunjungan. Berikut adalah tampilan halaman ubah jadwal kunjungan pada admin.</w:delText>
        </w:r>
      </w:del>
    </w:p>
    <w:p w:rsidR="00222167" w:rsidRDefault="008B3912">
      <w:pPr>
        <w:pStyle w:val="ListParagraph"/>
        <w:rPr>
          <w:del w:id="606" w:author="muhammad fauzan" w:date="2022-08-09T06:42:00Z"/>
        </w:rPr>
        <w:pPrChange w:id="607" w:author="muhammad fauzan" w:date="2022-08-10T06:07:00Z">
          <w:pPr>
            <w:pStyle w:val="ListParagraph"/>
            <w:ind w:left="0"/>
            <w:jc w:val="center"/>
          </w:pPr>
        </w:pPrChange>
      </w:pPr>
      <w:del w:id="608" w:author="muhammad fauzan" w:date="2022-08-09T06:42:00Z">
        <w:r>
          <w:rPr>
            <w:noProof/>
          </w:rPr>
          <w:drawing>
            <wp:inline distT="0" distB="0" distL="0" distR="0">
              <wp:extent cx="2940050" cy="1470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b="44910"/>
                      <a:stretch>
                        <a:fillRect/>
                      </a:stretch>
                    </pic:blipFill>
                    <pic:spPr>
                      <a:xfrm>
                        <a:off x="0" y="0"/>
                        <a:ext cx="2959530" cy="1480095"/>
                      </a:xfrm>
                      <a:prstGeom prst="rect">
                        <a:avLst/>
                      </a:prstGeom>
                      <a:noFill/>
                      <a:ln>
                        <a:noFill/>
                      </a:ln>
                    </pic:spPr>
                  </pic:pic>
                </a:graphicData>
              </a:graphic>
            </wp:inline>
          </w:drawing>
        </w:r>
      </w:del>
    </w:p>
    <w:p w:rsidR="00222167" w:rsidRDefault="008B3912">
      <w:pPr>
        <w:pStyle w:val="ListParagraph"/>
        <w:rPr>
          <w:del w:id="609" w:author="muhammad fauzan" w:date="2022-08-09T06:42:00Z"/>
        </w:rPr>
        <w:pPrChange w:id="610" w:author="muhammad fauzan" w:date="2022-08-10T06:07:00Z">
          <w:pPr>
            <w:pStyle w:val="Caption"/>
          </w:pPr>
        </w:pPrChange>
      </w:pPr>
      <w:del w:id="611" w:author="muhammad fauzan" w:date="2022-08-09T06:42:00Z">
        <w:r>
          <w:delText xml:space="preserve">Gambar 3. </w:delText>
        </w:r>
      </w:del>
      <w:del w:id="612" w:author="muhammad fauzan" w:date="2022-08-03T20:39:00Z">
        <w:r>
          <w:fldChar w:fldCharType="begin"/>
        </w:r>
        <w:r>
          <w:delInstrText xml:space="preserve"> SEQ Gambar_3. \* ARABIC </w:delInstrText>
        </w:r>
        <w:r>
          <w:fldChar w:fldCharType="separate"/>
        </w:r>
        <w:r>
          <w:delText>18</w:delText>
        </w:r>
        <w:r>
          <w:fldChar w:fldCharType="end"/>
        </w:r>
      </w:del>
      <w:del w:id="613" w:author="muhammad fauzan" w:date="2022-08-09T06:42:00Z">
        <w:r>
          <w:delText xml:space="preserve"> Halaman ubah jadwal kunjungan pada admin</w:delText>
        </w:r>
      </w:del>
    </w:p>
    <w:p w:rsidR="00222167" w:rsidRDefault="008B3912">
      <w:pPr>
        <w:pStyle w:val="ListParagraph"/>
        <w:rPr>
          <w:del w:id="614" w:author="muhammad fauzan" w:date="2022-08-09T06:42:00Z"/>
        </w:rPr>
        <w:pPrChange w:id="615" w:author="muhammad fauzan" w:date="2022-08-10T06:07:00Z">
          <w:pPr>
            <w:pStyle w:val="ListParagraph"/>
            <w:numPr>
              <w:numId w:val="23"/>
            </w:numPr>
            <w:ind w:left="851" w:hanging="425"/>
          </w:pPr>
        </w:pPrChange>
      </w:pPr>
      <w:del w:id="616" w:author="muhammad fauzan" w:date="2022-08-09T06:42:00Z">
        <w:r>
          <w:delText xml:space="preserve">Halaman </w:delText>
        </w:r>
      </w:del>
      <w:del w:id="617" w:author="muhammad fauzan" w:date="2022-08-04T18:31:00Z">
        <w:r>
          <w:delText>login</w:delText>
        </w:r>
      </w:del>
      <w:del w:id="618" w:author="muhammad fauzan" w:date="2022-08-09T06:42:00Z">
        <w:r>
          <w:delText xml:space="preserve"> </w:delText>
        </w:r>
      </w:del>
      <w:del w:id="619" w:author="muhammad fauzan" w:date="2022-08-04T18:21:00Z">
        <w:r>
          <w:delText>user</w:delText>
        </w:r>
      </w:del>
    </w:p>
    <w:p w:rsidR="00222167" w:rsidRDefault="008B3912">
      <w:pPr>
        <w:pStyle w:val="ListParagraph"/>
        <w:rPr>
          <w:del w:id="620" w:author="muhammad fauzan" w:date="2022-08-09T06:42:00Z"/>
        </w:rPr>
        <w:pPrChange w:id="621" w:author="muhammad fauzan" w:date="2022-08-10T06:07:00Z">
          <w:pPr>
            <w:pStyle w:val="ListParagraph"/>
            <w:ind w:left="851"/>
          </w:pPr>
        </w:pPrChange>
      </w:pPr>
      <w:del w:id="622" w:author="muhammad fauzan" w:date="2022-08-09T06:42:00Z">
        <w:r>
          <w:delText xml:space="preserve">Halaman </w:delText>
        </w:r>
      </w:del>
      <w:del w:id="623" w:author="muhammad fauzan" w:date="2022-08-04T18:31:00Z">
        <w:r>
          <w:delText>login</w:delText>
        </w:r>
      </w:del>
      <w:del w:id="624" w:author="muhammad fauzan" w:date="2022-08-09T06:42:00Z">
        <w:r>
          <w:delText xml:space="preserve"> </w:delText>
        </w:r>
      </w:del>
      <w:del w:id="625" w:author="muhammad fauzan" w:date="2022-08-04T18:21:00Z">
        <w:r>
          <w:delText>user</w:delText>
        </w:r>
      </w:del>
      <w:del w:id="626" w:author="muhammad fauzan" w:date="2022-08-09T06:42:00Z">
        <w:r>
          <w:delText xml:space="preserve"> merupakan halaman web yang dibuat untuk android untuk </w:delText>
        </w:r>
      </w:del>
      <w:del w:id="627" w:author="muhammad fauzan" w:date="2022-08-04T18:21:00Z">
        <w:r>
          <w:delText>user</w:delText>
        </w:r>
      </w:del>
      <w:del w:id="628" w:author="muhammad fauzan" w:date="2022-08-09T06:42:00Z">
        <w:r>
          <w:delText xml:space="preserve"> sendiri agar dapat mengakses halaman lain dari pada halaman - halaman untuk </w:delText>
        </w:r>
      </w:del>
      <w:del w:id="629" w:author="muhammad fauzan" w:date="2022-08-04T18:21:00Z">
        <w:r>
          <w:delText>user</w:delText>
        </w:r>
      </w:del>
      <w:del w:id="630" w:author="muhammad fauzan" w:date="2022-08-09T06:42:00Z">
        <w:r>
          <w:delText xml:space="preserve"> sendiri. Data yang digunakan pada halaman ini adalah dari data </w:delText>
        </w:r>
      </w:del>
      <w:del w:id="631" w:author="muhammad fauzan" w:date="2022-08-04T20:15:00Z">
        <w:r>
          <w:delText>sales</w:delText>
        </w:r>
      </w:del>
      <w:del w:id="632" w:author="muhammad fauzan" w:date="2022-08-09T06:42:00Z">
        <w:r>
          <w:delText xml:space="preserve"> yang disinkronkan dengan akun. Berikut adalah tampilan halaman </w:delText>
        </w:r>
      </w:del>
      <w:del w:id="633" w:author="muhammad fauzan" w:date="2022-08-04T18:31:00Z">
        <w:r>
          <w:delText>login</w:delText>
        </w:r>
      </w:del>
      <w:del w:id="634" w:author="muhammad fauzan" w:date="2022-08-09T06:42:00Z">
        <w:r>
          <w:delText xml:space="preserve"> </w:delText>
        </w:r>
      </w:del>
      <w:del w:id="635" w:author="muhammad fauzan" w:date="2022-08-04T18:21:00Z">
        <w:r>
          <w:delText>user</w:delText>
        </w:r>
      </w:del>
      <w:del w:id="636" w:author="muhammad fauzan" w:date="2022-08-09T06:42:00Z">
        <w:r>
          <w:delText>.</w:delText>
        </w:r>
      </w:del>
    </w:p>
    <w:p w:rsidR="00222167" w:rsidRDefault="008B3912">
      <w:pPr>
        <w:pStyle w:val="ListParagraph"/>
        <w:rPr>
          <w:del w:id="637" w:author="muhammad fauzan" w:date="2022-08-09T06:42:00Z"/>
        </w:rPr>
        <w:pPrChange w:id="638" w:author="muhammad fauzan" w:date="2022-08-10T06:07:00Z">
          <w:pPr>
            <w:pStyle w:val="ListParagraph"/>
            <w:ind w:left="0"/>
            <w:jc w:val="center"/>
          </w:pPr>
        </w:pPrChange>
      </w:pPr>
      <w:del w:id="639" w:author="muhammad fauzan" w:date="2022-08-09T06:42:00Z">
        <w:r>
          <w:rPr>
            <w:noProof/>
          </w:rPr>
          <w:drawing>
            <wp:inline distT="0" distB="0" distL="0" distR="0">
              <wp:extent cx="1405255" cy="2810510"/>
              <wp:effectExtent l="0" t="0" r="444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410948" cy="2821896"/>
                      </a:xfrm>
                      <a:prstGeom prst="rect">
                        <a:avLst/>
                      </a:prstGeom>
                      <a:noFill/>
                      <a:ln>
                        <a:noFill/>
                      </a:ln>
                    </pic:spPr>
                  </pic:pic>
                </a:graphicData>
              </a:graphic>
            </wp:inline>
          </w:drawing>
        </w:r>
      </w:del>
    </w:p>
    <w:p w:rsidR="00222167" w:rsidRDefault="008B3912">
      <w:pPr>
        <w:pStyle w:val="ListParagraph"/>
        <w:rPr>
          <w:del w:id="640" w:author="muhammad fauzan" w:date="2022-08-09T06:42:00Z"/>
        </w:rPr>
        <w:pPrChange w:id="641" w:author="muhammad fauzan" w:date="2022-08-10T06:07:00Z">
          <w:pPr>
            <w:pStyle w:val="Caption"/>
          </w:pPr>
        </w:pPrChange>
      </w:pPr>
      <w:del w:id="642" w:author="muhammad fauzan" w:date="2022-08-09T06:42:00Z">
        <w:r>
          <w:delText xml:space="preserve">Gambar 3. </w:delText>
        </w:r>
      </w:del>
      <w:del w:id="643" w:author="muhammad fauzan" w:date="2022-08-03T20:39:00Z">
        <w:r>
          <w:fldChar w:fldCharType="begin"/>
        </w:r>
        <w:r>
          <w:delInstrText xml:space="preserve"> SEQ Gambar_3. \* ARABIC </w:delInstrText>
        </w:r>
        <w:r>
          <w:fldChar w:fldCharType="separate"/>
        </w:r>
        <w:r>
          <w:delText>19</w:delText>
        </w:r>
        <w:r>
          <w:fldChar w:fldCharType="end"/>
        </w:r>
      </w:del>
      <w:del w:id="644" w:author="muhammad fauzan" w:date="2022-08-09T06:42:00Z">
        <w:r>
          <w:delText xml:space="preserve"> Halaman </w:delText>
        </w:r>
      </w:del>
      <w:del w:id="645" w:author="muhammad fauzan" w:date="2022-08-04T18:31:00Z">
        <w:r>
          <w:delText>login</w:delText>
        </w:r>
      </w:del>
      <w:del w:id="646" w:author="muhammad fauzan" w:date="2022-08-09T06:42:00Z">
        <w:r>
          <w:delText xml:space="preserve"> </w:delText>
        </w:r>
      </w:del>
      <w:del w:id="647" w:author="muhammad fauzan" w:date="2022-08-04T18:21:00Z">
        <w:r>
          <w:delText>user</w:delText>
        </w:r>
      </w:del>
    </w:p>
    <w:p w:rsidR="00222167" w:rsidRDefault="008B3912">
      <w:pPr>
        <w:pStyle w:val="ListParagraph"/>
        <w:rPr>
          <w:del w:id="648" w:author="muhammad fauzan" w:date="2022-08-09T06:42:00Z"/>
        </w:rPr>
        <w:pPrChange w:id="649" w:author="muhammad fauzan" w:date="2022-08-10T06:07:00Z">
          <w:pPr>
            <w:pStyle w:val="ListParagraph"/>
            <w:numPr>
              <w:numId w:val="23"/>
            </w:numPr>
            <w:ind w:left="851" w:hanging="425"/>
          </w:pPr>
        </w:pPrChange>
      </w:pPr>
      <w:del w:id="650" w:author="muhammad fauzan" w:date="2022-08-09T06:42:00Z">
        <w:r>
          <w:delText xml:space="preserve">Halaman ubah </w:delText>
        </w:r>
      </w:del>
      <w:del w:id="651" w:author="muhammad fauzan" w:date="2022-08-04T20:06:00Z">
        <w:r>
          <w:delText>password</w:delText>
        </w:r>
      </w:del>
      <w:del w:id="652" w:author="muhammad fauzan" w:date="2022-08-09T06:42:00Z">
        <w:r>
          <w:delText xml:space="preserve"> </w:delText>
        </w:r>
      </w:del>
      <w:del w:id="653" w:author="muhammad fauzan" w:date="2022-08-04T18:21:00Z">
        <w:r>
          <w:delText>user</w:delText>
        </w:r>
      </w:del>
    </w:p>
    <w:p w:rsidR="00222167" w:rsidRDefault="008B3912">
      <w:pPr>
        <w:pStyle w:val="ListParagraph"/>
        <w:rPr>
          <w:del w:id="654" w:author="muhammad fauzan" w:date="2022-08-09T06:42:00Z"/>
        </w:rPr>
        <w:pPrChange w:id="655" w:author="muhammad fauzan" w:date="2022-08-10T06:07:00Z">
          <w:pPr>
            <w:pStyle w:val="ListParagraph"/>
            <w:ind w:left="851"/>
          </w:pPr>
        </w:pPrChange>
      </w:pPr>
      <w:del w:id="656" w:author="muhammad fauzan" w:date="2022-08-04T23:49:00Z">
        <w:r>
          <w:delText xml:space="preserve">Halaman ubah </w:delText>
        </w:r>
      </w:del>
      <w:del w:id="657" w:author="muhammad fauzan" w:date="2022-08-04T20:06:00Z">
        <w:r>
          <w:delText>password</w:delText>
        </w:r>
      </w:del>
      <w:del w:id="658" w:author="muhammad fauzan" w:date="2022-08-04T23:49:00Z">
        <w:r>
          <w:delText xml:space="preserve"> </w:delText>
        </w:r>
      </w:del>
      <w:del w:id="659" w:author="muhammad fauzan" w:date="2022-08-04T18:21:00Z">
        <w:r>
          <w:delText>user</w:delText>
        </w:r>
      </w:del>
      <w:del w:id="660" w:author="muhammad fauzan" w:date="2022-08-04T23:49:00Z">
        <w:r>
          <w:delText xml:space="preserve"> merupakan halaman web yang digunakan oleh </w:delText>
        </w:r>
      </w:del>
      <w:del w:id="661" w:author="muhammad fauzan" w:date="2022-08-04T18:21:00Z">
        <w:r>
          <w:delText>user</w:delText>
        </w:r>
      </w:del>
      <w:del w:id="662" w:author="muhammad fauzan" w:date="2022-08-04T18:22:00Z">
        <w:r>
          <w:delText xml:space="preserve"> </w:delText>
        </w:r>
      </w:del>
      <w:del w:id="663" w:author="muhammad fauzan" w:date="2022-08-09T06:42:00Z">
        <w:r>
          <w:delText xml:space="preserve">sendiri untuk dapat mengubah </w:delText>
        </w:r>
      </w:del>
      <w:del w:id="664" w:author="muhammad fauzan" w:date="2022-08-04T20:06:00Z">
        <w:r>
          <w:delText>password</w:delText>
        </w:r>
      </w:del>
      <w:del w:id="665" w:author="muhammad fauzan" w:date="2022-08-09T06:42:00Z">
        <w:r>
          <w:delText xml:space="preserve"> dari pada </w:delText>
        </w:r>
      </w:del>
      <w:del w:id="666" w:author="muhammad fauzan" w:date="2022-08-04T18:21:00Z">
        <w:r>
          <w:delText>user</w:delText>
        </w:r>
      </w:del>
      <w:del w:id="667" w:author="muhammad fauzan" w:date="2022-08-04T18:23:00Z">
        <w:r>
          <w:delText xml:space="preserve"> </w:delText>
        </w:r>
      </w:del>
      <w:del w:id="668" w:author="muhammad fauzan" w:date="2022-08-09T06:42:00Z">
        <w:r>
          <w:delText xml:space="preserve">sendiri. Data yang digunakan pada halaman ini adalah dari data </w:delText>
        </w:r>
      </w:del>
      <w:del w:id="669" w:author="muhammad fauzan" w:date="2022-08-04T20:15:00Z">
        <w:r>
          <w:delText>sales</w:delText>
        </w:r>
      </w:del>
      <w:del w:id="670" w:author="muhammad fauzan" w:date="2022-08-09T06:42:00Z">
        <w:r>
          <w:delText xml:space="preserve"> yang disinkronkan dengan akun. Berikut adalah tampilan halaman ubah </w:delText>
        </w:r>
      </w:del>
      <w:del w:id="671" w:author="muhammad fauzan" w:date="2022-08-04T20:06:00Z">
        <w:r>
          <w:delText>password</w:delText>
        </w:r>
      </w:del>
      <w:del w:id="672" w:author="muhammad fauzan" w:date="2022-08-09T06:42:00Z">
        <w:r>
          <w:delText xml:space="preserve"> </w:delText>
        </w:r>
      </w:del>
      <w:del w:id="673" w:author="muhammad fauzan" w:date="2022-08-04T18:21:00Z">
        <w:r>
          <w:delText>user</w:delText>
        </w:r>
      </w:del>
      <w:del w:id="674" w:author="muhammad fauzan" w:date="2022-08-09T06:42:00Z">
        <w:r>
          <w:delText>.</w:delText>
        </w:r>
      </w:del>
    </w:p>
    <w:p w:rsidR="00222167" w:rsidRDefault="008B3912">
      <w:pPr>
        <w:pStyle w:val="ListParagraph"/>
        <w:rPr>
          <w:del w:id="675" w:author="muhammad fauzan" w:date="2022-08-09T06:42:00Z"/>
        </w:rPr>
        <w:pPrChange w:id="676" w:author="muhammad fauzan" w:date="2022-08-10T06:07:00Z">
          <w:pPr>
            <w:pStyle w:val="ListParagraph"/>
            <w:ind w:left="567"/>
            <w:jc w:val="center"/>
          </w:pPr>
        </w:pPrChange>
      </w:pPr>
      <w:del w:id="677" w:author="muhammad fauzan" w:date="2022-08-09T06:42:00Z">
        <w:r>
          <w:rPr>
            <w:noProof/>
          </w:rPr>
          <w:drawing>
            <wp:inline distT="0" distB="0" distL="0" distR="0">
              <wp:extent cx="1104265" cy="2208530"/>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112086" cy="2224170"/>
                      </a:xfrm>
                      <a:prstGeom prst="rect">
                        <a:avLst/>
                      </a:prstGeom>
                      <a:noFill/>
                      <a:ln>
                        <a:noFill/>
                      </a:ln>
                    </pic:spPr>
                  </pic:pic>
                </a:graphicData>
              </a:graphic>
            </wp:inline>
          </w:drawing>
        </w:r>
      </w:del>
    </w:p>
    <w:p w:rsidR="00222167" w:rsidRDefault="008B3912">
      <w:pPr>
        <w:pStyle w:val="ListParagraph"/>
        <w:rPr>
          <w:del w:id="678" w:author="muhammad fauzan" w:date="2022-08-09T06:42:00Z"/>
        </w:rPr>
        <w:pPrChange w:id="679" w:author="muhammad fauzan" w:date="2022-08-10T06:07:00Z">
          <w:pPr>
            <w:pStyle w:val="Caption"/>
          </w:pPr>
        </w:pPrChange>
      </w:pPr>
      <w:del w:id="680" w:author="muhammad fauzan" w:date="2022-08-09T06:42:00Z">
        <w:r>
          <w:delText xml:space="preserve">Gambar 3. </w:delText>
        </w:r>
      </w:del>
      <w:del w:id="681" w:author="muhammad fauzan" w:date="2022-08-03T20:39:00Z">
        <w:r>
          <w:fldChar w:fldCharType="begin"/>
        </w:r>
        <w:r>
          <w:delInstrText xml:space="preserve"> SEQ Gambar_3. \* ARABIC </w:delInstrText>
        </w:r>
        <w:r>
          <w:fldChar w:fldCharType="separate"/>
        </w:r>
        <w:r>
          <w:delText>20</w:delText>
        </w:r>
        <w:r>
          <w:fldChar w:fldCharType="end"/>
        </w:r>
      </w:del>
      <w:del w:id="682" w:author="muhammad fauzan" w:date="2022-08-09T06:42:00Z">
        <w:r>
          <w:delText xml:space="preserve"> Halaman ubah </w:delText>
        </w:r>
      </w:del>
      <w:del w:id="683" w:author="muhammad fauzan" w:date="2022-08-04T20:06:00Z">
        <w:r>
          <w:delText>password</w:delText>
        </w:r>
      </w:del>
      <w:del w:id="684" w:author="muhammad fauzan" w:date="2022-08-09T06:42:00Z">
        <w:r>
          <w:delText xml:space="preserve"> </w:delText>
        </w:r>
      </w:del>
      <w:del w:id="685" w:author="muhammad fauzan" w:date="2022-08-04T18:21:00Z">
        <w:r>
          <w:delText>user</w:delText>
        </w:r>
      </w:del>
    </w:p>
    <w:p w:rsidR="00222167" w:rsidRDefault="008B3912">
      <w:pPr>
        <w:pStyle w:val="ListParagraph"/>
        <w:rPr>
          <w:del w:id="686" w:author="muhammad fauzan" w:date="2022-08-09T06:42:00Z"/>
        </w:rPr>
        <w:pPrChange w:id="687" w:author="muhammad fauzan" w:date="2022-08-10T06:07:00Z">
          <w:pPr>
            <w:pStyle w:val="ListParagraph"/>
            <w:numPr>
              <w:numId w:val="23"/>
            </w:numPr>
            <w:ind w:left="851" w:hanging="425"/>
          </w:pPr>
        </w:pPrChange>
      </w:pPr>
      <w:del w:id="688" w:author="muhammad fauzan" w:date="2022-08-09T06:42:00Z">
        <w:r>
          <w:delText xml:space="preserve">Halaman distribusi pada </w:delText>
        </w:r>
      </w:del>
      <w:del w:id="689" w:author="muhammad fauzan" w:date="2022-08-04T18:21:00Z">
        <w:r>
          <w:delText>user</w:delText>
        </w:r>
      </w:del>
    </w:p>
    <w:p w:rsidR="00222167" w:rsidRDefault="008B3912">
      <w:pPr>
        <w:pStyle w:val="ListParagraph"/>
        <w:rPr>
          <w:del w:id="690" w:author="muhammad fauzan" w:date="2022-08-09T06:42:00Z"/>
        </w:rPr>
        <w:pPrChange w:id="691" w:author="muhammad fauzan" w:date="2022-08-10T06:07:00Z">
          <w:pPr>
            <w:pStyle w:val="ListParagraph"/>
            <w:ind w:left="851"/>
          </w:pPr>
        </w:pPrChange>
      </w:pPr>
      <w:del w:id="692" w:author="muhammad fauzan" w:date="2022-08-09T06:42:00Z">
        <w:r>
          <w:delText>Halaman distribusi pada admin merupakan halaman web yang berisi data distribusi yang dapat ditambah jika toko tersebut baru bermitra oleh admin. Pada halaman ini admin dapat melihat data distribusi menurut toko dan tanggal yang diinginkan, dapat juga mengubah dan menghapus data. Berikut adalah tampilan halaman distribusi pada admin.</w:delText>
        </w:r>
      </w:del>
    </w:p>
    <w:p w:rsidR="00222167" w:rsidRDefault="008B3912">
      <w:pPr>
        <w:pStyle w:val="ListParagraph"/>
        <w:rPr>
          <w:del w:id="693" w:author="muhammad fauzan" w:date="2022-08-09T06:42:00Z"/>
        </w:rPr>
        <w:pPrChange w:id="694" w:author="muhammad fauzan" w:date="2022-08-10T06:07:00Z">
          <w:pPr>
            <w:pStyle w:val="ListParagraph"/>
            <w:ind w:left="0"/>
            <w:jc w:val="center"/>
          </w:pPr>
        </w:pPrChange>
      </w:pPr>
      <w:del w:id="695" w:author="muhammad fauzan" w:date="2022-08-09T06:42:00Z">
        <w:r>
          <w:rPr>
            <w:noProof/>
          </w:rPr>
          <w:drawing>
            <wp:inline distT="0" distB="0" distL="0" distR="0">
              <wp:extent cx="923290" cy="1846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931430" cy="1862858"/>
                      </a:xfrm>
                      <a:prstGeom prst="rect">
                        <a:avLst/>
                      </a:prstGeom>
                      <a:noFill/>
                      <a:ln>
                        <a:noFill/>
                      </a:ln>
                    </pic:spPr>
                  </pic:pic>
                </a:graphicData>
              </a:graphic>
            </wp:inline>
          </w:drawing>
        </w:r>
      </w:del>
    </w:p>
    <w:p w:rsidR="00222167" w:rsidRDefault="008B3912">
      <w:pPr>
        <w:pStyle w:val="ListParagraph"/>
        <w:numPr>
          <w:ilvl w:val="1"/>
          <w:numId w:val="21"/>
        </w:numPr>
        <w:ind w:left="851" w:hanging="425"/>
        <w:pPrChange w:id="696" w:author="muhammad fauzan" w:date="2022-08-10T06:07:00Z">
          <w:pPr>
            <w:pStyle w:val="Caption"/>
          </w:pPr>
        </w:pPrChange>
      </w:pPr>
      <w:del w:id="697" w:author="muhammad fauzan" w:date="2022-08-09T06:42:00Z">
        <w:r>
          <w:delText xml:space="preserve">Gambar 3. </w:delText>
        </w:r>
      </w:del>
      <w:del w:id="698" w:author="muhammad fauzan" w:date="2022-08-03T20:39:00Z">
        <w:r>
          <w:fldChar w:fldCharType="begin"/>
        </w:r>
        <w:r>
          <w:delInstrText xml:space="preserve"> SEQ Gambar_3. \* ARABIC </w:delInstrText>
        </w:r>
        <w:r>
          <w:fldChar w:fldCharType="separate"/>
        </w:r>
        <w:r>
          <w:delText>21</w:delText>
        </w:r>
        <w:r>
          <w:fldChar w:fldCharType="end"/>
        </w:r>
      </w:del>
      <w:del w:id="699" w:author="muhammad fauzan" w:date="2022-08-09T06:42:00Z">
        <w:r>
          <w:delText xml:space="preserve"> Halaman distribusi pada </w:delText>
        </w:r>
      </w:del>
      <w:del w:id="700" w:author="muhammad fauzan" w:date="2022-08-04T18:21:00Z">
        <w:r>
          <w:delText>user</w:delText>
        </w:r>
      </w:del>
    </w:p>
    <w:p w:rsidR="00222167" w:rsidRDefault="008B3912">
      <w:pPr>
        <w:pStyle w:val="Heading2"/>
        <w:ind w:left="709" w:hanging="709"/>
        <w:pPrChange w:id="701" w:author="muhammad fauzan" w:date="2022-08-04T23:50:00Z">
          <w:pPr>
            <w:pStyle w:val="Heading2"/>
            <w:spacing w:before="240"/>
            <w:ind w:left="709" w:hanging="709"/>
          </w:pPr>
        </w:pPrChange>
      </w:pPr>
      <w:r>
        <w:t>Perancangan Sistem</w:t>
      </w:r>
      <w:bookmarkEnd w:id="250"/>
    </w:p>
    <w:p w:rsidR="00222167" w:rsidRDefault="008B3912">
      <w:pPr>
        <w:pStyle w:val="ListParagraph"/>
        <w:ind w:left="0" w:right="51" w:firstLine="709"/>
        <w:rPr>
          <w:szCs w:val="24"/>
        </w:rPr>
      </w:pPr>
      <w:r>
        <w:rPr>
          <w:szCs w:val="24"/>
        </w:rPr>
        <w:t>Dalam membuat sebuah rancangan sistem diperlukan langkah-langkah yang dapat digunakan dalam mendesain sebuah sistem.</w:t>
      </w:r>
    </w:p>
    <w:p w:rsidR="00222167" w:rsidRDefault="008B3912">
      <w:pPr>
        <w:pStyle w:val="ListParagraph"/>
        <w:numPr>
          <w:ilvl w:val="0"/>
          <w:numId w:val="24"/>
        </w:numPr>
        <w:ind w:left="426" w:hanging="426"/>
        <w:rPr>
          <w:ins w:id="702" w:author="muhammad fauzan" w:date="2022-08-10T06:07:00Z"/>
        </w:rPr>
      </w:pPr>
      <w:bookmarkStart w:id="703" w:name="_Toc92975865"/>
      <w:ins w:id="704" w:author="muhammad fauzan" w:date="2022-08-09T07:03:00Z">
        <w:r>
          <w:t>Perancangan basis data.</w:t>
        </w:r>
      </w:ins>
    </w:p>
    <w:p w:rsidR="00222167" w:rsidRDefault="008B3912">
      <w:pPr>
        <w:pStyle w:val="ListParagraph"/>
        <w:ind w:left="709"/>
        <w:rPr>
          <w:ins w:id="705" w:author="muhammad fauzan" w:date="2022-08-09T07:03:00Z"/>
        </w:rPr>
        <w:pPrChange w:id="706" w:author="muhammad fauzan" w:date="2022-08-10T06:08:00Z">
          <w:pPr>
            <w:pStyle w:val="ListParagraph"/>
            <w:numPr>
              <w:numId w:val="24"/>
            </w:numPr>
            <w:ind w:hanging="360"/>
          </w:pPr>
        </w:pPrChange>
      </w:pPr>
      <w:ins w:id="707" w:author="muhammad fauzan" w:date="2022-08-10T06:07:00Z">
        <w:r>
          <w:t xml:space="preserve">Perancangan basis data pada penerapan metode </w:t>
        </w:r>
        <w:r>
          <w:rPr>
            <w:i/>
          </w:rPr>
          <w:t>holt-winter exponential</w:t>
        </w:r>
      </w:ins>
    </w:p>
    <w:p w:rsidR="00222167" w:rsidRDefault="008B3912">
      <w:pPr>
        <w:pStyle w:val="ListParagraph"/>
        <w:ind w:left="0"/>
        <w:rPr>
          <w:ins w:id="708" w:author="muhammad fauzan" w:date="2022-08-09T07:03:00Z"/>
        </w:rPr>
        <w:pPrChange w:id="709" w:author="muhammad fauzan" w:date="2022-08-10T06:07:00Z">
          <w:pPr>
            <w:pStyle w:val="ListParagraph"/>
            <w:ind w:left="0" w:firstLine="709"/>
          </w:pPr>
        </w:pPrChange>
      </w:pPr>
      <w:ins w:id="710" w:author="muhammad fauzan" w:date="2022-08-09T07:03:00Z">
        <w:r>
          <w:rPr>
            <w:i/>
          </w:rPr>
          <w:lastRenderedPageBreak/>
          <w:t>smoothing</w:t>
        </w:r>
        <w:r>
          <w:t xml:space="preserve"> untuk melakukan peramalan distribusi sari roti diarea panton labu ini memiliki 5 entitas utama yaitu </w:t>
        </w:r>
        <w:r>
          <w:rPr>
            <w:i/>
          </w:rPr>
          <w:t>dataroti</w:t>
        </w:r>
        <w:r>
          <w:t xml:space="preserve">, </w:t>
        </w:r>
        <w:r>
          <w:rPr>
            <w:i/>
          </w:rPr>
          <w:t>datasales</w:t>
        </w:r>
        <w:r>
          <w:t xml:space="preserve">, </w:t>
        </w:r>
        <w:r>
          <w:rPr>
            <w:i/>
          </w:rPr>
          <w:t>data_toko</w:t>
        </w:r>
        <w:r>
          <w:t xml:space="preserve">, </w:t>
        </w:r>
        <w:r>
          <w:rPr>
            <w:i/>
          </w:rPr>
          <w:t>datadistribusi</w:t>
        </w:r>
        <w:r>
          <w:t xml:space="preserve">, dan </w:t>
        </w:r>
        <w:r>
          <w:rPr>
            <w:i/>
          </w:rPr>
          <w:t>jadwal_kunjungan</w:t>
        </w:r>
        <w:r>
          <w:t xml:space="preserve">. Setiap entitas memiliki peran yang berhubungan dengan entitas yang lain. Berikut merupakan </w:t>
        </w:r>
        <w:r>
          <w:rPr>
            <w:i/>
            <w:iCs/>
          </w:rPr>
          <w:t>entity relationship diagram.</w:t>
        </w:r>
      </w:ins>
    </w:p>
    <w:p w:rsidR="00222167" w:rsidRDefault="008B3912">
      <w:pPr>
        <w:pStyle w:val="ListParagraph"/>
        <w:ind w:left="0"/>
        <w:rPr>
          <w:ins w:id="711" w:author="muhammad fauzan" w:date="2022-08-09T07:03:00Z"/>
        </w:rPr>
      </w:pPr>
      <w:ins w:id="712" w:author="muhammad fauzan" w:date="2022-08-09T07:03:00Z">
        <w:r>
          <w:rPr>
            <w:noProof/>
          </w:rPr>
          <w:drawing>
            <wp:inline distT="0" distB="0" distL="0" distR="0">
              <wp:extent cx="5491480" cy="32689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5"/>
                      <a:stretch>
                        <a:fillRect/>
                      </a:stretch>
                    </pic:blipFill>
                    <pic:spPr>
                      <a:xfrm>
                        <a:off x="0" y="0"/>
                        <a:ext cx="5515523" cy="3283049"/>
                      </a:xfrm>
                      <a:prstGeom prst="rect">
                        <a:avLst/>
                      </a:prstGeom>
                    </pic:spPr>
                  </pic:pic>
                </a:graphicData>
              </a:graphic>
            </wp:inline>
          </w:drawing>
        </w:r>
        <w:r>
          <w:t xml:space="preserve"> </w:t>
        </w:r>
      </w:ins>
    </w:p>
    <w:p w:rsidR="00222167" w:rsidRDefault="008B3912">
      <w:pPr>
        <w:pStyle w:val="ListParagraph"/>
        <w:ind w:left="0"/>
        <w:jc w:val="center"/>
        <w:rPr>
          <w:ins w:id="713" w:author="muhammad fauzan" w:date="2022-08-09T07:03:00Z"/>
        </w:rPr>
        <w:pPrChange w:id="714" w:author="muhammad fauzan" w:date="2022-08-09T07:04:00Z">
          <w:pPr>
            <w:pStyle w:val="ListParagraph"/>
            <w:numPr>
              <w:numId w:val="24"/>
            </w:numPr>
            <w:ind w:hanging="360"/>
          </w:pPr>
        </w:pPrChange>
      </w:pPr>
      <w:ins w:id="715" w:author="muhammad fauzan" w:date="2022-08-09T07:03:00Z">
        <w:r>
          <w:t xml:space="preserve">Gambar 3. </w:t>
        </w:r>
        <w:r>
          <w:fldChar w:fldCharType="begin"/>
        </w:r>
        <w:r>
          <w:instrText xml:space="preserve"> SEQ Gambar_3. \* ARABIC </w:instrText>
        </w:r>
        <w:r>
          <w:fldChar w:fldCharType="separate"/>
        </w:r>
      </w:ins>
      <w:ins w:id="716" w:author="muhammad fauzan" w:date="2022-08-10T01:43:00Z">
        <w:r>
          <w:t>1</w:t>
        </w:r>
      </w:ins>
      <w:ins w:id="717" w:author="muhammad fauzan" w:date="2022-08-09T07:03:00Z">
        <w:r>
          <w:fldChar w:fldCharType="end"/>
        </w:r>
        <w:r>
          <w:t xml:space="preserve"> </w:t>
        </w:r>
        <w:r>
          <w:rPr>
            <w:i/>
          </w:rPr>
          <w:t>entity relationship diagram</w:t>
        </w:r>
      </w:ins>
    </w:p>
    <w:p w:rsidR="00222167" w:rsidRDefault="008B3912">
      <w:pPr>
        <w:pStyle w:val="ListParagraph"/>
        <w:numPr>
          <w:ilvl w:val="0"/>
          <w:numId w:val="24"/>
        </w:numPr>
        <w:ind w:left="426" w:hanging="426"/>
      </w:pPr>
      <w:del w:id="718" w:author="muhammad fauzan" w:date="2022-08-04T20:26:00Z">
        <w:r>
          <w:delText>Use Case</w:delText>
        </w:r>
      </w:del>
      <w:ins w:id="719" w:author="muhammad fauzan" w:date="2022-08-04T20:26:00Z">
        <w:r>
          <w:rPr>
            <w:i/>
          </w:rPr>
          <w:t>Use Case</w:t>
        </w:r>
      </w:ins>
      <w:r>
        <w:t xml:space="preserve"> Diagram</w:t>
      </w:r>
      <w:bookmarkEnd w:id="703"/>
    </w:p>
    <w:p w:rsidR="00222167" w:rsidRDefault="008B3912">
      <w:pPr>
        <w:pStyle w:val="ListParagraph"/>
        <w:ind w:left="0" w:right="51" w:firstLine="709"/>
        <w:rPr>
          <w:szCs w:val="24"/>
        </w:rPr>
        <w:pPrChange w:id="720" w:author="muhammad fauzan" w:date="2022-08-03T20:02:00Z">
          <w:pPr>
            <w:pStyle w:val="ListParagraph"/>
            <w:ind w:left="426" w:right="51"/>
          </w:pPr>
        </w:pPrChange>
      </w:pPr>
      <w:r>
        <w:rPr>
          <w:i/>
          <w:szCs w:val="24"/>
        </w:rPr>
        <w:t xml:space="preserve">Use Case </w:t>
      </w:r>
      <w:r>
        <w:rPr>
          <w:szCs w:val="24"/>
        </w:rPr>
        <w:t>Diagram merupakan bagian dari jenis diagram UML(</w:t>
      </w:r>
      <w:r>
        <w:rPr>
          <w:i/>
          <w:szCs w:val="24"/>
        </w:rPr>
        <w:t>Unified Modelling Language</w:t>
      </w:r>
      <w:r>
        <w:rPr>
          <w:szCs w:val="24"/>
        </w:rPr>
        <w:t>) yang menyatakan visualisasi interaksi yang terjadi antara pengguna (aktor) dengan sistem</w:t>
      </w:r>
      <w:r>
        <w:rPr>
          <w:szCs w:val="24"/>
        </w:rPr>
        <w:fldChar w:fldCharType="begin" w:fldLock="1"/>
      </w:r>
      <w:r>
        <w:rPr>
          <w:szCs w:val="24"/>
        </w:rPr>
        <w:instrText>ADDIN CSL_CITATION {"citationItems":[{"id":"ITEM-1","itemData":{"DOI":"10.25126/jtiik.201851610","ISSN":"2355-7699","abstract":"UML sudah menjadi bahasa pemodelan baku dalam pengembangan sistem perangkat lunak. Pemodelan dalam UML yang penting guna menjelaskan aspek fungsionalitas sistem adalah pemodelan &lt;em&gt;use case&lt;/em&gt;, yang dideskripsikan secara tekstual dalam bentuk &lt;em&gt;use case scenario&lt;/em&gt; untuk menggambarkan interaksi yang terjadi antara aktor dengan sistem. Selanjutnya, aspek fungsionalitas tersebut diilustrasikan secara visual dalam &lt;em&gt;use case diagram&lt;/em&gt;. Dalam praktiknya, kedua model tersebut tidak sulit untuk dibuat meskipun oleh orang yang belum berpengalaman. Namun demikian, pemodelan &lt;em&gt;use case&lt;/em&gt; yang baik dan benar, sehingga mampu menjelaskan sistem yang akan dikembangkan secara tepat, ternyata membutuhkan keahlian dan pengalaman yang cukup. Artikel ini bertujuan untuk melakukan evaluasi terhadap beberapa kesalahan yang sering terjadi dalam pemodelan &lt;em&gt;use case&lt;/em&gt;, baik dalam konteks pembelajaran konsep pengembangan perangkat lunak di perguruan tinggi maupun dalam konteks implementasi di industri perangkat lunak. Dalam pembahasannya, rekomendasi pembetulan yang seharusnya dilakukan juga akan dijelaskan secara detil dengan disertai contoh-contoh kasus yang relevan.","author":[{"dropping-particle":"","family":"Kurniawan","given":"Tri Astoto","non-dropping-particle":"","parse-names":false,"suffix":""}],"container-title":"Jurnal Teknologi Informasi dan Ilmu Komputer","id":"ITEM-1","issue":"1","issued":{"date-parts":[["2018"]]},"page":"77","title":"Pemodelan Use Case (UML): Evaluasi Terhadap beberapa Kesalahan dalam Praktik","type":"article-journal","volume":"5"},"uris":["http://www.mendeley.com/documents/?uuid=16d9d09e-b03e-4fb6-87fa-e9b19c2c8057"]}],"mendeley":{"formattedCitation":"[13]","plainTextFormattedCitation":"[13]","previouslyFormattedCitation":"[15]"},"properties":{"noteIndex":0},"schema":"https://github.com/citation-style-language/schema/raw/master/csl-citation.json"}</w:instrText>
      </w:r>
      <w:r>
        <w:rPr>
          <w:szCs w:val="24"/>
        </w:rPr>
        <w:fldChar w:fldCharType="separate"/>
      </w:r>
      <w:r>
        <w:rPr>
          <w:szCs w:val="24"/>
        </w:rPr>
        <w:t>[13]</w:t>
      </w:r>
      <w:r>
        <w:rPr>
          <w:szCs w:val="24"/>
        </w:rPr>
        <w:fldChar w:fldCharType="end"/>
      </w:r>
      <w:r>
        <w:rPr>
          <w:szCs w:val="24"/>
        </w:rPr>
        <w:t xml:space="preserve">. </w:t>
      </w:r>
      <w:r>
        <w:rPr>
          <w:i/>
          <w:szCs w:val="24"/>
        </w:rPr>
        <w:t>Usecase</w:t>
      </w:r>
      <w:r>
        <w:rPr>
          <w:szCs w:val="24"/>
        </w:rPr>
        <w:t xml:space="preserve"> dalam penelitian dapat dilihat pada </w:t>
      </w:r>
      <w:r>
        <w:rPr>
          <w:szCs w:val="24"/>
        </w:rPr>
        <w:fldChar w:fldCharType="begin"/>
      </w:r>
      <w:r>
        <w:rPr>
          <w:szCs w:val="24"/>
        </w:rPr>
        <w:instrText xml:space="preserve"> REF _Ref92976100 \h  \* MERGEFORMAT </w:instrText>
      </w:r>
      <w:r>
        <w:rPr>
          <w:szCs w:val="24"/>
        </w:rPr>
      </w:r>
      <w:r>
        <w:rPr>
          <w:szCs w:val="24"/>
        </w:rPr>
        <w:fldChar w:fldCharType="separate"/>
      </w:r>
      <w:ins w:id="721" w:author="muhammad fauzan" w:date="2022-08-10T01:43:00Z">
        <w:r>
          <w:rPr>
            <w:szCs w:val="24"/>
          </w:rPr>
          <w:t>Gambar 3. 2</w:t>
        </w:r>
      </w:ins>
      <w:del w:id="722" w:author="muhammad fauzan" w:date="2022-08-07T16:08:00Z">
        <w:r>
          <w:rPr>
            <w:szCs w:val="24"/>
          </w:rPr>
          <w:delText>Gambar 3. 22</w:delText>
        </w:r>
      </w:del>
      <w:r>
        <w:rPr>
          <w:szCs w:val="24"/>
        </w:rPr>
        <w:fldChar w:fldCharType="end"/>
      </w:r>
      <w:r>
        <w:rPr>
          <w:szCs w:val="24"/>
        </w:rPr>
        <w:t xml:space="preserve"> berikut:</w:t>
      </w:r>
      <w:bookmarkStart w:id="723" w:name="_Ref91719190"/>
      <w:bookmarkStart w:id="724" w:name="_Ref91719174"/>
      <w:bookmarkStart w:id="725" w:name="_Toc92920010"/>
    </w:p>
    <w:p w:rsidR="00222167" w:rsidRDefault="008B3912">
      <w:pPr>
        <w:pStyle w:val="ListParagraph"/>
        <w:spacing w:line="360" w:lineRule="auto"/>
        <w:ind w:left="0" w:right="51"/>
        <w:rPr>
          <w:i/>
          <w:szCs w:val="24"/>
        </w:rPr>
      </w:pPr>
      <w:r>
        <w:rPr>
          <w:noProof/>
        </w:rPr>
        <w:lastRenderedPageBreak/>
        <w:drawing>
          <wp:inline distT="0" distB="0" distL="0" distR="0">
            <wp:extent cx="5040630" cy="307276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6"/>
                    <a:stretch>
                      <a:fillRect/>
                    </a:stretch>
                  </pic:blipFill>
                  <pic:spPr>
                    <a:xfrm>
                      <a:off x="0" y="0"/>
                      <a:ext cx="5040630" cy="3072765"/>
                    </a:xfrm>
                    <a:prstGeom prst="rect">
                      <a:avLst/>
                    </a:prstGeom>
                  </pic:spPr>
                </pic:pic>
              </a:graphicData>
            </a:graphic>
          </wp:inline>
        </w:drawing>
      </w:r>
    </w:p>
    <w:p w:rsidR="00222167" w:rsidRDefault="008B3912">
      <w:pPr>
        <w:pStyle w:val="Caption"/>
        <w:rPr>
          <w:i/>
          <w:szCs w:val="24"/>
        </w:rPr>
      </w:pPr>
      <w:bookmarkStart w:id="726" w:name="_Ref92976100"/>
      <w:bookmarkStart w:id="727" w:name="_Ref92976075"/>
      <w:r>
        <w:rPr>
          <w:szCs w:val="24"/>
        </w:rPr>
        <w:t xml:space="preserve">Gambar 3. </w:t>
      </w:r>
      <w:ins w:id="728" w:author="muhammad fauzan" w:date="2022-08-03T20:39:00Z">
        <w:r>
          <w:rPr>
            <w:szCs w:val="24"/>
          </w:rPr>
          <w:fldChar w:fldCharType="begin"/>
        </w:r>
        <w:r>
          <w:rPr>
            <w:szCs w:val="24"/>
          </w:rPr>
          <w:instrText xml:space="preserve"> SEQ Gambar_3. \* ARABIC </w:instrText>
        </w:r>
      </w:ins>
      <w:r>
        <w:rPr>
          <w:szCs w:val="24"/>
        </w:rPr>
        <w:fldChar w:fldCharType="separate"/>
      </w:r>
      <w:ins w:id="729" w:author="muhammad fauzan" w:date="2022-08-10T01:43:00Z">
        <w:r>
          <w:rPr>
            <w:szCs w:val="24"/>
          </w:rPr>
          <w:t>2</w:t>
        </w:r>
      </w:ins>
      <w:ins w:id="730" w:author="muhammad fauzan" w:date="2022-08-03T20:39:00Z">
        <w:r>
          <w:rPr>
            <w:szCs w:val="24"/>
          </w:rPr>
          <w:fldChar w:fldCharType="end"/>
        </w:r>
      </w:ins>
      <w:del w:id="731"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22</w:delText>
        </w:r>
        <w:r>
          <w:rPr>
            <w:szCs w:val="24"/>
          </w:rPr>
          <w:fldChar w:fldCharType="end"/>
        </w:r>
      </w:del>
      <w:bookmarkEnd w:id="723"/>
      <w:bookmarkEnd w:id="726"/>
      <w:r>
        <w:rPr>
          <w:szCs w:val="24"/>
        </w:rPr>
        <w:t xml:space="preserve"> </w:t>
      </w:r>
      <w:r>
        <w:rPr>
          <w:i/>
          <w:szCs w:val="24"/>
        </w:rPr>
        <w:t xml:space="preserve">use case </w:t>
      </w:r>
      <w:r>
        <w:rPr>
          <w:szCs w:val="24"/>
        </w:rPr>
        <w:t>diagram</w:t>
      </w:r>
      <w:bookmarkEnd w:id="724"/>
      <w:bookmarkEnd w:id="725"/>
      <w:bookmarkEnd w:id="727"/>
    </w:p>
    <w:p w:rsidR="00222167" w:rsidRDefault="008B3912">
      <w:pPr>
        <w:pStyle w:val="Caption"/>
        <w:ind w:left="426"/>
        <w:jc w:val="both"/>
        <w:rPr>
          <w:i/>
          <w:szCs w:val="24"/>
        </w:rPr>
        <w:pPrChange w:id="732" w:author="muhammad fauzan" w:date="2022-08-10T01:37:00Z">
          <w:pPr>
            <w:pStyle w:val="Caption"/>
            <w:ind w:left="426"/>
          </w:pPr>
        </w:pPrChange>
      </w:pPr>
      <w:r>
        <w:rPr>
          <w:szCs w:val="24"/>
        </w:rPr>
        <w:t xml:space="preserve">Penjelasan dari </w:t>
      </w:r>
      <w:r>
        <w:rPr>
          <w:i/>
          <w:szCs w:val="24"/>
        </w:rPr>
        <w:t>use case</w:t>
      </w:r>
      <w:r>
        <w:rPr>
          <w:szCs w:val="24"/>
        </w:rPr>
        <w:t xml:space="preserve"> diagram </w:t>
      </w:r>
      <w:r>
        <w:rPr>
          <w:i/>
          <w:szCs w:val="24"/>
        </w:rPr>
        <w:fldChar w:fldCharType="begin"/>
      </w:r>
      <w:r>
        <w:rPr>
          <w:szCs w:val="24"/>
        </w:rPr>
        <w:instrText xml:space="preserve"> REF _Ref92976100 \h  \* MERGEFORMAT </w:instrText>
      </w:r>
      <w:r>
        <w:rPr>
          <w:i/>
          <w:szCs w:val="24"/>
        </w:rPr>
      </w:r>
      <w:r>
        <w:rPr>
          <w:i/>
          <w:szCs w:val="24"/>
        </w:rPr>
        <w:fldChar w:fldCharType="separate"/>
      </w:r>
      <w:ins w:id="733" w:author="muhammad fauzan" w:date="2022-08-10T01:43:00Z">
        <w:r>
          <w:rPr>
            <w:szCs w:val="24"/>
          </w:rPr>
          <w:t>Gambar 3. 2</w:t>
        </w:r>
      </w:ins>
      <w:del w:id="734" w:author="muhammad fauzan" w:date="2022-08-07T16:08:00Z">
        <w:r>
          <w:rPr>
            <w:szCs w:val="24"/>
          </w:rPr>
          <w:delText>Gambar 3. 22</w:delText>
        </w:r>
      </w:del>
      <w:r>
        <w:rPr>
          <w:i/>
          <w:szCs w:val="24"/>
        </w:rPr>
        <w:fldChar w:fldCharType="end"/>
      </w:r>
      <w:r>
        <w:rPr>
          <w:i/>
          <w:szCs w:val="24"/>
        </w:rPr>
        <w:t xml:space="preserve"> </w:t>
      </w:r>
      <w:r>
        <w:rPr>
          <w:szCs w:val="24"/>
        </w:rPr>
        <w:t>sebagai berikut:</w:t>
      </w:r>
    </w:p>
    <w:p w:rsidR="00222167" w:rsidRDefault="008B3912">
      <w:pPr>
        <w:pStyle w:val="Caption"/>
        <w:numPr>
          <w:ilvl w:val="0"/>
          <w:numId w:val="25"/>
        </w:numPr>
        <w:ind w:left="426" w:hanging="426"/>
        <w:jc w:val="left"/>
        <w:rPr>
          <w:i/>
          <w:szCs w:val="24"/>
        </w:rPr>
        <w:pPrChange w:id="735" w:author="muhammad fauzan" w:date="2022-08-03T20:06:00Z">
          <w:pPr>
            <w:pStyle w:val="Caption"/>
            <w:numPr>
              <w:numId w:val="25"/>
            </w:numPr>
            <w:ind w:left="851" w:hanging="426"/>
            <w:jc w:val="left"/>
          </w:pPr>
        </w:pPrChange>
      </w:pPr>
      <w:r>
        <w:rPr>
          <w:szCs w:val="24"/>
        </w:rPr>
        <w:t>Admin/</w:t>
      </w:r>
      <w:ins w:id="736" w:author="muhammad fauzan" w:date="2022-08-09T07:12:00Z">
        <w:r>
          <w:rPr>
            <w:szCs w:val="24"/>
          </w:rPr>
          <w:t>d</w:t>
        </w:r>
      </w:ins>
      <w:del w:id="737" w:author="muhammad fauzan" w:date="2022-08-09T07:12:00Z">
        <w:r>
          <w:rPr>
            <w:szCs w:val="24"/>
          </w:rPr>
          <w:delText>D</w:delText>
        </w:r>
      </w:del>
      <w:r>
        <w:rPr>
          <w:szCs w:val="24"/>
        </w:rPr>
        <w:t>istributor</w:t>
      </w:r>
    </w:p>
    <w:p w:rsidR="00222167" w:rsidRDefault="008B3912">
      <w:pPr>
        <w:ind w:left="425"/>
        <w:rPr>
          <w:szCs w:val="24"/>
        </w:rPr>
        <w:pPrChange w:id="738" w:author="muhammad fauzan" w:date="2022-08-03T20:06:00Z">
          <w:pPr>
            <w:ind w:left="851"/>
          </w:pPr>
        </w:pPrChange>
      </w:pPr>
      <w:r>
        <w:rPr>
          <w:szCs w:val="24"/>
        </w:rPr>
        <w:t xml:space="preserve">Salah satu yang aktor yang akan menggunakan sistem dan dapat mengakses penuh dari pada sistem sendiri. Distributor atau </w:t>
      </w:r>
      <w:r>
        <w:rPr>
          <w:i/>
          <w:szCs w:val="24"/>
        </w:rPr>
        <w:t>admin</w:t>
      </w:r>
      <w:r>
        <w:rPr>
          <w:szCs w:val="24"/>
        </w:rPr>
        <w:t xml:space="preserve"> merupakan sebuah akun yang dibuat oleh sistem dan hanya ada 1. akses yang bisa didapat mulai dari </w:t>
      </w:r>
      <w:del w:id="739" w:author="muhammad fauzan" w:date="2022-08-04T18:31:00Z">
        <w:r>
          <w:rPr>
            <w:i/>
            <w:szCs w:val="24"/>
          </w:rPr>
          <w:delText>login</w:delText>
        </w:r>
      </w:del>
      <w:ins w:id="740" w:author="muhammad fauzan" w:date="2022-08-04T18:31:00Z">
        <w:r>
          <w:rPr>
            <w:i/>
            <w:szCs w:val="24"/>
          </w:rPr>
          <w:t>login</w:t>
        </w:r>
      </w:ins>
      <w:r>
        <w:rPr>
          <w:szCs w:val="24"/>
        </w:rPr>
        <w:t xml:space="preserve"> hingga mengelola data seperti menginput jenis roti, mengelola data toko dan data </w:t>
      </w:r>
      <w:r>
        <w:rPr>
          <w:i/>
          <w:szCs w:val="24"/>
        </w:rPr>
        <w:t>sales</w:t>
      </w:r>
      <w:r>
        <w:rPr>
          <w:szCs w:val="24"/>
        </w:rPr>
        <w:t>, jadwal kunjungan dan roti sisa.</w:t>
      </w:r>
    </w:p>
    <w:p w:rsidR="00222167" w:rsidRDefault="008B3912">
      <w:pPr>
        <w:pStyle w:val="ListParagraph"/>
        <w:numPr>
          <w:ilvl w:val="0"/>
          <w:numId w:val="25"/>
        </w:numPr>
        <w:ind w:left="425" w:hanging="425"/>
        <w:rPr>
          <w:i/>
          <w:szCs w:val="24"/>
        </w:rPr>
        <w:pPrChange w:id="741" w:author="muhammad fauzan" w:date="2022-08-03T20:06:00Z">
          <w:pPr>
            <w:pStyle w:val="ListParagraph"/>
            <w:numPr>
              <w:numId w:val="25"/>
            </w:numPr>
            <w:ind w:left="851" w:hanging="425"/>
          </w:pPr>
        </w:pPrChange>
      </w:pPr>
      <w:r>
        <w:rPr>
          <w:i/>
          <w:szCs w:val="24"/>
        </w:rPr>
        <w:t>Sales</w:t>
      </w:r>
      <w:del w:id="742" w:author="muhammad fauzan" w:date="2022-08-04T18:24:00Z">
        <w:r>
          <w:rPr>
            <w:i/>
            <w:szCs w:val="24"/>
          </w:rPr>
          <w:delText>/</w:delText>
        </w:r>
      </w:del>
      <w:del w:id="743" w:author="muhammad fauzan" w:date="2022-08-04T18:22:00Z">
        <w:r>
          <w:rPr>
            <w:i/>
            <w:szCs w:val="24"/>
          </w:rPr>
          <w:delText>User</w:delText>
        </w:r>
      </w:del>
    </w:p>
    <w:p w:rsidR="00222167" w:rsidRDefault="008B3912">
      <w:pPr>
        <w:pStyle w:val="ListParagraph"/>
        <w:ind w:left="425"/>
        <w:rPr>
          <w:szCs w:val="24"/>
        </w:rPr>
        <w:pPrChange w:id="744" w:author="muhammad fauzan" w:date="2022-08-03T20:06:00Z">
          <w:pPr>
            <w:pStyle w:val="ListParagraph"/>
            <w:ind w:left="851"/>
          </w:pPr>
        </w:pPrChange>
      </w:pPr>
      <w:r>
        <w:rPr>
          <w:i/>
          <w:szCs w:val="24"/>
        </w:rPr>
        <w:t>Sales</w:t>
      </w:r>
      <w:r>
        <w:rPr>
          <w:szCs w:val="24"/>
        </w:rPr>
        <w:t xml:space="preserve"> merupakan salah satu dari </w:t>
      </w:r>
      <w:r>
        <w:rPr>
          <w:i/>
          <w:szCs w:val="24"/>
        </w:rPr>
        <w:t xml:space="preserve">user </w:t>
      </w:r>
      <w:r>
        <w:rPr>
          <w:szCs w:val="24"/>
        </w:rPr>
        <w:t>yang dapat mengakses sistem untuk melihat data distribusi roti perharinya ditoko/kios per jadwal kunjungan saja.</w:t>
      </w:r>
    </w:p>
    <w:p w:rsidR="00222167" w:rsidRDefault="008B3912">
      <w:pPr>
        <w:pStyle w:val="ListParagraph"/>
        <w:numPr>
          <w:ilvl w:val="0"/>
          <w:numId w:val="25"/>
        </w:numPr>
        <w:ind w:left="425" w:hanging="425"/>
        <w:rPr>
          <w:ins w:id="745" w:author="muhammad fauzan" w:date="2022-08-03T20:07:00Z"/>
          <w:i/>
          <w:szCs w:val="24"/>
        </w:rPr>
      </w:pPr>
      <w:del w:id="746" w:author="muhammad fauzan" w:date="2022-08-04T18:31:00Z">
        <w:r>
          <w:rPr>
            <w:i/>
            <w:szCs w:val="24"/>
          </w:rPr>
          <w:delText>Login</w:delText>
        </w:r>
      </w:del>
      <w:ins w:id="747" w:author="muhammad fauzan" w:date="2022-08-04T18:31:00Z">
        <w:r>
          <w:rPr>
            <w:i/>
            <w:szCs w:val="24"/>
          </w:rPr>
          <w:t>Login</w:t>
        </w:r>
      </w:ins>
      <w:ins w:id="748" w:author="muhammad fauzan" w:date="2022-08-03T20:07:00Z">
        <w:r>
          <w:rPr>
            <w:i/>
            <w:szCs w:val="24"/>
          </w:rPr>
          <w:t xml:space="preserve"> </w:t>
        </w:r>
      </w:ins>
    </w:p>
    <w:p w:rsidR="00222167" w:rsidRDefault="008B3912">
      <w:pPr>
        <w:pStyle w:val="ListParagraph"/>
        <w:ind w:left="425"/>
        <w:rPr>
          <w:del w:id="749" w:author="muhammad fauzan" w:date="2022-08-03T20:07:00Z"/>
          <w:i/>
          <w:szCs w:val="24"/>
        </w:rPr>
        <w:pPrChange w:id="750" w:author="muhammad fauzan" w:date="2022-08-03T20:07:00Z">
          <w:pPr>
            <w:pStyle w:val="ListParagraph"/>
            <w:numPr>
              <w:numId w:val="25"/>
            </w:numPr>
            <w:ind w:left="425" w:hanging="425"/>
          </w:pPr>
        </w:pPrChange>
      </w:pPr>
      <w:ins w:id="751" w:author="muhammad fauzan" w:date="2022-08-03T20:07:00Z">
        <w:r>
          <w:rPr>
            <w:i/>
            <w:szCs w:val="24"/>
          </w:rPr>
          <w:t>Login</w:t>
        </w:r>
        <w:r>
          <w:rPr>
            <w:szCs w:val="24"/>
          </w:rPr>
          <w:t xml:space="preserve"> digunakan oleh </w:t>
        </w:r>
        <w:r>
          <w:rPr>
            <w:i/>
            <w:szCs w:val="24"/>
          </w:rPr>
          <w:t>admin/</w:t>
        </w:r>
      </w:ins>
      <w:ins w:id="752" w:author="muhammad fauzan" w:date="2022-08-04T18:24:00Z">
        <w:r>
          <w:rPr>
            <w:i/>
            <w:szCs w:val="24"/>
          </w:rPr>
          <w:t>sales</w:t>
        </w:r>
      </w:ins>
      <w:ins w:id="753" w:author="muhammad fauzan" w:date="2022-08-03T20:07:00Z">
        <w:r>
          <w:rPr>
            <w:szCs w:val="24"/>
          </w:rPr>
          <w:t xml:space="preserve"> untuk dapat mengakses sistem distribusi sari</w:t>
        </w:r>
      </w:ins>
    </w:p>
    <w:p w:rsidR="00222167" w:rsidRDefault="00222167">
      <w:pPr>
        <w:pStyle w:val="ListParagraph"/>
        <w:ind w:left="425"/>
        <w:rPr>
          <w:ins w:id="754" w:author="muhammad fauzan" w:date="2022-08-03T20:07:00Z"/>
          <w:i/>
          <w:szCs w:val="24"/>
        </w:rPr>
        <w:pPrChange w:id="755" w:author="muhammad fauzan" w:date="2022-08-03T20:07:00Z">
          <w:pPr>
            <w:pStyle w:val="ListParagraph"/>
            <w:numPr>
              <w:numId w:val="25"/>
            </w:numPr>
            <w:ind w:left="851" w:hanging="425"/>
          </w:pPr>
        </w:pPrChange>
      </w:pPr>
    </w:p>
    <w:p w:rsidR="00222167" w:rsidRDefault="008B3912">
      <w:pPr>
        <w:pStyle w:val="ListParagraph"/>
        <w:ind w:left="425"/>
        <w:rPr>
          <w:szCs w:val="24"/>
        </w:rPr>
        <w:pPrChange w:id="756" w:author="muhammad fauzan" w:date="2022-08-03T20:07:00Z">
          <w:pPr>
            <w:pStyle w:val="ListParagraph"/>
            <w:ind w:left="851"/>
          </w:pPr>
        </w:pPrChange>
      </w:pPr>
      <w:del w:id="757" w:author="muhammad fauzan" w:date="2022-08-03T20:07:00Z">
        <w:r>
          <w:rPr>
            <w:i/>
            <w:szCs w:val="24"/>
          </w:rPr>
          <w:lastRenderedPageBreak/>
          <w:delText>Login</w:delText>
        </w:r>
        <w:r>
          <w:rPr>
            <w:szCs w:val="24"/>
          </w:rPr>
          <w:delText xml:space="preserve"> digunakan oleh </w:delText>
        </w:r>
        <w:r>
          <w:rPr>
            <w:i/>
            <w:szCs w:val="24"/>
          </w:rPr>
          <w:delText>admin/user</w:delText>
        </w:r>
        <w:r>
          <w:rPr>
            <w:szCs w:val="24"/>
          </w:rPr>
          <w:delText xml:space="preserve"> untuk dapat mengakses sistem distribusi sari </w:delText>
        </w:r>
      </w:del>
      <w:r>
        <w:rPr>
          <w:szCs w:val="24"/>
        </w:rPr>
        <w:t>roti sehingga bisa melihat isi dari pada sistem sendiri dengan ketentuan yang dibuat kepada setiap aktor.</w:t>
      </w:r>
    </w:p>
    <w:p w:rsidR="00222167" w:rsidRDefault="008B3912">
      <w:pPr>
        <w:pStyle w:val="ListParagraph"/>
        <w:numPr>
          <w:ilvl w:val="0"/>
          <w:numId w:val="25"/>
        </w:numPr>
        <w:ind w:left="425" w:hanging="425"/>
        <w:rPr>
          <w:szCs w:val="24"/>
        </w:rPr>
        <w:pPrChange w:id="758" w:author="muhammad fauzan" w:date="2022-08-03T20:07:00Z">
          <w:pPr>
            <w:pStyle w:val="ListParagraph"/>
            <w:numPr>
              <w:numId w:val="25"/>
            </w:numPr>
            <w:ind w:left="851" w:hanging="425"/>
          </w:pPr>
        </w:pPrChange>
      </w:pPr>
      <w:r>
        <w:rPr>
          <w:szCs w:val="24"/>
        </w:rPr>
        <w:t xml:space="preserve">Profil </w:t>
      </w:r>
    </w:p>
    <w:p w:rsidR="00222167" w:rsidRDefault="008B3912">
      <w:pPr>
        <w:pStyle w:val="ListParagraph"/>
        <w:ind w:left="425"/>
        <w:rPr>
          <w:szCs w:val="24"/>
        </w:rPr>
        <w:pPrChange w:id="759" w:author="muhammad fauzan" w:date="2022-08-03T20:06:00Z">
          <w:pPr>
            <w:pStyle w:val="ListParagraph"/>
            <w:ind w:left="851"/>
          </w:pPr>
        </w:pPrChange>
      </w:pPr>
      <w:r>
        <w:rPr>
          <w:szCs w:val="24"/>
        </w:rPr>
        <w:t xml:space="preserve">Profil merupakan sebuah halaman dimana data </w:t>
      </w:r>
      <w:r>
        <w:rPr>
          <w:i/>
          <w:szCs w:val="24"/>
        </w:rPr>
        <w:t>admin</w:t>
      </w:r>
      <w:r>
        <w:rPr>
          <w:szCs w:val="24"/>
        </w:rPr>
        <w:t>/</w:t>
      </w:r>
      <w:del w:id="760" w:author="muhammad fauzan" w:date="2022-08-04T18:24:00Z">
        <w:r>
          <w:rPr>
            <w:i/>
            <w:szCs w:val="24"/>
          </w:rPr>
          <w:delText>user</w:delText>
        </w:r>
      </w:del>
      <w:ins w:id="761" w:author="muhammad fauzan" w:date="2022-08-04T18:24:00Z">
        <w:r>
          <w:rPr>
            <w:i/>
            <w:szCs w:val="24"/>
          </w:rPr>
          <w:t>sales</w:t>
        </w:r>
      </w:ins>
      <w:r>
        <w:rPr>
          <w:szCs w:val="24"/>
        </w:rPr>
        <w:t xml:space="preserve"> ditampilkan. Dan juga </w:t>
      </w:r>
      <w:r>
        <w:rPr>
          <w:i/>
          <w:szCs w:val="24"/>
        </w:rPr>
        <w:t>admin</w:t>
      </w:r>
      <w:r>
        <w:rPr>
          <w:szCs w:val="24"/>
        </w:rPr>
        <w:t>/</w:t>
      </w:r>
      <w:del w:id="762" w:author="muhammad fauzan" w:date="2022-08-04T18:24:00Z">
        <w:r>
          <w:rPr>
            <w:i/>
            <w:szCs w:val="24"/>
          </w:rPr>
          <w:delText>user</w:delText>
        </w:r>
      </w:del>
      <w:ins w:id="763" w:author="muhammad fauzan" w:date="2022-08-04T18:24:00Z">
        <w:r>
          <w:rPr>
            <w:i/>
            <w:szCs w:val="24"/>
          </w:rPr>
          <w:t>sales</w:t>
        </w:r>
      </w:ins>
      <w:r>
        <w:rPr>
          <w:szCs w:val="24"/>
        </w:rPr>
        <w:t xml:space="preserve"> dapat mengubah </w:t>
      </w:r>
      <w:r>
        <w:rPr>
          <w:i/>
          <w:szCs w:val="24"/>
        </w:rPr>
        <w:t xml:space="preserve">password </w:t>
      </w:r>
      <w:r>
        <w:rPr>
          <w:szCs w:val="24"/>
        </w:rPr>
        <w:t xml:space="preserve">seketika ingin diubah. </w:t>
      </w:r>
    </w:p>
    <w:p w:rsidR="00222167" w:rsidRDefault="008B3912">
      <w:pPr>
        <w:pStyle w:val="ListParagraph"/>
        <w:numPr>
          <w:ilvl w:val="0"/>
          <w:numId w:val="25"/>
        </w:numPr>
        <w:ind w:left="425" w:hanging="425"/>
        <w:rPr>
          <w:szCs w:val="24"/>
        </w:rPr>
        <w:pPrChange w:id="764" w:author="muhammad fauzan" w:date="2022-08-03T20:07:00Z">
          <w:pPr>
            <w:pStyle w:val="ListParagraph"/>
            <w:numPr>
              <w:numId w:val="25"/>
            </w:numPr>
            <w:ind w:left="851" w:hanging="425"/>
          </w:pPr>
        </w:pPrChange>
      </w:pPr>
      <w:r>
        <w:rPr>
          <w:szCs w:val="24"/>
        </w:rPr>
        <w:t xml:space="preserve">Kelola data toko, </w:t>
      </w:r>
      <w:r>
        <w:rPr>
          <w:i/>
          <w:szCs w:val="24"/>
        </w:rPr>
        <w:t>sales</w:t>
      </w:r>
      <w:r>
        <w:rPr>
          <w:szCs w:val="24"/>
        </w:rPr>
        <w:t xml:space="preserve"> dan roti</w:t>
      </w:r>
    </w:p>
    <w:p w:rsidR="00222167" w:rsidRDefault="008B3912">
      <w:pPr>
        <w:pStyle w:val="ListParagraph"/>
        <w:ind w:left="425"/>
        <w:rPr>
          <w:szCs w:val="24"/>
        </w:rPr>
        <w:pPrChange w:id="765" w:author="muhammad fauzan" w:date="2022-08-03T20:06:00Z">
          <w:pPr>
            <w:pStyle w:val="ListParagraph"/>
            <w:ind w:left="851"/>
          </w:pPr>
        </w:pPrChange>
      </w:pPr>
      <w:r>
        <w:rPr>
          <w:szCs w:val="24"/>
        </w:rPr>
        <w:t xml:space="preserve">Kelola data toko, </w:t>
      </w:r>
      <w:r>
        <w:rPr>
          <w:i/>
          <w:szCs w:val="24"/>
        </w:rPr>
        <w:t>sales</w:t>
      </w:r>
      <w:r>
        <w:rPr>
          <w:szCs w:val="24"/>
        </w:rPr>
        <w:t xml:space="preserve"> dan roti berguna agar </w:t>
      </w:r>
      <w:r>
        <w:rPr>
          <w:i/>
          <w:szCs w:val="24"/>
        </w:rPr>
        <w:t>admin</w:t>
      </w:r>
      <w:r>
        <w:rPr>
          <w:szCs w:val="24"/>
        </w:rPr>
        <w:t xml:space="preserve"> dapat melihat data dari toko, </w:t>
      </w:r>
      <w:r>
        <w:rPr>
          <w:i/>
          <w:szCs w:val="24"/>
        </w:rPr>
        <w:t>sales</w:t>
      </w:r>
      <w:r>
        <w:rPr>
          <w:szCs w:val="24"/>
        </w:rPr>
        <w:t xml:space="preserve"> dan roti lalu mengelolanya sehingga </w:t>
      </w:r>
      <w:r>
        <w:rPr>
          <w:i/>
          <w:szCs w:val="24"/>
        </w:rPr>
        <w:t>admin</w:t>
      </w:r>
      <w:r>
        <w:rPr>
          <w:szCs w:val="24"/>
        </w:rPr>
        <w:t xml:space="preserve"> bisa melakukan CRUD terhadap data toko, </w:t>
      </w:r>
      <w:r>
        <w:rPr>
          <w:i/>
          <w:szCs w:val="24"/>
        </w:rPr>
        <w:t>sales</w:t>
      </w:r>
      <w:r>
        <w:rPr>
          <w:szCs w:val="24"/>
        </w:rPr>
        <w:t xml:space="preserve"> dan roti.</w:t>
      </w:r>
    </w:p>
    <w:p w:rsidR="00222167" w:rsidRDefault="008B3912">
      <w:pPr>
        <w:pStyle w:val="ListParagraph"/>
        <w:numPr>
          <w:ilvl w:val="0"/>
          <w:numId w:val="25"/>
        </w:numPr>
        <w:ind w:left="425" w:hanging="425"/>
        <w:rPr>
          <w:szCs w:val="24"/>
        </w:rPr>
        <w:pPrChange w:id="766" w:author="muhammad fauzan" w:date="2022-08-03T20:08:00Z">
          <w:pPr>
            <w:pStyle w:val="ListParagraph"/>
            <w:numPr>
              <w:numId w:val="25"/>
            </w:numPr>
            <w:ind w:left="851" w:hanging="425"/>
          </w:pPr>
        </w:pPrChange>
      </w:pPr>
      <w:r>
        <w:rPr>
          <w:szCs w:val="24"/>
        </w:rPr>
        <w:t>Distribusi Roti</w:t>
      </w:r>
    </w:p>
    <w:p w:rsidR="00222167" w:rsidRDefault="008B3912">
      <w:pPr>
        <w:pStyle w:val="ListParagraph"/>
        <w:ind w:left="425"/>
        <w:rPr>
          <w:szCs w:val="24"/>
        </w:rPr>
        <w:pPrChange w:id="767" w:author="muhammad fauzan" w:date="2022-08-03T20:06:00Z">
          <w:pPr>
            <w:pStyle w:val="ListParagraph"/>
            <w:ind w:left="851"/>
          </w:pPr>
        </w:pPrChange>
      </w:pPr>
      <w:r>
        <w:rPr>
          <w:szCs w:val="24"/>
        </w:rPr>
        <w:t xml:space="preserve">Ketika </w:t>
      </w:r>
      <w:r>
        <w:rPr>
          <w:i/>
          <w:szCs w:val="24"/>
        </w:rPr>
        <w:t>admin</w:t>
      </w:r>
      <w:r>
        <w:rPr>
          <w:szCs w:val="24"/>
        </w:rPr>
        <w:t xml:space="preserve"> sudah </w:t>
      </w:r>
      <w:del w:id="768" w:author="muhammad fauzan" w:date="2022-08-04T18:31:00Z">
        <w:r>
          <w:rPr>
            <w:i/>
            <w:szCs w:val="24"/>
          </w:rPr>
          <w:delText>login</w:delText>
        </w:r>
      </w:del>
      <w:ins w:id="769" w:author="muhammad fauzan" w:date="2022-08-04T18:31:00Z">
        <w:r>
          <w:rPr>
            <w:i/>
            <w:szCs w:val="24"/>
          </w:rPr>
          <w:t>login</w:t>
        </w:r>
      </w:ins>
      <w:r>
        <w:rPr>
          <w:szCs w:val="24"/>
        </w:rPr>
        <w:t xml:space="preserve"> maka </w:t>
      </w:r>
      <w:r>
        <w:rPr>
          <w:i/>
          <w:szCs w:val="24"/>
        </w:rPr>
        <w:t>admin</w:t>
      </w:r>
      <w:r>
        <w:rPr>
          <w:szCs w:val="24"/>
        </w:rPr>
        <w:t xml:space="preserve"> dapat mengakses data distribusi roti yang meliputi hasil distribusi harian serta menginput data distribusi harian bagi toko baru dan juga melakukan CRUD terhadap distribusi tersebut , dengan syarat data roti dan data toko sudah terdaftar.</w:t>
      </w:r>
    </w:p>
    <w:p w:rsidR="00222167" w:rsidRDefault="008B3912">
      <w:pPr>
        <w:pStyle w:val="ListParagraph"/>
        <w:numPr>
          <w:ilvl w:val="0"/>
          <w:numId w:val="25"/>
        </w:numPr>
        <w:ind w:left="425" w:hanging="425"/>
        <w:rPr>
          <w:ins w:id="770" w:author="muhammad fauzan" w:date="2022-08-07T16:52:00Z"/>
          <w:szCs w:val="24"/>
        </w:rPr>
      </w:pPr>
      <w:r>
        <w:rPr>
          <w:szCs w:val="24"/>
        </w:rPr>
        <w:t>Jadwal Kunjungan</w:t>
      </w:r>
    </w:p>
    <w:p w:rsidR="00222167" w:rsidRDefault="008B3912">
      <w:pPr>
        <w:pStyle w:val="ListParagraph"/>
        <w:ind w:left="425"/>
        <w:rPr>
          <w:szCs w:val="24"/>
        </w:rPr>
        <w:pPrChange w:id="771" w:author="muhammad fauzan" w:date="2022-08-07T16:52:00Z">
          <w:pPr>
            <w:pStyle w:val="ListParagraph"/>
            <w:numPr>
              <w:numId w:val="25"/>
            </w:numPr>
            <w:ind w:left="851" w:hanging="425"/>
          </w:pPr>
        </w:pPrChange>
      </w:pPr>
      <w:ins w:id="772" w:author="muhammad fauzan" w:date="2022-08-07T16:52:00Z">
        <w:r>
          <w:rPr>
            <w:szCs w:val="24"/>
          </w:rPr>
          <w:t xml:space="preserve">Jadwal kunjungan merupakan sebuah halaman yang dibuat agar </w:t>
        </w:r>
        <w:r>
          <w:rPr>
            <w:i/>
            <w:szCs w:val="24"/>
          </w:rPr>
          <w:t>admin</w:t>
        </w:r>
        <w:r>
          <w:rPr>
            <w:szCs w:val="24"/>
          </w:rPr>
          <w:t xml:space="preserve"> dapat</w:t>
        </w:r>
      </w:ins>
    </w:p>
    <w:p w:rsidR="00222167" w:rsidRDefault="008B3912">
      <w:pPr>
        <w:pStyle w:val="ListParagraph"/>
        <w:ind w:left="425"/>
        <w:rPr>
          <w:szCs w:val="24"/>
        </w:rPr>
        <w:pPrChange w:id="773" w:author="muhammad fauzan" w:date="2022-08-03T20:06:00Z">
          <w:pPr>
            <w:pStyle w:val="ListParagraph"/>
            <w:ind w:left="851"/>
          </w:pPr>
        </w:pPrChange>
      </w:pPr>
      <w:bookmarkStart w:id="774" w:name="_Hlk106160536"/>
      <w:del w:id="775" w:author="muhammad fauzan" w:date="2022-08-07T16:52:00Z">
        <w:r>
          <w:rPr>
            <w:szCs w:val="24"/>
          </w:rPr>
          <w:delText xml:space="preserve">Jadwal kunjungan </w:delText>
        </w:r>
        <w:bookmarkEnd w:id="774"/>
        <w:r>
          <w:rPr>
            <w:szCs w:val="24"/>
          </w:rPr>
          <w:delText xml:space="preserve">merupakan sebuah halaman yang dibuat agar </w:delText>
        </w:r>
        <w:r>
          <w:rPr>
            <w:i/>
            <w:szCs w:val="24"/>
          </w:rPr>
          <w:delText>admin</w:delText>
        </w:r>
        <w:r>
          <w:rPr>
            <w:szCs w:val="24"/>
          </w:rPr>
          <w:delText xml:space="preserve"> dapat </w:delText>
        </w:r>
      </w:del>
      <w:r>
        <w:rPr>
          <w:szCs w:val="24"/>
        </w:rPr>
        <w:t xml:space="preserve">mengintruksikan </w:t>
      </w:r>
      <w:r>
        <w:rPr>
          <w:i/>
          <w:szCs w:val="24"/>
        </w:rPr>
        <w:t>sales</w:t>
      </w:r>
      <w:r>
        <w:rPr>
          <w:szCs w:val="24"/>
        </w:rPr>
        <w:t xml:space="preserve"> untuk mengantar atau mendistribusikan roti ke toko tertentu dihari tertentu dan juga melakukan CRUD terhadap jadwal kunjungan. Dengan syarat data </w:t>
      </w:r>
      <w:r>
        <w:rPr>
          <w:i/>
          <w:szCs w:val="24"/>
        </w:rPr>
        <w:t>sales</w:t>
      </w:r>
      <w:r>
        <w:rPr>
          <w:szCs w:val="24"/>
        </w:rPr>
        <w:t xml:space="preserve"> dan data toko sudah terdaftar.</w:t>
      </w:r>
    </w:p>
    <w:p w:rsidR="00222167" w:rsidRDefault="008B3912">
      <w:pPr>
        <w:pStyle w:val="ListParagraph"/>
        <w:numPr>
          <w:ilvl w:val="0"/>
          <w:numId w:val="25"/>
        </w:numPr>
        <w:ind w:left="425" w:hanging="425"/>
        <w:rPr>
          <w:szCs w:val="24"/>
        </w:rPr>
        <w:pPrChange w:id="776" w:author="muhammad fauzan" w:date="2022-08-03T20:08:00Z">
          <w:pPr>
            <w:pStyle w:val="ListParagraph"/>
            <w:numPr>
              <w:numId w:val="25"/>
            </w:numPr>
            <w:ind w:left="851" w:hanging="425"/>
          </w:pPr>
        </w:pPrChange>
      </w:pPr>
      <w:r>
        <w:rPr>
          <w:szCs w:val="24"/>
        </w:rPr>
        <w:t>Distribusi Roti Pertiap Toko</w:t>
      </w:r>
    </w:p>
    <w:p w:rsidR="00222167" w:rsidRDefault="008B3912">
      <w:pPr>
        <w:pStyle w:val="ListParagraph"/>
        <w:ind w:left="425"/>
        <w:rPr>
          <w:del w:id="777" w:author="muhammad fauzan" w:date="2022-08-03T20:05:00Z"/>
          <w:szCs w:val="24"/>
        </w:rPr>
        <w:pPrChange w:id="778" w:author="muhammad fauzan" w:date="2022-08-03T20:06:00Z">
          <w:pPr>
            <w:pStyle w:val="ListParagraph"/>
            <w:ind w:left="851"/>
          </w:pPr>
        </w:pPrChange>
      </w:pPr>
      <w:r>
        <w:rPr>
          <w:szCs w:val="24"/>
        </w:rPr>
        <w:t xml:space="preserve">Ketika sebuah akun </w:t>
      </w:r>
      <w:r>
        <w:rPr>
          <w:i/>
          <w:szCs w:val="24"/>
        </w:rPr>
        <w:t>sales</w:t>
      </w:r>
      <w:r>
        <w:rPr>
          <w:szCs w:val="24"/>
        </w:rPr>
        <w:t xml:space="preserve"> telah </w:t>
      </w:r>
      <w:del w:id="779" w:author="muhammad fauzan" w:date="2022-08-04T18:31:00Z">
        <w:r>
          <w:rPr>
            <w:i/>
            <w:szCs w:val="24"/>
          </w:rPr>
          <w:delText>login</w:delText>
        </w:r>
      </w:del>
      <w:ins w:id="780" w:author="muhammad fauzan" w:date="2022-08-04T18:31:00Z">
        <w:r>
          <w:rPr>
            <w:i/>
            <w:szCs w:val="24"/>
          </w:rPr>
          <w:t>login</w:t>
        </w:r>
      </w:ins>
      <w:r>
        <w:rPr>
          <w:szCs w:val="24"/>
        </w:rPr>
        <w:t xml:space="preserve"> maka </w:t>
      </w:r>
      <w:r>
        <w:rPr>
          <w:i/>
          <w:szCs w:val="24"/>
        </w:rPr>
        <w:t>sales</w:t>
      </w:r>
      <w:r>
        <w:rPr>
          <w:szCs w:val="24"/>
        </w:rPr>
        <w:t xml:space="preserve"> tersebut dapat melihat</w:t>
      </w:r>
      <w:ins w:id="781" w:author="muhammad fauzan" w:date="2022-08-03T20:05:00Z">
        <w:r>
          <w:rPr>
            <w:szCs w:val="24"/>
          </w:rPr>
          <w:t xml:space="preserve"> </w:t>
        </w:r>
      </w:ins>
    </w:p>
    <w:p w:rsidR="00222167" w:rsidRDefault="008B3912">
      <w:pPr>
        <w:pStyle w:val="ListParagraph"/>
        <w:ind w:left="425"/>
        <w:rPr>
          <w:szCs w:val="24"/>
        </w:rPr>
        <w:pPrChange w:id="782" w:author="muhammad fauzan" w:date="2022-08-03T20:06:00Z">
          <w:pPr>
            <w:pStyle w:val="ListParagraph"/>
            <w:ind w:left="851"/>
          </w:pPr>
        </w:pPrChange>
      </w:pPr>
      <w:r>
        <w:rPr>
          <w:szCs w:val="24"/>
        </w:rPr>
        <w:t>ketoko mana dia akan mendistribusikan roti dengan ketentuan yang telah dibuat sistem.</w:t>
      </w:r>
    </w:p>
    <w:p w:rsidR="00222167" w:rsidRDefault="008B3912">
      <w:pPr>
        <w:pStyle w:val="ListParagraph"/>
        <w:numPr>
          <w:ilvl w:val="0"/>
          <w:numId w:val="25"/>
        </w:numPr>
        <w:ind w:left="425" w:hanging="425"/>
        <w:rPr>
          <w:szCs w:val="24"/>
        </w:rPr>
        <w:pPrChange w:id="783" w:author="muhammad fauzan" w:date="2022-08-03T20:08:00Z">
          <w:pPr>
            <w:pStyle w:val="ListParagraph"/>
            <w:numPr>
              <w:numId w:val="25"/>
            </w:numPr>
            <w:ind w:left="851" w:hanging="425"/>
          </w:pPr>
        </w:pPrChange>
      </w:pPr>
      <w:r>
        <w:rPr>
          <w:szCs w:val="24"/>
        </w:rPr>
        <w:lastRenderedPageBreak/>
        <w:t>Logout</w:t>
      </w:r>
    </w:p>
    <w:p w:rsidR="00222167" w:rsidRDefault="008B3912">
      <w:pPr>
        <w:pStyle w:val="ListParagraph"/>
        <w:numPr>
          <w:ilvl w:val="0"/>
          <w:numId w:val="24"/>
        </w:numPr>
        <w:ind w:left="426" w:hanging="426"/>
      </w:pPr>
      <w:bookmarkStart w:id="784" w:name="_Toc92975866"/>
      <w:r>
        <w:t>Activity Diagram</w:t>
      </w:r>
      <w:bookmarkEnd w:id="784"/>
    </w:p>
    <w:p w:rsidR="00222167" w:rsidRDefault="008B3912">
      <w:pPr>
        <w:pStyle w:val="ListParagraph"/>
        <w:ind w:left="0" w:firstLine="709"/>
        <w:rPr>
          <w:szCs w:val="24"/>
        </w:rPr>
        <w:pPrChange w:id="785" w:author="muhammad fauzan" w:date="2022-08-03T20:02:00Z">
          <w:pPr>
            <w:pStyle w:val="ListParagraph"/>
            <w:ind w:left="426"/>
          </w:pPr>
        </w:pPrChange>
      </w:pPr>
      <w:r>
        <w:rPr>
          <w:i/>
          <w:szCs w:val="24"/>
        </w:rPr>
        <w:t xml:space="preserve">Activity </w:t>
      </w:r>
      <w:r>
        <w:rPr>
          <w:szCs w:val="24"/>
        </w:rPr>
        <w:t xml:space="preserve">diagram menggambarkan </w:t>
      </w:r>
      <w:r>
        <w:rPr>
          <w:i/>
          <w:szCs w:val="24"/>
        </w:rPr>
        <w:t>workflow</w:t>
      </w:r>
      <w:r>
        <w:rPr>
          <w:szCs w:val="24"/>
        </w:rPr>
        <w:t xml:space="preserve"> (aliran kerja) atau aktivitas dari sebuah sistem atau proses bisnis</w:t>
      </w:r>
      <w:r>
        <w:rPr>
          <w:szCs w:val="24"/>
        </w:rPr>
        <w:fldChar w:fldCharType="begin" w:fldLock="1"/>
      </w:r>
      <w:r>
        <w:rPr>
          <w:szCs w:val="24"/>
        </w:rPr>
        <w:instrText>ADDIN CSL_CITATION {"citationItems":[{"id":"ITEM-1","itemData":{"DOI":"https://doi.org/10.31294/jki.v4i2.1262.g1027","ISSN":"2339-1928","abstract":"In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4"},"uris":["http://www.mendeley.com/documents/?uuid=f076ada6-717f-4c71-9fd8-508df2e0d690"]}],"mendeley":{"formattedCitation":"[14]","plainTextFormattedCitation":"[14]","previouslyFormattedCitation":"[16]"},"properties":{"noteIndex":0},"schema":"https://github.com/citation-style-language/schema/raw/master/csl-citation.json"}</w:instrText>
      </w:r>
      <w:r>
        <w:rPr>
          <w:szCs w:val="24"/>
        </w:rPr>
        <w:fldChar w:fldCharType="separate"/>
      </w:r>
      <w:r>
        <w:rPr>
          <w:szCs w:val="24"/>
        </w:rPr>
        <w:t>[14]</w:t>
      </w:r>
      <w:r>
        <w:rPr>
          <w:szCs w:val="24"/>
        </w:rPr>
        <w:fldChar w:fldCharType="end"/>
      </w:r>
      <w:r>
        <w:rPr>
          <w:szCs w:val="24"/>
        </w:rPr>
        <w:t xml:space="preserve">. Dari </w:t>
      </w:r>
      <w:r>
        <w:rPr>
          <w:i/>
          <w:szCs w:val="24"/>
        </w:rPr>
        <w:t>activity diagram</w:t>
      </w:r>
      <w:r>
        <w:rPr>
          <w:szCs w:val="24"/>
        </w:rPr>
        <w:t xml:space="preserve"> sendiri dapat kita liat bagaimana alur dari jalannya sistem sendiri. Dari pada </w:t>
      </w:r>
      <w:r>
        <w:rPr>
          <w:i/>
          <w:szCs w:val="24"/>
        </w:rPr>
        <w:t>usecase</w:t>
      </w:r>
      <w:r>
        <w:rPr>
          <w:szCs w:val="24"/>
        </w:rPr>
        <w:t xml:space="preserve"> diagram yang ada dapat dilihat </w:t>
      </w:r>
      <w:r>
        <w:rPr>
          <w:i/>
          <w:szCs w:val="24"/>
        </w:rPr>
        <w:t xml:space="preserve">activity </w:t>
      </w:r>
      <w:r>
        <w:rPr>
          <w:szCs w:val="24"/>
        </w:rPr>
        <w:t>diagram</w:t>
      </w:r>
      <w:r>
        <w:rPr>
          <w:i/>
          <w:szCs w:val="24"/>
        </w:rPr>
        <w:t xml:space="preserve"> </w:t>
      </w:r>
      <w:r>
        <w:rPr>
          <w:szCs w:val="24"/>
        </w:rPr>
        <w:t xml:space="preserve">setiap </w:t>
      </w:r>
      <w:r>
        <w:rPr>
          <w:i/>
          <w:szCs w:val="24"/>
        </w:rPr>
        <w:t xml:space="preserve">usecase </w:t>
      </w:r>
      <w:r>
        <w:rPr>
          <w:szCs w:val="24"/>
        </w:rPr>
        <w:t>sebagai</w:t>
      </w:r>
      <w:r>
        <w:rPr>
          <w:i/>
          <w:szCs w:val="24"/>
        </w:rPr>
        <w:t xml:space="preserve"> </w:t>
      </w:r>
      <w:r>
        <w:rPr>
          <w:szCs w:val="24"/>
        </w:rPr>
        <w:t>berikut:</w:t>
      </w:r>
    </w:p>
    <w:p w:rsidR="00222167" w:rsidRDefault="008B3912">
      <w:pPr>
        <w:pStyle w:val="ListParagraph"/>
        <w:spacing w:line="360" w:lineRule="auto"/>
        <w:ind w:left="0"/>
        <w:jc w:val="center"/>
        <w:rPr>
          <w:szCs w:val="24"/>
        </w:rPr>
      </w:pPr>
      <w:r>
        <w:rPr>
          <w:noProof/>
          <w:szCs w:val="24"/>
        </w:rPr>
        <w:drawing>
          <wp:inline distT="0" distB="0" distL="0" distR="0">
            <wp:extent cx="5039995" cy="5280025"/>
            <wp:effectExtent l="152400" t="171450" r="179705" b="1682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5280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22167" w:rsidRDefault="008B3912">
      <w:pPr>
        <w:pStyle w:val="Caption"/>
        <w:rPr>
          <w:szCs w:val="24"/>
        </w:rPr>
      </w:pPr>
      <w:bookmarkStart w:id="786" w:name="_Ref91818018"/>
      <w:bookmarkStart w:id="787" w:name="_Toc92920011"/>
      <w:r>
        <w:rPr>
          <w:szCs w:val="24"/>
        </w:rPr>
        <w:t xml:space="preserve">Gambar 3. </w:t>
      </w:r>
      <w:ins w:id="788" w:author="muhammad fauzan" w:date="2022-08-03T20:39:00Z">
        <w:r>
          <w:rPr>
            <w:szCs w:val="24"/>
          </w:rPr>
          <w:fldChar w:fldCharType="begin"/>
        </w:r>
        <w:r>
          <w:rPr>
            <w:szCs w:val="24"/>
          </w:rPr>
          <w:instrText xml:space="preserve"> SEQ Gambar_3. \* ARABIC </w:instrText>
        </w:r>
      </w:ins>
      <w:r>
        <w:rPr>
          <w:szCs w:val="24"/>
        </w:rPr>
        <w:fldChar w:fldCharType="separate"/>
      </w:r>
      <w:ins w:id="789" w:author="muhammad fauzan" w:date="2022-08-10T01:43:00Z">
        <w:r>
          <w:rPr>
            <w:szCs w:val="24"/>
          </w:rPr>
          <w:t>3</w:t>
        </w:r>
      </w:ins>
      <w:ins w:id="790" w:author="muhammad fauzan" w:date="2022-08-03T20:39:00Z">
        <w:r>
          <w:rPr>
            <w:szCs w:val="24"/>
          </w:rPr>
          <w:fldChar w:fldCharType="end"/>
        </w:r>
      </w:ins>
      <w:del w:id="791"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23</w:delText>
        </w:r>
        <w:r>
          <w:rPr>
            <w:szCs w:val="24"/>
          </w:rPr>
          <w:fldChar w:fldCharType="end"/>
        </w:r>
      </w:del>
      <w:bookmarkEnd w:id="786"/>
      <w:r>
        <w:rPr>
          <w:szCs w:val="24"/>
        </w:rPr>
        <w:t xml:space="preserve"> Activity Diagram untuk </w:t>
      </w:r>
      <w:del w:id="792" w:author="muhammad fauzan" w:date="2022-08-04T18:31:00Z">
        <w:r>
          <w:rPr>
            <w:szCs w:val="24"/>
          </w:rPr>
          <w:delText>login</w:delText>
        </w:r>
      </w:del>
      <w:bookmarkEnd w:id="787"/>
      <w:ins w:id="793" w:author="muhammad fauzan" w:date="2022-08-04T18:31:00Z">
        <w:r>
          <w:rPr>
            <w:i/>
            <w:szCs w:val="24"/>
          </w:rPr>
          <w:t>login</w:t>
        </w:r>
      </w:ins>
    </w:p>
    <w:p w:rsidR="00222167" w:rsidRDefault="008B3912">
      <w:pPr>
        <w:ind w:left="426"/>
        <w:rPr>
          <w:szCs w:val="24"/>
        </w:rPr>
      </w:pPr>
      <w:r>
        <w:rPr>
          <w:szCs w:val="24"/>
        </w:rPr>
        <w:lastRenderedPageBreak/>
        <w:t xml:space="preserve">Penjelasan diagram </w:t>
      </w:r>
      <w:r>
        <w:rPr>
          <w:szCs w:val="24"/>
        </w:rPr>
        <w:fldChar w:fldCharType="begin"/>
      </w:r>
      <w:r>
        <w:rPr>
          <w:szCs w:val="24"/>
        </w:rPr>
        <w:instrText xml:space="preserve"> REF _Ref91818018 \h  \* MERGEFORMAT </w:instrText>
      </w:r>
      <w:r>
        <w:rPr>
          <w:szCs w:val="24"/>
        </w:rPr>
      </w:r>
      <w:r>
        <w:rPr>
          <w:szCs w:val="24"/>
        </w:rPr>
        <w:fldChar w:fldCharType="separate"/>
      </w:r>
      <w:ins w:id="794" w:author="muhammad fauzan" w:date="2022-08-10T01:43:00Z">
        <w:r>
          <w:rPr>
            <w:szCs w:val="24"/>
          </w:rPr>
          <w:t>Gambar 3. 3</w:t>
        </w:r>
      </w:ins>
      <w:del w:id="795" w:author="muhammad fauzan" w:date="2022-08-07T16:08:00Z">
        <w:r>
          <w:rPr>
            <w:szCs w:val="24"/>
          </w:rPr>
          <w:delText>Gambar 3. 23</w:delText>
        </w:r>
      </w:del>
      <w:r>
        <w:rPr>
          <w:szCs w:val="24"/>
        </w:rPr>
        <w:fldChar w:fldCharType="end"/>
      </w:r>
      <w:r>
        <w:rPr>
          <w:szCs w:val="24"/>
        </w:rPr>
        <w:t>:</w:t>
      </w:r>
    </w:p>
    <w:p w:rsidR="00222167" w:rsidRDefault="008B3912">
      <w:pPr>
        <w:pStyle w:val="ListParagraph"/>
        <w:numPr>
          <w:ilvl w:val="0"/>
          <w:numId w:val="26"/>
        </w:numPr>
        <w:ind w:left="426" w:hanging="425"/>
        <w:rPr>
          <w:szCs w:val="24"/>
        </w:rPr>
        <w:pPrChange w:id="796" w:author="muhammad fauzan" w:date="2022-08-03T20:33:00Z">
          <w:pPr>
            <w:pStyle w:val="ListParagraph"/>
            <w:numPr>
              <w:numId w:val="26"/>
            </w:numPr>
            <w:ind w:left="851" w:hanging="425"/>
          </w:pPr>
        </w:pPrChange>
      </w:pPr>
      <w:r>
        <w:rPr>
          <w:i/>
          <w:szCs w:val="24"/>
        </w:rPr>
        <w:t>Admin</w:t>
      </w:r>
      <w:r>
        <w:rPr>
          <w:szCs w:val="24"/>
        </w:rPr>
        <w:t xml:space="preserve"> atau </w:t>
      </w:r>
      <w:del w:id="797" w:author="muhammad fauzan" w:date="2022-08-04T18:24:00Z">
        <w:r>
          <w:rPr>
            <w:i/>
            <w:szCs w:val="24"/>
          </w:rPr>
          <w:delText>user</w:delText>
        </w:r>
      </w:del>
      <w:ins w:id="798" w:author="muhammad fauzan" w:date="2022-08-04T18:24:00Z">
        <w:r>
          <w:rPr>
            <w:i/>
            <w:szCs w:val="24"/>
          </w:rPr>
          <w:t>sales</w:t>
        </w:r>
      </w:ins>
      <w:r>
        <w:rPr>
          <w:szCs w:val="24"/>
        </w:rPr>
        <w:t xml:space="preserve"> membuka aplikasi atau </w:t>
      </w:r>
      <w:r>
        <w:rPr>
          <w:i/>
          <w:szCs w:val="24"/>
        </w:rPr>
        <w:t>website</w:t>
      </w:r>
      <w:r>
        <w:rPr>
          <w:szCs w:val="24"/>
        </w:rPr>
        <w:t xml:space="preserve"> yang telah tersedia</w:t>
      </w:r>
    </w:p>
    <w:p w:rsidR="00222167" w:rsidRDefault="008B3912">
      <w:pPr>
        <w:pStyle w:val="ListParagraph"/>
        <w:numPr>
          <w:ilvl w:val="0"/>
          <w:numId w:val="26"/>
        </w:numPr>
        <w:ind w:left="426" w:hanging="425"/>
        <w:rPr>
          <w:szCs w:val="24"/>
        </w:rPr>
        <w:pPrChange w:id="799" w:author="muhammad fauzan" w:date="2022-08-03T20:33:00Z">
          <w:pPr>
            <w:pStyle w:val="ListParagraph"/>
            <w:numPr>
              <w:numId w:val="26"/>
            </w:numPr>
            <w:ind w:left="851" w:hanging="425"/>
          </w:pPr>
        </w:pPrChange>
      </w:pPr>
      <w:r>
        <w:rPr>
          <w:szCs w:val="24"/>
        </w:rPr>
        <w:t xml:space="preserve">Sistem akan menampilkan menu </w:t>
      </w:r>
      <w:del w:id="800" w:author="muhammad fauzan" w:date="2022-08-04T18:31:00Z">
        <w:r>
          <w:rPr>
            <w:i/>
            <w:szCs w:val="24"/>
          </w:rPr>
          <w:delText>login</w:delText>
        </w:r>
      </w:del>
      <w:ins w:id="801" w:author="muhammad fauzan" w:date="2022-08-04T18:31:00Z">
        <w:r>
          <w:rPr>
            <w:i/>
            <w:szCs w:val="24"/>
          </w:rPr>
          <w:t>login</w:t>
        </w:r>
      </w:ins>
      <w:r>
        <w:rPr>
          <w:szCs w:val="24"/>
        </w:rPr>
        <w:t xml:space="preserve"> kepada </w:t>
      </w:r>
      <w:del w:id="802" w:author="muhammad fauzan" w:date="2022-08-04T18:24:00Z">
        <w:r>
          <w:rPr>
            <w:i/>
            <w:szCs w:val="24"/>
          </w:rPr>
          <w:delText>user</w:delText>
        </w:r>
      </w:del>
      <w:ins w:id="803" w:author="muhammad fauzan" w:date="2022-08-04T18:24:00Z">
        <w:r>
          <w:rPr>
            <w:i/>
            <w:szCs w:val="24"/>
          </w:rPr>
          <w:t>sales</w:t>
        </w:r>
      </w:ins>
      <w:r>
        <w:rPr>
          <w:i/>
          <w:szCs w:val="24"/>
        </w:rPr>
        <w:t>/admin</w:t>
      </w:r>
    </w:p>
    <w:p w:rsidR="00222167" w:rsidRDefault="008B3912">
      <w:pPr>
        <w:pStyle w:val="ListParagraph"/>
        <w:numPr>
          <w:ilvl w:val="0"/>
          <w:numId w:val="26"/>
        </w:numPr>
        <w:ind w:left="426" w:hanging="425"/>
        <w:rPr>
          <w:szCs w:val="24"/>
        </w:rPr>
        <w:pPrChange w:id="804" w:author="muhammad fauzan" w:date="2022-08-03T20:33:00Z">
          <w:pPr>
            <w:pStyle w:val="ListParagraph"/>
            <w:numPr>
              <w:numId w:val="26"/>
            </w:numPr>
            <w:ind w:left="851" w:hanging="425"/>
          </w:pPr>
        </w:pPrChange>
      </w:pPr>
      <w:del w:id="805" w:author="muhammad fauzan" w:date="2022-08-04T18:24:00Z">
        <w:r>
          <w:rPr>
            <w:i/>
            <w:szCs w:val="24"/>
          </w:rPr>
          <w:delText>User</w:delText>
        </w:r>
      </w:del>
      <w:ins w:id="806" w:author="muhammad fauzan" w:date="2022-08-04T18:24:00Z">
        <w:r>
          <w:rPr>
            <w:i/>
            <w:szCs w:val="24"/>
          </w:rPr>
          <w:t>Sales</w:t>
        </w:r>
      </w:ins>
      <w:r>
        <w:rPr>
          <w:i/>
          <w:szCs w:val="24"/>
        </w:rPr>
        <w:t xml:space="preserve">/admin </w:t>
      </w:r>
      <w:r>
        <w:rPr>
          <w:szCs w:val="24"/>
        </w:rPr>
        <w:t xml:space="preserve">mengisi </w:t>
      </w:r>
      <w:r>
        <w:rPr>
          <w:i/>
          <w:szCs w:val="24"/>
        </w:rPr>
        <w:t xml:space="preserve">form </w:t>
      </w:r>
      <w:del w:id="807" w:author="muhammad fauzan" w:date="2022-08-04T18:31:00Z">
        <w:r>
          <w:rPr>
            <w:i/>
            <w:szCs w:val="24"/>
          </w:rPr>
          <w:delText>login</w:delText>
        </w:r>
      </w:del>
      <w:ins w:id="808" w:author="muhammad fauzan" w:date="2022-08-04T18:31:00Z">
        <w:r>
          <w:rPr>
            <w:i/>
            <w:szCs w:val="24"/>
          </w:rPr>
          <w:t>login</w:t>
        </w:r>
      </w:ins>
      <w:r>
        <w:rPr>
          <w:szCs w:val="24"/>
        </w:rPr>
        <w:t xml:space="preserve"> dengan </w:t>
      </w:r>
      <w:r>
        <w:rPr>
          <w:i/>
          <w:szCs w:val="24"/>
        </w:rPr>
        <w:t>username</w:t>
      </w:r>
      <w:r>
        <w:rPr>
          <w:szCs w:val="24"/>
        </w:rPr>
        <w:t xml:space="preserve"> dan </w:t>
      </w:r>
      <w:r>
        <w:rPr>
          <w:i/>
          <w:szCs w:val="24"/>
        </w:rPr>
        <w:t>password</w:t>
      </w:r>
    </w:p>
    <w:p w:rsidR="00222167" w:rsidRDefault="008B3912">
      <w:pPr>
        <w:pStyle w:val="ListParagraph"/>
        <w:numPr>
          <w:ilvl w:val="0"/>
          <w:numId w:val="26"/>
        </w:numPr>
        <w:ind w:left="426" w:hanging="425"/>
        <w:rPr>
          <w:szCs w:val="24"/>
        </w:rPr>
        <w:pPrChange w:id="809" w:author="muhammad fauzan" w:date="2022-08-03T20:33:00Z">
          <w:pPr>
            <w:pStyle w:val="ListParagraph"/>
            <w:numPr>
              <w:numId w:val="26"/>
            </w:numPr>
            <w:ind w:left="851" w:hanging="425"/>
          </w:pPr>
        </w:pPrChange>
      </w:pPr>
      <w:r>
        <w:rPr>
          <w:szCs w:val="24"/>
        </w:rPr>
        <w:t xml:space="preserve">Menekan tombol </w:t>
      </w:r>
      <w:del w:id="810" w:author="muhammad fauzan" w:date="2022-08-04T18:31:00Z">
        <w:r>
          <w:rPr>
            <w:i/>
            <w:szCs w:val="24"/>
          </w:rPr>
          <w:delText>login</w:delText>
        </w:r>
      </w:del>
      <w:ins w:id="811" w:author="muhammad fauzan" w:date="2022-08-04T18:31:00Z">
        <w:r>
          <w:rPr>
            <w:i/>
            <w:szCs w:val="24"/>
          </w:rPr>
          <w:t>login</w:t>
        </w:r>
      </w:ins>
      <w:r>
        <w:rPr>
          <w:szCs w:val="24"/>
        </w:rPr>
        <w:t xml:space="preserve"> untuk masuk kesistem</w:t>
      </w:r>
    </w:p>
    <w:p w:rsidR="00222167" w:rsidRDefault="008B3912">
      <w:pPr>
        <w:pStyle w:val="ListParagraph"/>
        <w:numPr>
          <w:ilvl w:val="0"/>
          <w:numId w:val="26"/>
        </w:numPr>
        <w:ind w:left="426" w:hanging="425"/>
        <w:rPr>
          <w:szCs w:val="24"/>
        </w:rPr>
        <w:pPrChange w:id="812" w:author="muhammad fauzan" w:date="2022-08-03T20:33:00Z">
          <w:pPr>
            <w:pStyle w:val="ListParagraph"/>
            <w:numPr>
              <w:numId w:val="26"/>
            </w:numPr>
            <w:ind w:left="851" w:hanging="425"/>
          </w:pPr>
        </w:pPrChange>
      </w:pPr>
      <w:r>
        <w:rPr>
          <w:szCs w:val="24"/>
        </w:rPr>
        <w:t xml:space="preserve">Sistem menverifikasi </w:t>
      </w:r>
      <w:r>
        <w:rPr>
          <w:i/>
          <w:szCs w:val="24"/>
        </w:rPr>
        <w:t>password</w:t>
      </w:r>
      <w:r>
        <w:rPr>
          <w:szCs w:val="24"/>
        </w:rPr>
        <w:t xml:space="preserve"> sesuai dengan </w:t>
      </w:r>
      <w:r>
        <w:rPr>
          <w:i/>
          <w:szCs w:val="24"/>
        </w:rPr>
        <w:t>database</w:t>
      </w:r>
      <w:r>
        <w:rPr>
          <w:szCs w:val="24"/>
        </w:rPr>
        <w:t xml:space="preserve"> yang ada pada sistem</w:t>
      </w:r>
    </w:p>
    <w:p w:rsidR="00222167" w:rsidRDefault="008B3912">
      <w:pPr>
        <w:pStyle w:val="ListParagraph"/>
        <w:numPr>
          <w:ilvl w:val="0"/>
          <w:numId w:val="26"/>
        </w:numPr>
        <w:ind w:left="426" w:hanging="425"/>
        <w:rPr>
          <w:szCs w:val="24"/>
        </w:rPr>
        <w:pPrChange w:id="813" w:author="muhammad fauzan" w:date="2022-08-03T20:33:00Z">
          <w:pPr>
            <w:pStyle w:val="ListParagraph"/>
            <w:numPr>
              <w:numId w:val="26"/>
            </w:numPr>
            <w:ind w:left="851" w:hanging="425"/>
          </w:pPr>
        </w:pPrChange>
      </w:pPr>
      <w:r>
        <w:rPr>
          <w:szCs w:val="24"/>
        </w:rPr>
        <w:t xml:space="preserve">Jika benar maka sistem akan menampilkan halaman awal dari </w:t>
      </w:r>
      <w:del w:id="814" w:author="muhammad fauzan" w:date="2022-08-04T18:25:00Z">
        <w:r>
          <w:rPr>
            <w:i/>
            <w:szCs w:val="24"/>
          </w:rPr>
          <w:delText>user</w:delText>
        </w:r>
      </w:del>
      <w:ins w:id="815" w:author="muhammad fauzan" w:date="2022-08-04T18:25:00Z">
        <w:r>
          <w:rPr>
            <w:i/>
            <w:szCs w:val="24"/>
          </w:rPr>
          <w:t>sales</w:t>
        </w:r>
      </w:ins>
      <w:r>
        <w:rPr>
          <w:i/>
          <w:szCs w:val="24"/>
        </w:rPr>
        <w:t>/admin</w:t>
      </w:r>
    </w:p>
    <w:p w:rsidR="00222167" w:rsidRDefault="008B3912">
      <w:pPr>
        <w:pStyle w:val="ListParagraph"/>
        <w:numPr>
          <w:ilvl w:val="0"/>
          <w:numId w:val="26"/>
        </w:numPr>
        <w:ind w:left="426" w:hanging="425"/>
        <w:rPr>
          <w:szCs w:val="24"/>
        </w:rPr>
        <w:pPrChange w:id="816" w:author="muhammad fauzan" w:date="2022-08-03T20:33:00Z">
          <w:pPr>
            <w:pStyle w:val="ListParagraph"/>
            <w:numPr>
              <w:numId w:val="26"/>
            </w:numPr>
            <w:ind w:left="851" w:hanging="425"/>
          </w:pPr>
        </w:pPrChange>
      </w:pPr>
      <w:r>
        <w:rPr>
          <w:szCs w:val="24"/>
        </w:rPr>
        <w:t xml:space="preserve">Jika salah maka sistem akan menampilkan pesan kesalahan dan kembali menampilkan menu </w:t>
      </w:r>
      <w:del w:id="817" w:author="muhammad fauzan" w:date="2022-08-04T18:31:00Z">
        <w:r>
          <w:rPr>
            <w:i/>
            <w:szCs w:val="24"/>
          </w:rPr>
          <w:delText>login</w:delText>
        </w:r>
      </w:del>
      <w:ins w:id="818" w:author="muhammad fauzan" w:date="2022-08-04T18:31:00Z">
        <w:r>
          <w:rPr>
            <w:i/>
            <w:szCs w:val="24"/>
          </w:rPr>
          <w:t>login</w:t>
        </w:r>
      </w:ins>
      <w:r>
        <w:rPr>
          <w:szCs w:val="24"/>
        </w:rPr>
        <w:t>.</w:t>
      </w:r>
    </w:p>
    <w:p w:rsidR="00222167" w:rsidRDefault="008B3912">
      <w:pPr>
        <w:pStyle w:val="ListParagraph"/>
        <w:ind w:left="0"/>
        <w:jc w:val="center"/>
        <w:rPr>
          <w:szCs w:val="24"/>
        </w:rPr>
      </w:pPr>
      <w:r>
        <w:rPr>
          <w:noProof/>
          <w:szCs w:val="24"/>
        </w:rPr>
        <w:drawing>
          <wp:inline distT="0" distB="0" distL="0" distR="0">
            <wp:extent cx="4822190" cy="4305300"/>
            <wp:effectExtent l="171450" t="171450" r="16891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32806" cy="43146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22167" w:rsidRDefault="008B3912">
      <w:pPr>
        <w:pStyle w:val="Caption"/>
        <w:rPr>
          <w:szCs w:val="24"/>
        </w:rPr>
      </w:pPr>
      <w:bookmarkStart w:id="819" w:name="_Ref91822029"/>
      <w:bookmarkStart w:id="820" w:name="_Toc92920012"/>
      <w:r>
        <w:rPr>
          <w:szCs w:val="24"/>
        </w:rPr>
        <w:t xml:space="preserve">Gambar 3. </w:t>
      </w:r>
      <w:ins w:id="821" w:author="muhammad fauzan" w:date="2022-08-03T20:39:00Z">
        <w:r>
          <w:rPr>
            <w:szCs w:val="24"/>
          </w:rPr>
          <w:fldChar w:fldCharType="begin"/>
        </w:r>
        <w:r>
          <w:rPr>
            <w:szCs w:val="24"/>
          </w:rPr>
          <w:instrText xml:space="preserve"> SEQ Gambar_3. \* ARABIC </w:instrText>
        </w:r>
      </w:ins>
      <w:r>
        <w:rPr>
          <w:szCs w:val="24"/>
        </w:rPr>
        <w:fldChar w:fldCharType="separate"/>
      </w:r>
      <w:ins w:id="822" w:author="muhammad fauzan" w:date="2022-08-10T01:43:00Z">
        <w:r>
          <w:rPr>
            <w:szCs w:val="24"/>
          </w:rPr>
          <w:t>4</w:t>
        </w:r>
      </w:ins>
      <w:ins w:id="823" w:author="muhammad fauzan" w:date="2022-08-03T20:39:00Z">
        <w:r>
          <w:rPr>
            <w:szCs w:val="24"/>
          </w:rPr>
          <w:fldChar w:fldCharType="end"/>
        </w:r>
      </w:ins>
      <w:del w:id="824"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24</w:delText>
        </w:r>
        <w:r>
          <w:rPr>
            <w:szCs w:val="24"/>
          </w:rPr>
          <w:fldChar w:fldCharType="end"/>
        </w:r>
      </w:del>
      <w:bookmarkEnd w:id="819"/>
      <w:r>
        <w:rPr>
          <w:szCs w:val="24"/>
        </w:rPr>
        <w:t xml:space="preserve"> Activity Diagram untuk profil</w:t>
      </w:r>
      <w:bookmarkEnd w:id="820"/>
    </w:p>
    <w:p w:rsidR="00222167" w:rsidRDefault="008B3912">
      <w:pPr>
        <w:ind w:left="426"/>
        <w:rPr>
          <w:szCs w:val="24"/>
        </w:rPr>
      </w:pPr>
      <w:r>
        <w:rPr>
          <w:szCs w:val="24"/>
        </w:rPr>
        <w:lastRenderedPageBreak/>
        <w:t xml:space="preserve">Penjelasan Diagram </w:t>
      </w:r>
      <w:r>
        <w:rPr>
          <w:szCs w:val="24"/>
        </w:rPr>
        <w:fldChar w:fldCharType="begin"/>
      </w:r>
      <w:r>
        <w:rPr>
          <w:szCs w:val="24"/>
        </w:rPr>
        <w:instrText xml:space="preserve"> REF _Ref91822029 \h  \* MERGEFORMAT </w:instrText>
      </w:r>
      <w:r>
        <w:rPr>
          <w:szCs w:val="24"/>
        </w:rPr>
      </w:r>
      <w:r>
        <w:rPr>
          <w:szCs w:val="24"/>
        </w:rPr>
        <w:fldChar w:fldCharType="separate"/>
      </w:r>
      <w:ins w:id="825" w:author="muhammad fauzan" w:date="2022-08-10T01:43:00Z">
        <w:r>
          <w:rPr>
            <w:szCs w:val="24"/>
          </w:rPr>
          <w:t>Gambar 3. 4</w:t>
        </w:r>
      </w:ins>
      <w:del w:id="826" w:author="muhammad fauzan" w:date="2022-08-07T16:08:00Z">
        <w:r>
          <w:rPr>
            <w:szCs w:val="24"/>
          </w:rPr>
          <w:delText>Gambar 3. 24</w:delText>
        </w:r>
      </w:del>
      <w:r>
        <w:rPr>
          <w:szCs w:val="24"/>
        </w:rPr>
        <w:fldChar w:fldCharType="end"/>
      </w:r>
      <w:r>
        <w:rPr>
          <w:szCs w:val="24"/>
        </w:rPr>
        <w:t>:</w:t>
      </w:r>
    </w:p>
    <w:p w:rsidR="00222167" w:rsidRDefault="008B3912">
      <w:pPr>
        <w:pStyle w:val="ListParagraph"/>
        <w:numPr>
          <w:ilvl w:val="0"/>
          <w:numId w:val="27"/>
        </w:numPr>
        <w:ind w:left="426" w:hanging="425"/>
        <w:rPr>
          <w:szCs w:val="24"/>
        </w:rPr>
        <w:pPrChange w:id="827" w:author="muhammad fauzan" w:date="2022-08-03T20:33:00Z">
          <w:pPr>
            <w:pStyle w:val="ListParagraph"/>
            <w:numPr>
              <w:numId w:val="27"/>
            </w:numPr>
            <w:ind w:left="851" w:hanging="425"/>
          </w:pPr>
        </w:pPrChange>
      </w:pPr>
      <w:r>
        <w:rPr>
          <w:i/>
          <w:szCs w:val="24"/>
        </w:rPr>
        <w:t>Admin</w:t>
      </w:r>
      <w:r>
        <w:rPr>
          <w:szCs w:val="24"/>
        </w:rPr>
        <w:t xml:space="preserve"> atau </w:t>
      </w:r>
      <w:del w:id="828" w:author="muhammad fauzan" w:date="2022-08-04T18:25:00Z">
        <w:r>
          <w:rPr>
            <w:i/>
            <w:szCs w:val="24"/>
          </w:rPr>
          <w:delText>user</w:delText>
        </w:r>
      </w:del>
      <w:ins w:id="829" w:author="muhammad fauzan" w:date="2022-08-04T18:25:00Z">
        <w:r>
          <w:rPr>
            <w:i/>
            <w:szCs w:val="24"/>
          </w:rPr>
          <w:t>sales</w:t>
        </w:r>
      </w:ins>
      <w:r>
        <w:rPr>
          <w:szCs w:val="24"/>
        </w:rPr>
        <w:t xml:space="preserve"> menekan halaman profil.</w:t>
      </w:r>
    </w:p>
    <w:p w:rsidR="00222167" w:rsidRDefault="008B3912">
      <w:pPr>
        <w:pStyle w:val="ListParagraph"/>
        <w:numPr>
          <w:ilvl w:val="0"/>
          <w:numId w:val="27"/>
        </w:numPr>
        <w:ind w:left="426" w:hanging="425"/>
        <w:rPr>
          <w:szCs w:val="24"/>
        </w:rPr>
        <w:pPrChange w:id="830" w:author="muhammad fauzan" w:date="2022-08-03T20:33:00Z">
          <w:pPr>
            <w:pStyle w:val="ListParagraph"/>
            <w:numPr>
              <w:numId w:val="27"/>
            </w:numPr>
            <w:ind w:left="851" w:hanging="425"/>
          </w:pPr>
        </w:pPrChange>
      </w:pPr>
      <w:r>
        <w:rPr>
          <w:szCs w:val="24"/>
        </w:rPr>
        <w:t xml:space="preserve">Sistem akan menampilkan halaman profil kepada </w:t>
      </w:r>
      <w:del w:id="831" w:author="muhammad fauzan" w:date="2022-08-04T18:25:00Z">
        <w:r>
          <w:rPr>
            <w:i/>
            <w:szCs w:val="24"/>
          </w:rPr>
          <w:delText>user</w:delText>
        </w:r>
      </w:del>
      <w:ins w:id="832" w:author="muhammad fauzan" w:date="2022-08-04T18:25:00Z">
        <w:r>
          <w:rPr>
            <w:i/>
            <w:szCs w:val="24"/>
          </w:rPr>
          <w:t>sales</w:t>
        </w:r>
      </w:ins>
      <w:r>
        <w:rPr>
          <w:szCs w:val="24"/>
        </w:rPr>
        <w:t>/</w:t>
      </w:r>
      <w:r>
        <w:rPr>
          <w:i/>
          <w:szCs w:val="24"/>
        </w:rPr>
        <w:t>admin</w:t>
      </w:r>
      <w:r>
        <w:rPr>
          <w:szCs w:val="24"/>
        </w:rPr>
        <w:t>.</w:t>
      </w:r>
    </w:p>
    <w:p w:rsidR="00222167" w:rsidRDefault="008B3912">
      <w:pPr>
        <w:pStyle w:val="ListParagraph"/>
        <w:numPr>
          <w:ilvl w:val="0"/>
          <w:numId w:val="27"/>
        </w:numPr>
        <w:ind w:left="426" w:hanging="425"/>
        <w:rPr>
          <w:szCs w:val="24"/>
        </w:rPr>
        <w:pPrChange w:id="833" w:author="muhammad fauzan" w:date="2022-08-03T20:33:00Z">
          <w:pPr>
            <w:pStyle w:val="ListParagraph"/>
            <w:numPr>
              <w:numId w:val="27"/>
            </w:numPr>
            <w:ind w:left="851" w:hanging="425"/>
          </w:pPr>
        </w:pPrChange>
      </w:pPr>
      <w:del w:id="834" w:author="muhammad fauzan" w:date="2022-08-04T18:25:00Z">
        <w:r>
          <w:rPr>
            <w:i/>
            <w:szCs w:val="24"/>
          </w:rPr>
          <w:delText>User</w:delText>
        </w:r>
      </w:del>
      <w:ins w:id="835" w:author="muhammad fauzan" w:date="2022-08-04T18:25:00Z">
        <w:r>
          <w:rPr>
            <w:i/>
            <w:szCs w:val="24"/>
          </w:rPr>
          <w:t>Sales</w:t>
        </w:r>
      </w:ins>
      <w:r>
        <w:rPr>
          <w:i/>
          <w:szCs w:val="24"/>
        </w:rPr>
        <w:t xml:space="preserve">/admin </w:t>
      </w:r>
      <w:r>
        <w:rPr>
          <w:szCs w:val="24"/>
        </w:rPr>
        <w:t xml:space="preserve">menekan text ganti </w:t>
      </w:r>
      <w:r>
        <w:rPr>
          <w:i/>
          <w:szCs w:val="24"/>
        </w:rPr>
        <w:t>password</w:t>
      </w:r>
      <w:r>
        <w:rPr>
          <w:szCs w:val="24"/>
        </w:rPr>
        <w:t xml:space="preserve"> yang ada pada halaman ganti </w:t>
      </w:r>
      <w:r>
        <w:rPr>
          <w:i/>
          <w:szCs w:val="24"/>
        </w:rPr>
        <w:t>password</w:t>
      </w:r>
    </w:p>
    <w:p w:rsidR="00222167" w:rsidRDefault="008B3912">
      <w:pPr>
        <w:pStyle w:val="ListParagraph"/>
        <w:numPr>
          <w:ilvl w:val="0"/>
          <w:numId w:val="27"/>
        </w:numPr>
        <w:ind w:left="426" w:hanging="425"/>
        <w:rPr>
          <w:szCs w:val="24"/>
        </w:rPr>
        <w:pPrChange w:id="836" w:author="muhammad fauzan" w:date="2022-08-03T20:33:00Z">
          <w:pPr>
            <w:pStyle w:val="ListParagraph"/>
            <w:numPr>
              <w:numId w:val="27"/>
            </w:numPr>
            <w:ind w:left="851" w:hanging="425"/>
          </w:pPr>
        </w:pPrChange>
      </w:pPr>
      <w:r>
        <w:rPr>
          <w:szCs w:val="24"/>
        </w:rPr>
        <w:t xml:space="preserve">Sistem sistem menampilkan halaman ganti </w:t>
      </w:r>
      <w:r>
        <w:rPr>
          <w:i/>
          <w:szCs w:val="24"/>
        </w:rPr>
        <w:t>password</w:t>
      </w:r>
      <w:r>
        <w:rPr>
          <w:szCs w:val="24"/>
        </w:rPr>
        <w:t>.</w:t>
      </w:r>
    </w:p>
    <w:p w:rsidR="00222167" w:rsidRDefault="008B3912">
      <w:pPr>
        <w:pStyle w:val="ListParagraph"/>
        <w:numPr>
          <w:ilvl w:val="0"/>
          <w:numId w:val="27"/>
        </w:numPr>
        <w:ind w:left="426" w:hanging="425"/>
        <w:rPr>
          <w:szCs w:val="24"/>
        </w:rPr>
        <w:pPrChange w:id="837" w:author="muhammad fauzan" w:date="2022-08-03T20:33:00Z">
          <w:pPr>
            <w:pStyle w:val="ListParagraph"/>
            <w:numPr>
              <w:numId w:val="27"/>
            </w:numPr>
            <w:ind w:left="851" w:hanging="425"/>
          </w:pPr>
        </w:pPrChange>
      </w:pPr>
      <w:del w:id="838" w:author="muhammad fauzan" w:date="2022-08-04T18:25:00Z">
        <w:r>
          <w:rPr>
            <w:i/>
            <w:szCs w:val="24"/>
          </w:rPr>
          <w:delText>User</w:delText>
        </w:r>
      </w:del>
      <w:ins w:id="839" w:author="muhammad fauzan" w:date="2022-08-04T18:25:00Z">
        <w:r>
          <w:rPr>
            <w:i/>
            <w:szCs w:val="24"/>
          </w:rPr>
          <w:t>Sales</w:t>
        </w:r>
      </w:ins>
      <w:r>
        <w:rPr>
          <w:i/>
          <w:szCs w:val="24"/>
        </w:rPr>
        <w:t xml:space="preserve">/admin </w:t>
      </w:r>
      <w:r>
        <w:rPr>
          <w:szCs w:val="24"/>
        </w:rPr>
        <w:t xml:space="preserve">memasukkan </w:t>
      </w:r>
      <w:r>
        <w:rPr>
          <w:i/>
          <w:szCs w:val="24"/>
        </w:rPr>
        <w:t>password</w:t>
      </w:r>
      <w:r>
        <w:rPr>
          <w:szCs w:val="24"/>
        </w:rPr>
        <w:t xml:space="preserve"> baru dengan ketentuan tertentu.</w:t>
      </w:r>
    </w:p>
    <w:p w:rsidR="00222167" w:rsidRDefault="008B3912">
      <w:pPr>
        <w:pStyle w:val="ListParagraph"/>
        <w:numPr>
          <w:ilvl w:val="0"/>
          <w:numId w:val="27"/>
        </w:numPr>
        <w:ind w:left="426" w:hanging="425"/>
        <w:rPr>
          <w:szCs w:val="24"/>
        </w:rPr>
        <w:pPrChange w:id="840" w:author="muhammad fauzan" w:date="2022-08-03T20:33:00Z">
          <w:pPr>
            <w:pStyle w:val="ListParagraph"/>
            <w:numPr>
              <w:numId w:val="27"/>
            </w:numPr>
            <w:ind w:left="851" w:hanging="425"/>
          </w:pPr>
        </w:pPrChange>
      </w:pPr>
      <w:r>
        <w:rPr>
          <w:szCs w:val="24"/>
        </w:rPr>
        <w:t xml:space="preserve">Sistem memverifikasi apakah </w:t>
      </w:r>
      <w:r>
        <w:rPr>
          <w:i/>
          <w:szCs w:val="24"/>
        </w:rPr>
        <w:t>password</w:t>
      </w:r>
      <w:r>
        <w:rPr>
          <w:szCs w:val="24"/>
        </w:rPr>
        <w:t xml:space="preserve"> baru yang dimasukkan sesuai ketentuan.</w:t>
      </w:r>
    </w:p>
    <w:p w:rsidR="00222167" w:rsidRDefault="008B3912">
      <w:pPr>
        <w:pStyle w:val="ListParagraph"/>
        <w:numPr>
          <w:ilvl w:val="0"/>
          <w:numId w:val="27"/>
        </w:numPr>
        <w:ind w:left="426" w:hanging="425"/>
        <w:rPr>
          <w:szCs w:val="24"/>
        </w:rPr>
        <w:pPrChange w:id="841" w:author="muhammad fauzan" w:date="2022-08-03T20:33:00Z">
          <w:pPr>
            <w:pStyle w:val="ListParagraph"/>
            <w:numPr>
              <w:numId w:val="27"/>
            </w:numPr>
            <w:ind w:left="851" w:hanging="425"/>
          </w:pPr>
        </w:pPrChange>
      </w:pPr>
      <w:r>
        <w:rPr>
          <w:szCs w:val="24"/>
        </w:rPr>
        <w:t xml:space="preserve">Jika benar maka sistem akan menampilkan </w:t>
      </w:r>
      <w:r>
        <w:rPr>
          <w:i/>
          <w:szCs w:val="24"/>
        </w:rPr>
        <w:t>password</w:t>
      </w:r>
      <w:r>
        <w:rPr>
          <w:szCs w:val="24"/>
        </w:rPr>
        <w:t xml:space="preserve"> berhasil diganti</w:t>
      </w:r>
    </w:p>
    <w:p w:rsidR="00222167" w:rsidRDefault="008B3912">
      <w:pPr>
        <w:pStyle w:val="ListParagraph"/>
        <w:numPr>
          <w:ilvl w:val="0"/>
          <w:numId w:val="27"/>
        </w:numPr>
        <w:ind w:left="426" w:hanging="425"/>
        <w:rPr>
          <w:szCs w:val="24"/>
        </w:rPr>
        <w:pPrChange w:id="842" w:author="muhammad fauzan" w:date="2022-08-03T20:33:00Z">
          <w:pPr>
            <w:pStyle w:val="ListParagraph"/>
            <w:numPr>
              <w:numId w:val="27"/>
            </w:numPr>
            <w:ind w:left="851" w:hanging="425"/>
          </w:pPr>
        </w:pPrChange>
      </w:pPr>
      <w:r>
        <w:rPr>
          <w:szCs w:val="24"/>
        </w:rPr>
        <w:t xml:space="preserve">Jika salah maka sistem akan menampilkan pesan mohon masukkan </w:t>
      </w:r>
      <w:r>
        <w:rPr>
          <w:i/>
          <w:szCs w:val="24"/>
        </w:rPr>
        <w:t>password</w:t>
      </w:r>
      <w:r>
        <w:rPr>
          <w:szCs w:val="24"/>
        </w:rPr>
        <w:t xml:space="preserve"> sesuai ketentuan dan menampilkan halaman ganti </w:t>
      </w:r>
      <w:r>
        <w:rPr>
          <w:i/>
          <w:szCs w:val="24"/>
        </w:rPr>
        <w:t>password</w:t>
      </w:r>
      <w:r>
        <w:rPr>
          <w:szCs w:val="24"/>
        </w:rPr>
        <w:t>.</w:t>
      </w:r>
    </w:p>
    <w:p w:rsidR="00222167" w:rsidRDefault="008B3912">
      <w:pPr>
        <w:pStyle w:val="ListParagraph"/>
        <w:ind w:left="0"/>
        <w:jc w:val="center"/>
        <w:rPr>
          <w:szCs w:val="24"/>
        </w:rPr>
      </w:pPr>
      <w:r>
        <w:rPr>
          <w:noProof/>
        </w:rPr>
        <w:lastRenderedPageBreak/>
        <w:drawing>
          <wp:inline distT="0" distB="0" distL="0" distR="0">
            <wp:extent cx="5040630" cy="3819525"/>
            <wp:effectExtent l="133350" t="114300" r="140970" b="1619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9"/>
                    <a:stretch>
                      <a:fillRect/>
                    </a:stretch>
                  </pic:blipFill>
                  <pic:spPr>
                    <a:xfrm>
                      <a:off x="0" y="0"/>
                      <a:ext cx="5040630" cy="381952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2167" w:rsidRDefault="008B3912">
      <w:pPr>
        <w:pStyle w:val="Caption"/>
        <w:rPr>
          <w:del w:id="843" w:author="muhammad fauzan" w:date="2022-08-03T20:33:00Z"/>
          <w:i/>
          <w:szCs w:val="24"/>
        </w:rPr>
      </w:pPr>
      <w:r>
        <w:rPr>
          <w:szCs w:val="24"/>
        </w:rPr>
        <w:t xml:space="preserve">Gambar 3. </w:t>
      </w:r>
      <w:ins w:id="844" w:author="muhammad fauzan" w:date="2022-08-03T20:39:00Z">
        <w:r>
          <w:rPr>
            <w:szCs w:val="24"/>
          </w:rPr>
          <w:fldChar w:fldCharType="begin"/>
        </w:r>
        <w:r>
          <w:rPr>
            <w:szCs w:val="24"/>
          </w:rPr>
          <w:instrText xml:space="preserve"> SEQ Gambar_3. \* ARABIC </w:instrText>
        </w:r>
      </w:ins>
      <w:r>
        <w:rPr>
          <w:szCs w:val="24"/>
        </w:rPr>
        <w:fldChar w:fldCharType="separate"/>
      </w:r>
      <w:ins w:id="845" w:author="muhammad fauzan" w:date="2022-08-10T01:43:00Z">
        <w:r>
          <w:rPr>
            <w:szCs w:val="24"/>
          </w:rPr>
          <w:t>5</w:t>
        </w:r>
      </w:ins>
      <w:ins w:id="846" w:author="muhammad fauzan" w:date="2022-08-03T20:39:00Z">
        <w:r>
          <w:rPr>
            <w:szCs w:val="24"/>
          </w:rPr>
          <w:fldChar w:fldCharType="end"/>
        </w:r>
      </w:ins>
      <w:del w:id="847"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25</w:delText>
        </w:r>
        <w:r>
          <w:rPr>
            <w:szCs w:val="24"/>
          </w:rPr>
          <w:fldChar w:fldCharType="end"/>
        </w:r>
      </w:del>
      <w:r>
        <w:rPr>
          <w:szCs w:val="24"/>
        </w:rPr>
        <w:t xml:space="preserve"> Activity Diagram untuk hapus data </w:t>
      </w:r>
      <w:del w:id="848" w:author="muhammad fauzan" w:date="2022-08-04T20:15:00Z">
        <w:r>
          <w:rPr>
            <w:szCs w:val="24"/>
          </w:rPr>
          <w:delText>sales</w:delText>
        </w:r>
      </w:del>
      <w:ins w:id="849" w:author="muhammad fauzan" w:date="2022-08-04T20:15:00Z">
        <w:r>
          <w:rPr>
            <w:i/>
            <w:szCs w:val="24"/>
          </w:rPr>
          <w:t>sales</w:t>
        </w:r>
      </w:ins>
      <w:r>
        <w:rPr>
          <w:szCs w:val="24"/>
        </w:rPr>
        <w:t>, toko dan roti</w:t>
      </w:r>
    </w:p>
    <w:p w:rsidR="00222167" w:rsidRDefault="00222167">
      <w:pPr>
        <w:pStyle w:val="Caption"/>
        <w:ind w:left="426"/>
        <w:pPrChange w:id="850" w:author="muhammad fauzan" w:date="2022-08-03T20:33:00Z">
          <w:pPr>
            <w:ind w:left="426"/>
          </w:pPr>
        </w:pPrChange>
      </w:pPr>
    </w:p>
    <w:p w:rsidR="00222167" w:rsidRDefault="008B3912">
      <w:pPr>
        <w:ind w:left="426"/>
        <w:rPr>
          <w:szCs w:val="24"/>
        </w:rPr>
      </w:pPr>
      <w:r>
        <w:rPr>
          <w:szCs w:val="24"/>
        </w:rPr>
        <w:t xml:space="preserve">Penjelasan </w:t>
      </w:r>
      <w:ins w:id="851" w:author="muhammad fauzan" w:date="2022-08-07T16:55:00Z">
        <w:r>
          <w:rPr>
            <w:szCs w:val="24"/>
          </w:rPr>
          <w:t>d</w:t>
        </w:r>
      </w:ins>
      <w:del w:id="852" w:author="muhammad fauzan" w:date="2022-08-07T16:55:00Z">
        <w:r>
          <w:rPr>
            <w:szCs w:val="24"/>
          </w:rPr>
          <w:delText>D</w:delText>
        </w:r>
      </w:del>
      <w:r>
        <w:rPr>
          <w:szCs w:val="24"/>
        </w:rPr>
        <w:t>iagram</w:t>
      </w:r>
      <w:del w:id="853" w:author="muhammad fauzan" w:date="2022-08-07T16:56:00Z">
        <w:r>
          <w:rPr>
            <w:szCs w:val="24"/>
          </w:rPr>
          <w:delText xml:space="preserve"> </w:delText>
        </w:r>
      </w:del>
      <w:ins w:id="854" w:author="muhammad fauzan" w:date="2022-08-07T16:56:00Z">
        <w:r>
          <w:rPr>
            <w:szCs w:val="24"/>
          </w:rPr>
          <w:t xml:space="preserve"> gambar 3.25</w:t>
        </w:r>
      </w:ins>
      <w:del w:id="855" w:author="muhammad fauzan" w:date="2022-08-07T16:56:00Z">
        <w:r>
          <w:rPr>
            <w:szCs w:val="24"/>
          </w:rPr>
          <w:fldChar w:fldCharType="begin"/>
        </w:r>
        <w:r>
          <w:rPr>
            <w:szCs w:val="24"/>
          </w:rPr>
          <w:delInstrText xml:space="preserve"> REF _Ref91861557 \h  \* MERGEFORMAT </w:delInstrText>
        </w:r>
        <w:r>
          <w:rPr>
            <w:szCs w:val="24"/>
          </w:rPr>
        </w:r>
        <w:r>
          <w:rPr>
            <w:szCs w:val="24"/>
          </w:rPr>
          <w:fldChar w:fldCharType="separate"/>
        </w:r>
      </w:del>
      <w:del w:id="856" w:author="muhammad fauzan" w:date="2022-08-07T16:08:00Z">
        <w:r>
          <w:rPr>
            <w:szCs w:val="24"/>
          </w:rPr>
          <w:delText>Gambar 3. 26</w:delText>
        </w:r>
      </w:del>
      <w:del w:id="857" w:author="muhammad fauzan" w:date="2022-08-07T16:56:00Z">
        <w:r>
          <w:rPr>
            <w:szCs w:val="24"/>
          </w:rPr>
          <w:fldChar w:fldCharType="end"/>
        </w:r>
      </w:del>
      <w:r>
        <w:rPr>
          <w:szCs w:val="24"/>
        </w:rPr>
        <w:t>:</w:t>
      </w:r>
    </w:p>
    <w:p w:rsidR="00222167" w:rsidRDefault="008B3912">
      <w:pPr>
        <w:pStyle w:val="ListParagraph"/>
        <w:numPr>
          <w:ilvl w:val="0"/>
          <w:numId w:val="28"/>
        </w:numPr>
        <w:ind w:left="426" w:hanging="425"/>
        <w:rPr>
          <w:szCs w:val="24"/>
        </w:rPr>
        <w:pPrChange w:id="858" w:author="muhammad fauzan" w:date="2022-08-03T20:34:00Z">
          <w:pPr>
            <w:pStyle w:val="ListParagraph"/>
            <w:numPr>
              <w:numId w:val="28"/>
            </w:numPr>
            <w:ind w:left="851" w:hanging="425"/>
          </w:pPr>
        </w:pPrChange>
      </w:pPr>
      <w:r>
        <w:rPr>
          <w:i/>
          <w:szCs w:val="24"/>
        </w:rPr>
        <w:t>Admin</w:t>
      </w:r>
      <w:r>
        <w:rPr>
          <w:szCs w:val="24"/>
        </w:rPr>
        <w:t xml:space="preserve"> membuka web yang telah tersedia</w:t>
      </w:r>
    </w:p>
    <w:p w:rsidR="00222167" w:rsidRDefault="008B3912">
      <w:pPr>
        <w:pStyle w:val="ListParagraph"/>
        <w:numPr>
          <w:ilvl w:val="0"/>
          <w:numId w:val="28"/>
        </w:numPr>
        <w:ind w:left="426" w:hanging="425"/>
        <w:rPr>
          <w:szCs w:val="24"/>
        </w:rPr>
        <w:pPrChange w:id="859" w:author="muhammad fauzan" w:date="2022-08-03T20:34:00Z">
          <w:pPr>
            <w:pStyle w:val="ListParagraph"/>
            <w:numPr>
              <w:numId w:val="28"/>
            </w:numPr>
            <w:ind w:left="851" w:hanging="425"/>
          </w:pPr>
        </w:pPrChange>
      </w:pPr>
      <w:r>
        <w:rPr>
          <w:szCs w:val="24"/>
        </w:rPr>
        <w:t>Sistem akan menampilkan menu dashboard</w:t>
      </w:r>
    </w:p>
    <w:p w:rsidR="00222167" w:rsidRDefault="008B3912">
      <w:pPr>
        <w:pStyle w:val="ListParagraph"/>
        <w:numPr>
          <w:ilvl w:val="0"/>
          <w:numId w:val="28"/>
        </w:numPr>
        <w:ind w:left="426" w:hanging="425"/>
        <w:rPr>
          <w:szCs w:val="24"/>
        </w:rPr>
        <w:pPrChange w:id="860" w:author="muhammad fauzan" w:date="2022-08-03T20:34:00Z">
          <w:pPr>
            <w:pStyle w:val="ListParagraph"/>
            <w:numPr>
              <w:numId w:val="28"/>
            </w:numPr>
            <w:ind w:left="851" w:hanging="425"/>
          </w:pPr>
        </w:pPrChange>
      </w:pPr>
      <w:r>
        <w:rPr>
          <w:szCs w:val="24"/>
        </w:rPr>
        <w:t xml:space="preserve">Admin memilih halaman data toko, </w:t>
      </w:r>
      <w:del w:id="861" w:author="muhammad fauzan" w:date="2022-08-04T20:15:00Z">
        <w:r>
          <w:rPr>
            <w:szCs w:val="24"/>
          </w:rPr>
          <w:delText>sales</w:delText>
        </w:r>
      </w:del>
      <w:ins w:id="862" w:author="muhammad fauzan" w:date="2022-08-04T20:15:00Z">
        <w:r>
          <w:rPr>
            <w:i/>
            <w:szCs w:val="24"/>
          </w:rPr>
          <w:t>sales</w:t>
        </w:r>
      </w:ins>
      <w:r>
        <w:rPr>
          <w:szCs w:val="24"/>
        </w:rPr>
        <w:t xml:space="preserve"> atau roti</w:t>
      </w:r>
    </w:p>
    <w:p w:rsidR="00222167" w:rsidRDefault="008B3912">
      <w:pPr>
        <w:pStyle w:val="ListParagraph"/>
        <w:numPr>
          <w:ilvl w:val="0"/>
          <w:numId w:val="28"/>
        </w:numPr>
        <w:ind w:left="426" w:hanging="425"/>
        <w:rPr>
          <w:szCs w:val="24"/>
        </w:rPr>
        <w:pPrChange w:id="863" w:author="muhammad fauzan" w:date="2022-08-03T20:34:00Z">
          <w:pPr>
            <w:pStyle w:val="ListParagraph"/>
            <w:numPr>
              <w:numId w:val="28"/>
            </w:numPr>
            <w:ind w:left="851" w:hanging="425"/>
          </w:pPr>
        </w:pPrChange>
      </w:pPr>
      <w:r>
        <w:rPr>
          <w:szCs w:val="24"/>
        </w:rPr>
        <w:t>Sistem akan menampilkan halaman yang dipilih</w:t>
      </w:r>
    </w:p>
    <w:p w:rsidR="00222167" w:rsidRDefault="008B3912">
      <w:pPr>
        <w:pStyle w:val="ListParagraph"/>
        <w:numPr>
          <w:ilvl w:val="0"/>
          <w:numId w:val="28"/>
        </w:numPr>
        <w:ind w:left="426" w:hanging="425"/>
        <w:rPr>
          <w:szCs w:val="24"/>
        </w:rPr>
        <w:pPrChange w:id="864" w:author="muhammad fauzan" w:date="2022-08-03T20:34:00Z">
          <w:pPr>
            <w:pStyle w:val="ListParagraph"/>
            <w:numPr>
              <w:numId w:val="28"/>
            </w:numPr>
            <w:ind w:left="851" w:hanging="425"/>
          </w:pPr>
        </w:pPrChange>
      </w:pPr>
      <w:r>
        <w:rPr>
          <w:szCs w:val="24"/>
        </w:rPr>
        <w:t xml:space="preserve">Admin menekan </w:t>
      </w:r>
      <w:del w:id="865" w:author="muhammad fauzan" w:date="2022-08-04T18:59:00Z">
        <w:r>
          <w:rPr>
            <w:szCs w:val="24"/>
          </w:rPr>
          <w:delText>button</w:delText>
        </w:r>
      </w:del>
      <w:ins w:id="866" w:author="muhammad fauzan" w:date="2022-08-04T18:59:00Z">
        <w:r>
          <w:rPr>
            <w:i/>
            <w:szCs w:val="24"/>
          </w:rPr>
          <w:t>button</w:t>
        </w:r>
      </w:ins>
      <w:r>
        <w:rPr>
          <w:szCs w:val="24"/>
        </w:rPr>
        <w:t xml:space="preserve"> hapus pada salah satu data dari data toko, </w:t>
      </w:r>
      <w:del w:id="867" w:author="muhammad fauzan" w:date="2022-08-04T20:15:00Z">
        <w:r>
          <w:rPr>
            <w:szCs w:val="24"/>
          </w:rPr>
          <w:delText>sales</w:delText>
        </w:r>
      </w:del>
      <w:ins w:id="868" w:author="muhammad fauzan" w:date="2022-08-04T20:15:00Z">
        <w:r>
          <w:rPr>
            <w:i/>
            <w:szCs w:val="24"/>
          </w:rPr>
          <w:t>sales</w:t>
        </w:r>
      </w:ins>
      <w:r>
        <w:rPr>
          <w:szCs w:val="24"/>
        </w:rPr>
        <w:t xml:space="preserve"> atau roti.</w:t>
      </w:r>
    </w:p>
    <w:p w:rsidR="00222167" w:rsidRDefault="008B3912">
      <w:pPr>
        <w:pStyle w:val="ListParagraph"/>
        <w:numPr>
          <w:ilvl w:val="0"/>
          <w:numId w:val="28"/>
        </w:numPr>
        <w:ind w:left="426" w:hanging="425"/>
        <w:rPr>
          <w:szCs w:val="24"/>
        </w:rPr>
        <w:pPrChange w:id="869" w:author="muhammad fauzan" w:date="2022-08-03T20:34:00Z">
          <w:pPr>
            <w:pStyle w:val="ListParagraph"/>
            <w:numPr>
              <w:numId w:val="28"/>
            </w:numPr>
            <w:ind w:left="851" w:hanging="425"/>
          </w:pPr>
        </w:pPrChange>
      </w:pPr>
      <w:r>
        <w:rPr>
          <w:szCs w:val="24"/>
        </w:rPr>
        <w:t xml:space="preserve">Sistem akan mengahapus data dari data toko, </w:t>
      </w:r>
      <w:del w:id="870" w:author="muhammad fauzan" w:date="2022-08-04T20:15:00Z">
        <w:r>
          <w:rPr>
            <w:szCs w:val="24"/>
          </w:rPr>
          <w:delText>sales</w:delText>
        </w:r>
      </w:del>
      <w:ins w:id="871" w:author="muhammad fauzan" w:date="2022-08-04T20:15:00Z">
        <w:r>
          <w:rPr>
            <w:i/>
            <w:szCs w:val="24"/>
          </w:rPr>
          <w:t>sales</w:t>
        </w:r>
      </w:ins>
      <w:r>
        <w:rPr>
          <w:szCs w:val="24"/>
        </w:rPr>
        <w:t xml:space="preserve"> atau roti tersebut.</w:t>
      </w:r>
    </w:p>
    <w:p w:rsidR="00222167" w:rsidRDefault="008B3912">
      <w:pPr>
        <w:pStyle w:val="ListParagraph"/>
        <w:ind w:left="0"/>
        <w:jc w:val="center"/>
        <w:rPr>
          <w:szCs w:val="24"/>
        </w:rPr>
      </w:pPr>
      <w:r>
        <w:rPr>
          <w:noProof/>
        </w:rPr>
        <w:lastRenderedPageBreak/>
        <w:drawing>
          <wp:inline distT="0" distB="0" distL="0" distR="0">
            <wp:extent cx="5040630" cy="3773170"/>
            <wp:effectExtent l="133350" t="114300" r="140970" b="1701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5040630" cy="37731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872" w:name="_Ref91861557"/>
      <w:bookmarkStart w:id="873" w:name="_Toc92920013"/>
    </w:p>
    <w:p w:rsidR="00222167" w:rsidRDefault="008B3912">
      <w:pPr>
        <w:pStyle w:val="Caption"/>
        <w:rPr>
          <w:i/>
          <w:szCs w:val="24"/>
        </w:rPr>
      </w:pPr>
      <w:r>
        <w:rPr>
          <w:szCs w:val="24"/>
        </w:rPr>
        <w:t xml:space="preserve">Gambar 3. </w:t>
      </w:r>
      <w:ins w:id="874" w:author="muhammad fauzan" w:date="2022-08-03T20:39:00Z">
        <w:r>
          <w:rPr>
            <w:szCs w:val="24"/>
          </w:rPr>
          <w:fldChar w:fldCharType="begin"/>
        </w:r>
        <w:r>
          <w:rPr>
            <w:szCs w:val="24"/>
          </w:rPr>
          <w:instrText xml:space="preserve"> SEQ Gambar_3. \* ARABIC </w:instrText>
        </w:r>
      </w:ins>
      <w:r>
        <w:rPr>
          <w:szCs w:val="24"/>
        </w:rPr>
        <w:fldChar w:fldCharType="separate"/>
      </w:r>
      <w:ins w:id="875" w:author="muhammad fauzan" w:date="2022-08-10T01:43:00Z">
        <w:r>
          <w:rPr>
            <w:szCs w:val="24"/>
          </w:rPr>
          <w:t>6</w:t>
        </w:r>
      </w:ins>
      <w:ins w:id="876" w:author="muhammad fauzan" w:date="2022-08-03T20:39:00Z">
        <w:r>
          <w:rPr>
            <w:szCs w:val="24"/>
          </w:rPr>
          <w:fldChar w:fldCharType="end"/>
        </w:r>
      </w:ins>
      <w:del w:id="877"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26</w:delText>
        </w:r>
        <w:r>
          <w:rPr>
            <w:szCs w:val="24"/>
          </w:rPr>
          <w:fldChar w:fldCharType="end"/>
        </w:r>
      </w:del>
      <w:bookmarkEnd w:id="872"/>
      <w:r>
        <w:rPr>
          <w:szCs w:val="24"/>
        </w:rPr>
        <w:t xml:space="preserve"> </w:t>
      </w:r>
      <w:bookmarkEnd w:id="873"/>
      <w:r>
        <w:rPr>
          <w:szCs w:val="24"/>
        </w:rPr>
        <w:t xml:space="preserve">Activity Diagram untuk ubah data </w:t>
      </w:r>
      <w:del w:id="878" w:author="muhammad fauzan" w:date="2022-08-04T20:15:00Z">
        <w:r>
          <w:rPr>
            <w:szCs w:val="24"/>
          </w:rPr>
          <w:delText>sales</w:delText>
        </w:r>
      </w:del>
      <w:ins w:id="879" w:author="muhammad fauzan" w:date="2022-08-04T20:15:00Z">
        <w:r>
          <w:rPr>
            <w:i/>
            <w:szCs w:val="24"/>
          </w:rPr>
          <w:t>sales</w:t>
        </w:r>
      </w:ins>
      <w:r>
        <w:rPr>
          <w:szCs w:val="24"/>
        </w:rPr>
        <w:t>, toko dan roti</w:t>
      </w:r>
    </w:p>
    <w:p w:rsidR="00222167" w:rsidRDefault="008B3912">
      <w:pPr>
        <w:ind w:left="426"/>
        <w:rPr>
          <w:szCs w:val="24"/>
        </w:rPr>
      </w:pPr>
      <w:r>
        <w:rPr>
          <w:szCs w:val="24"/>
        </w:rPr>
        <w:t>Penjelasan Diagram</w:t>
      </w:r>
      <w:del w:id="880" w:author="muhammad fauzan" w:date="2022-08-07T16:57:00Z">
        <w:r>
          <w:rPr>
            <w:szCs w:val="24"/>
          </w:rPr>
          <w:delText xml:space="preserve"> </w:delText>
        </w:r>
      </w:del>
      <w:ins w:id="881" w:author="muhammad fauzan" w:date="2022-08-07T16:57:00Z">
        <w:r>
          <w:rPr>
            <w:szCs w:val="24"/>
          </w:rPr>
          <w:t xml:space="preserve"> gambar 3.26</w:t>
        </w:r>
      </w:ins>
      <w:del w:id="882" w:author="muhammad fauzan" w:date="2022-08-07T16:57:00Z">
        <w:r>
          <w:rPr>
            <w:szCs w:val="24"/>
          </w:rPr>
          <w:fldChar w:fldCharType="begin"/>
        </w:r>
        <w:r>
          <w:rPr>
            <w:szCs w:val="24"/>
          </w:rPr>
          <w:delInstrText xml:space="preserve"> REF _Ref91861557 \h  \* MERGEFORMAT </w:delInstrText>
        </w:r>
        <w:r>
          <w:rPr>
            <w:szCs w:val="24"/>
          </w:rPr>
        </w:r>
        <w:r>
          <w:rPr>
            <w:szCs w:val="24"/>
          </w:rPr>
          <w:fldChar w:fldCharType="separate"/>
        </w:r>
      </w:del>
      <w:del w:id="883" w:author="muhammad fauzan" w:date="2022-08-07T16:08:00Z">
        <w:r>
          <w:rPr>
            <w:szCs w:val="24"/>
          </w:rPr>
          <w:delText>Gambar 3. 26</w:delText>
        </w:r>
      </w:del>
      <w:del w:id="884" w:author="muhammad fauzan" w:date="2022-08-07T16:57:00Z">
        <w:r>
          <w:rPr>
            <w:szCs w:val="24"/>
          </w:rPr>
          <w:fldChar w:fldCharType="end"/>
        </w:r>
      </w:del>
      <w:r>
        <w:rPr>
          <w:szCs w:val="24"/>
        </w:rPr>
        <w:t>:</w:t>
      </w:r>
    </w:p>
    <w:p w:rsidR="00222167" w:rsidRDefault="008B3912">
      <w:pPr>
        <w:pStyle w:val="ListParagraph"/>
        <w:numPr>
          <w:ilvl w:val="0"/>
          <w:numId w:val="29"/>
        </w:numPr>
        <w:ind w:left="426" w:hanging="425"/>
        <w:rPr>
          <w:szCs w:val="24"/>
        </w:rPr>
        <w:pPrChange w:id="885" w:author="muhammad fauzan" w:date="2022-08-03T20:34:00Z">
          <w:pPr>
            <w:pStyle w:val="ListParagraph"/>
            <w:numPr>
              <w:numId w:val="29"/>
            </w:numPr>
            <w:ind w:left="851" w:hanging="425"/>
          </w:pPr>
        </w:pPrChange>
      </w:pPr>
      <w:r>
        <w:rPr>
          <w:i/>
          <w:szCs w:val="24"/>
        </w:rPr>
        <w:t>Admin</w:t>
      </w:r>
      <w:r>
        <w:rPr>
          <w:szCs w:val="24"/>
        </w:rPr>
        <w:t xml:space="preserve"> membuka web yang telah tersedia</w:t>
      </w:r>
    </w:p>
    <w:p w:rsidR="00222167" w:rsidRDefault="008B3912">
      <w:pPr>
        <w:pStyle w:val="ListParagraph"/>
        <w:numPr>
          <w:ilvl w:val="0"/>
          <w:numId w:val="29"/>
        </w:numPr>
        <w:ind w:left="426" w:hanging="425"/>
        <w:rPr>
          <w:szCs w:val="24"/>
        </w:rPr>
        <w:pPrChange w:id="886" w:author="muhammad fauzan" w:date="2022-08-03T20:34:00Z">
          <w:pPr>
            <w:pStyle w:val="ListParagraph"/>
            <w:numPr>
              <w:numId w:val="29"/>
            </w:numPr>
            <w:ind w:left="851" w:hanging="425"/>
          </w:pPr>
        </w:pPrChange>
      </w:pPr>
      <w:r>
        <w:rPr>
          <w:szCs w:val="24"/>
        </w:rPr>
        <w:t>Sistem akan menampilkan menu dashboard</w:t>
      </w:r>
    </w:p>
    <w:p w:rsidR="00222167" w:rsidRDefault="008B3912">
      <w:pPr>
        <w:pStyle w:val="ListParagraph"/>
        <w:numPr>
          <w:ilvl w:val="0"/>
          <w:numId w:val="29"/>
        </w:numPr>
        <w:ind w:left="426" w:hanging="425"/>
        <w:rPr>
          <w:szCs w:val="24"/>
        </w:rPr>
        <w:pPrChange w:id="887" w:author="muhammad fauzan" w:date="2022-08-03T20:34:00Z">
          <w:pPr>
            <w:pStyle w:val="ListParagraph"/>
            <w:numPr>
              <w:numId w:val="29"/>
            </w:numPr>
            <w:ind w:left="851" w:hanging="425"/>
          </w:pPr>
        </w:pPrChange>
      </w:pPr>
      <w:r>
        <w:rPr>
          <w:szCs w:val="24"/>
        </w:rPr>
        <w:t xml:space="preserve">Admin memilih halaman data toko, </w:t>
      </w:r>
      <w:del w:id="888" w:author="muhammad fauzan" w:date="2022-08-04T20:15:00Z">
        <w:r>
          <w:rPr>
            <w:szCs w:val="24"/>
          </w:rPr>
          <w:delText>sales</w:delText>
        </w:r>
      </w:del>
      <w:ins w:id="889" w:author="muhammad fauzan" w:date="2022-08-04T20:15:00Z">
        <w:r>
          <w:rPr>
            <w:i/>
            <w:szCs w:val="24"/>
          </w:rPr>
          <w:t>sales</w:t>
        </w:r>
      </w:ins>
      <w:r>
        <w:rPr>
          <w:szCs w:val="24"/>
        </w:rPr>
        <w:t xml:space="preserve"> atau roti</w:t>
      </w:r>
    </w:p>
    <w:p w:rsidR="00222167" w:rsidRDefault="008B3912">
      <w:pPr>
        <w:pStyle w:val="ListParagraph"/>
        <w:numPr>
          <w:ilvl w:val="0"/>
          <w:numId w:val="29"/>
        </w:numPr>
        <w:ind w:left="426" w:hanging="425"/>
        <w:rPr>
          <w:szCs w:val="24"/>
        </w:rPr>
        <w:pPrChange w:id="890" w:author="muhammad fauzan" w:date="2022-08-03T20:34:00Z">
          <w:pPr>
            <w:pStyle w:val="ListParagraph"/>
            <w:numPr>
              <w:numId w:val="29"/>
            </w:numPr>
            <w:ind w:left="851" w:hanging="425"/>
          </w:pPr>
        </w:pPrChange>
      </w:pPr>
      <w:r>
        <w:rPr>
          <w:szCs w:val="24"/>
        </w:rPr>
        <w:t>Sistem akan menampilkan halaman yang dipilih</w:t>
      </w:r>
    </w:p>
    <w:p w:rsidR="00222167" w:rsidRDefault="008B3912">
      <w:pPr>
        <w:pStyle w:val="ListParagraph"/>
        <w:numPr>
          <w:ilvl w:val="0"/>
          <w:numId w:val="29"/>
        </w:numPr>
        <w:ind w:left="426" w:hanging="425"/>
        <w:rPr>
          <w:szCs w:val="24"/>
        </w:rPr>
        <w:pPrChange w:id="891" w:author="muhammad fauzan" w:date="2022-08-03T20:34:00Z">
          <w:pPr>
            <w:pStyle w:val="ListParagraph"/>
            <w:numPr>
              <w:numId w:val="29"/>
            </w:numPr>
            <w:ind w:left="851" w:hanging="425"/>
          </w:pPr>
        </w:pPrChange>
      </w:pPr>
      <w:r>
        <w:rPr>
          <w:szCs w:val="24"/>
        </w:rPr>
        <w:t xml:space="preserve">Admin menekan </w:t>
      </w:r>
      <w:del w:id="892" w:author="muhammad fauzan" w:date="2022-08-04T18:59:00Z">
        <w:r>
          <w:rPr>
            <w:szCs w:val="24"/>
          </w:rPr>
          <w:delText>button</w:delText>
        </w:r>
      </w:del>
      <w:ins w:id="893" w:author="muhammad fauzan" w:date="2022-08-04T18:59:00Z">
        <w:r>
          <w:rPr>
            <w:i/>
            <w:szCs w:val="24"/>
          </w:rPr>
          <w:t>button</w:t>
        </w:r>
      </w:ins>
      <w:r>
        <w:rPr>
          <w:szCs w:val="24"/>
        </w:rPr>
        <w:t xml:space="preserve"> ubah pada salah satu data dari data toko, </w:t>
      </w:r>
      <w:del w:id="894" w:author="muhammad fauzan" w:date="2022-08-04T20:15:00Z">
        <w:r>
          <w:rPr>
            <w:szCs w:val="24"/>
          </w:rPr>
          <w:delText>sales</w:delText>
        </w:r>
      </w:del>
      <w:ins w:id="895" w:author="muhammad fauzan" w:date="2022-08-04T20:15:00Z">
        <w:r>
          <w:rPr>
            <w:i/>
            <w:szCs w:val="24"/>
          </w:rPr>
          <w:t>sales</w:t>
        </w:r>
      </w:ins>
      <w:r>
        <w:rPr>
          <w:szCs w:val="24"/>
        </w:rPr>
        <w:t xml:space="preserve"> atau roti.</w:t>
      </w:r>
    </w:p>
    <w:p w:rsidR="00222167" w:rsidRDefault="008B3912">
      <w:pPr>
        <w:pStyle w:val="ListParagraph"/>
        <w:numPr>
          <w:ilvl w:val="0"/>
          <w:numId w:val="29"/>
        </w:numPr>
        <w:ind w:left="426" w:hanging="425"/>
        <w:rPr>
          <w:szCs w:val="24"/>
        </w:rPr>
        <w:pPrChange w:id="896" w:author="muhammad fauzan" w:date="2022-08-03T20:34:00Z">
          <w:pPr>
            <w:pStyle w:val="ListParagraph"/>
            <w:numPr>
              <w:numId w:val="29"/>
            </w:numPr>
            <w:ind w:left="851" w:hanging="425"/>
          </w:pPr>
        </w:pPrChange>
      </w:pPr>
      <w:r>
        <w:rPr>
          <w:szCs w:val="24"/>
        </w:rPr>
        <w:t>Sistem akan menampilkan form ubah data</w:t>
      </w:r>
    </w:p>
    <w:p w:rsidR="00222167" w:rsidRDefault="008B3912">
      <w:pPr>
        <w:pStyle w:val="ListParagraph"/>
        <w:numPr>
          <w:ilvl w:val="0"/>
          <w:numId w:val="29"/>
        </w:numPr>
        <w:ind w:left="426" w:hanging="425"/>
        <w:rPr>
          <w:szCs w:val="24"/>
        </w:rPr>
        <w:pPrChange w:id="897" w:author="muhammad fauzan" w:date="2022-08-03T20:34:00Z">
          <w:pPr>
            <w:pStyle w:val="ListParagraph"/>
            <w:numPr>
              <w:numId w:val="29"/>
            </w:numPr>
            <w:ind w:left="851" w:hanging="425"/>
          </w:pPr>
        </w:pPrChange>
      </w:pPr>
      <w:r>
        <w:rPr>
          <w:szCs w:val="24"/>
        </w:rPr>
        <w:t xml:space="preserve">Admin mengisi data dan menekan </w:t>
      </w:r>
      <w:del w:id="898" w:author="muhammad fauzan" w:date="2022-08-04T18:59:00Z">
        <w:r>
          <w:rPr>
            <w:szCs w:val="24"/>
          </w:rPr>
          <w:delText>button</w:delText>
        </w:r>
      </w:del>
      <w:ins w:id="899" w:author="muhammad fauzan" w:date="2022-08-04T18:59:00Z">
        <w:r>
          <w:rPr>
            <w:i/>
            <w:szCs w:val="24"/>
          </w:rPr>
          <w:t>button</w:t>
        </w:r>
      </w:ins>
      <w:r>
        <w:rPr>
          <w:szCs w:val="24"/>
        </w:rPr>
        <w:t xml:space="preserve"> simpan</w:t>
      </w:r>
    </w:p>
    <w:p w:rsidR="00222167" w:rsidRDefault="008B3912">
      <w:pPr>
        <w:pStyle w:val="ListParagraph"/>
        <w:numPr>
          <w:ilvl w:val="0"/>
          <w:numId w:val="29"/>
        </w:numPr>
        <w:spacing w:after="240"/>
        <w:ind w:left="426" w:hanging="425"/>
        <w:rPr>
          <w:szCs w:val="24"/>
        </w:rPr>
        <w:pPrChange w:id="900" w:author="muhammad fauzan" w:date="2022-08-03T20:34:00Z">
          <w:pPr>
            <w:pStyle w:val="ListParagraph"/>
            <w:numPr>
              <w:numId w:val="29"/>
            </w:numPr>
            <w:spacing w:after="240"/>
            <w:ind w:left="851" w:hanging="425"/>
          </w:pPr>
        </w:pPrChange>
      </w:pPr>
      <w:r>
        <w:rPr>
          <w:szCs w:val="24"/>
        </w:rPr>
        <w:t>Sistem akan menyimpan data baru.</w:t>
      </w:r>
    </w:p>
    <w:p w:rsidR="00222167" w:rsidRDefault="008B3912">
      <w:pPr>
        <w:pStyle w:val="ListParagraph"/>
        <w:ind w:left="0"/>
        <w:jc w:val="center"/>
        <w:rPr>
          <w:szCs w:val="24"/>
        </w:rPr>
      </w:pPr>
      <w:bookmarkStart w:id="901" w:name="_Ref91881060"/>
      <w:r>
        <w:rPr>
          <w:noProof/>
        </w:rPr>
        <w:lastRenderedPageBreak/>
        <w:drawing>
          <wp:inline distT="0" distB="0" distL="0" distR="0">
            <wp:extent cx="5040630" cy="38131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5040630" cy="3813175"/>
                    </a:xfrm>
                    <a:prstGeom prst="rect">
                      <a:avLst/>
                    </a:prstGeom>
                  </pic:spPr>
                </pic:pic>
              </a:graphicData>
            </a:graphic>
          </wp:inline>
        </w:drawing>
      </w:r>
    </w:p>
    <w:p w:rsidR="00222167" w:rsidRDefault="008B3912">
      <w:pPr>
        <w:pStyle w:val="ListParagraph"/>
        <w:ind w:left="426"/>
        <w:jc w:val="center"/>
        <w:rPr>
          <w:szCs w:val="24"/>
        </w:rPr>
      </w:pPr>
      <w:bookmarkStart w:id="902" w:name="_Ref92096190"/>
      <w:bookmarkStart w:id="903" w:name="_Toc92920016"/>
      <w:r>
        <w:rPr>
          <w:szCs w:val="24"/>
        </w:rPr>
        <w:t xml:space="preserve">Gambar 3. </w:t>
      </w:r>
      <w:ins w:id="904" w:author="muhammad fauzan" w:date="2022-08-03T20:39:00Z">
        <w:r>
          <w:rPr>
            <w:szCs w:val="24"/>
          </w:rPr>
          <w:fldChar w:fldCharType="begin"/>
        </w:r>
        <w:r>
          <w:rPr>
            <w:szCs w:val="24"/>
          </w:rPr>
          <w:instrText xml:space="preserve"> SEQ Gambar_3. \* ARABIC </w:instrText>
        </w:r>
      </w:ins>
      <w:r>
        <w:rPr>
          <w:szCs w:val="24"/>
        </w:rPr>
        <w:fldChar w:fldCharType="separate"/>
      </w:r>
      <w:ins w:id="905" w:author="muhammad fauzan" w:date="2022-08-10T01:43:00Z">
        <w:r>
          <w:rPr>
            <w:szCs w:val="24"/>
          </w:rPr>
          <w:t>7</w:t>
        </w:r>
      </w:ins>
      <w:ins w:id="906" w:author="muhammad fauzan" w:date="2022-08-03T20:39:00Z">
        <w:r>
          <w:rPr>
            <w:szCs w:val="24"/>
          </w:rPr>
          <w:fldChar w:fldCharType="end"/>
        </w:r>
      </w:ins>
      <w:del w:id="907"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27</w:delText>
        </w:r>
        <w:r>
          <w:rPr>
            <w:szCs w:val="24"/>
          </w:rPr>
          <w:fldChar w:fldCharType="end"/>
        </w:r>
      </w:del>
      <w:bookmarkEnd w:id="901"/>
      <w:bookmarkEnd w:id="902"/>
      <w:r>
        <w:rPr>
          <w:szCs w:val="24"/>
        </w:rPr>
        <w:t xml:space="preserve"> </w:t>
      </w:r>
      <w:r>
        <w:rPr>
          <w:i/>
          <w:szCs w:val="24"/>
        </w:rPr>
        <w:t>Activity</w:t>
      </w:r>
      <w:r>
        <w:rPr>
          <w:szCs w:val="24"/>
        </w:rPr>
        <w:t xml:space="preserve"> diagram untuk </w:t>
      </w:r>
      <w:bookmarkEnd w:id="903"/>
      <w:r>
        <w:rPr>
          <w:szCs w:val="24"/>
        </w:rPr>
        <w:t xml:space="preserve">menambah data toko, </w:t>
      </w:r>
      <w:del w:id="908" w:author="muhammad fauzan" w:date="2022-08-04T20:15:00Z">
        <w:r>
          <w:rPr>
            <w:szCs w:val="24"/>
          </w:rPr>
          <w:delText>sales</w:delText>
        </w:r>
      </w:del>
      <w:ins w:id="909" w:author="muhammad fauzan" w:date="2022-08-04T20:15:00Z">
        <w:r>
          <w:rPr>
            <w:i/>
            <w:szCs w:val="24"/>
          </w:rPr>
          <w:t>sales</w:t>
        </w:r>
      </w:ins>
      <w:r>
        <w:rPr>
          <w:szCs w:val="24"/>
        </w:rPr>
        <w:t xml:space="preserve"> dan roti</w:t>
      </w:r>
    </w:p>
    <w:p w:rsidR="00222167" w:rsidRDefault="008B3912">
      <w:pPr>
        <w:ind w:left="426"/>
        <w:rPr>
          <w:szCs w:val="24"/>
        </w:rPr>
      </w:pPr>
      <w:r>
        <w:rPr>
          <w:szCs w:val="24"/>
        </w:rPr>
        <w:t xml:space="preserve">Penjelasan Diagram </w:t>
      </w:r>
      <w:r>
        <w:rPr>
          <w:szCs w:val="24"/>
        </w:rPr>
        <w:fldChar w:fldCharType="begin"/>
      </w:r>
      <w:r>
        <w:rPr>
          <w:szCs w:val="24"/>
        </w:rPr>
        <w:instrText xml:space="preserve"> REF _Ref92096190 \h  \* MERGEFORMAT </w:instrText>
      </w:r>
      <w:r>
        <w:rPr>
          <w:szCs w:val="24"/>
        </w:rPr>
      </w:r>
      <w:r>
        <w:rPr>
          <w:szCs w:val="24"/>
        </w:rPr>
        <w:fldChar w:fldCharType="separate"/>
      </w:r>
      <w:ins w:id="910" w:author="muhammad fauzan" w:date="2022-08-10T01:43:00Z">
        <w:r>
          <w:rPr>
            <w:szCs w:val="24"/>
          </w:rPr>
          <w:t>Gambar 3. 7</w:t>
        </w:r>
      </w:ins>
      <w:del w:id="911" w:author="muhammad fauzan" w:date="2022-08-07T16:08:00Z">
        <w:r>
          <w:rPr>
            <w:szCs w:val="24"/>
          </w:rPr>
          <w:delText>Gambar 3. 27</w:delText>
        </w:r>
      </w:del>
      <w:r>
        <w:rPr>
          <w:szCs w:val="24"/>
        </w:rPr>
        <w:fldChar w:fldCharType="end"/>
      </w:r>
      <w:r>
        <w:rPr>
          <w:szCs w:val="24"/>
        </w:rPr>
        <w:t>:</w:t>
      </w:r>
    </w:p>
    <w:p w:rsidR="00222167" w:rsidRDefault="008B3912">
      <w:pPr>
        <w:pStyle w:val="ListParagraph"/>
        <w:numPr>
          <w:ilvl w:val="0"/>
          <w:numId w:val="30"/>
        </w:numPr>
        <w:ind w:left="426" w:hanging="425"/>
        <w:rPr>
          <w:szCs w:val="24"/>
        </w:rPr>
        <w:pPrChange w:id="912" w:author="muhammad fauzan" w:date="2022-08-03T20:34:00Z">
          <w:pPr>
            <w:pStyle w:val="ListParagraph"/>
            <w:numPr>
              <w:numId w:val="30"/>
            </w:numPr>
            <w:ind w:left="851" w:hanging="425"/>
          </w:pPr>
        </w:pPrChange>
      </w:pPr>
      <w:bookmarkStart w:id="913" w:name="_Hlk106154974"/>
      <w:r>
        <w:rPr>
          <w:i/>
          <w:szCs w:val="24"/>
        </w:rPr>
        <w:t>Admin</w:t>
      </w:r>
      <w:r>
        <w:rPr>
          <w:szCs w:val="24"/>
        </w:rPr>
        <w:t xml:space="preserve"> membuka web yang telah tersedia</w:t>
      </w:r>
    </w:p>
    <w:p w:rsidR="00222167" w:rsidRDefault="008B3912">
      <w:pPr>
        <w:pStyle w:val="ListParagraph"/>
        <w:numPr>
          <w:ilvl w:val="0"/>
          <w:numId w:val="30"/>
        </w:numPr>
        <w:ind w:left="426" w:hanging="425"/>
        <w:rPr>
          <w:szCs w:val="24"/>
        </w:rPr>
        <w:pPrChange w:id="914" w:author="muhammad fauzan" w:date="2022-08-03T20:34:00Z">
          <w:pPr>
            <w:pStyle w:val="ListParagraph"/>
            <w:numPr>
              <w:numId w:val="30"/>
            </w:numPr>
            <w:ind w:left="851" w:hanging="425"/>
          </w:pPr>
        </w:pPrChange>
      </w:pPr>
      <w:r>
        <w:rPr>
          <w:szCs w:val="24"/>
        </w:rPr>
        <w:t>Sistem akan menampilkan menu dashboard</w:t>
      </w:r>
    </w:p>
    <w:p w:rsidR="00222167" w:rsidRDefault="008B3912">
      <w:pPr>
        <w:pStyle w:val="ListParagraph"/>
        <w:numPr>
          <w:ilvl w:val="0"/>
          <w:numId w:val="30"/>
        </w:numPr>
        <w:ind w:left="426" w:hanging="425"/>
        <w:rPr>
          <w:szCs w:val="24"/>
        </w:rPr>
        <w:pPrChange w:id="915" w:author="muhammad fauzan" w:date="2022-08-03T20:34:00Z">
          <w:pPr>
            <w:pStyle w:val="ListParagraph"/>
            <w:numPr>
              <w:numId w:val="30"/>
            </w:numPr>
            <w:ind w:left="851" w:hanging="425"/>
          </w:pPr>
        </w:pPrChange>
      </w:pPr>
      <w:r>
        <w:rPr>
          <w:szCs w:val="24"/>
        </w:rPr>
        <w:t xml:space="preserve">Admin memilih halaman data toko, </w:t>
      </w:r>
      <w:del w:id="916" w:author="muhammad fauzan" w:date="2022-08-04T20:15:00Z">
        <w:r>
          <w:rPr>
            <w:szCs w:val="24"/>
          </w:rPr>
          <w:delText>sales</w:delText>
        </w:r>
      </w:del>
      <w:ins w:id="917" w:author="muhammad fauzan" w:date="2022-08-04T20:15:00Z">
        <w:r>
          <w:rPr>
            <w:i/>
            <w:szCs w:val="24"/>
          </w:rPr>
          <w:t>sales</w:t>
        </w:r>
      </w:ins>
      <w:r>
        <w:rPr>
          <w:szCs w:val="24"/>
        </w:rPr>
        <w:t xml:space="preserve"> atau roti</w:t>
      </w:r>
    </w:p>
    <w:p w:rsidR="00222167" w:rsidRDefault="008B3912">
      <w:pPr>
        <w:pStyle w:val="ListParagraph"/>
        <w:numPr>
          <w:ilvl w:val="0"/>
          <w:numId w:val="30"/>
        </w:numPr>
        <w:ind w:left="426" w:hanging="425"/>
        <w:rPr>
          <w:szCs w:val="24"/>
        </w:rPr>
        <w:pPrChange w:id="918" w:author="muhammad fauzan" w:date="2022-08-03T20:34:00Z">
          <w:pPr>
            <w:pStyle w:val="ListParagraph"/>
            <w:numPr>
              <w:numId w:val="30"/>
            </w:numPr>
            <w:ind w:left="851" w:hanging="425"/>
          </w:pPr>
        </w:pPrChange>
      </w:pPr>
      <w:r>
        <w:rPr>
          <w:szCs w:val="24"/>
        </w:rPr>
        <w:t>Sistem akan menampilkan halaman yang dipilih</w:t>
      </w:r>
    </w:p>
    <w:p w:rsidR="00222167" w:rsidRDefault="008B3912">
      <w:pPr>
        <w:pStyle w:val="ListParagraph"/>
        <w:numPr>
          <w:ilvl w:val="0"/>
          <w:numId w:val="30"/>
        </w:numPr>
        <w:ind w:left="426" w:hanging="425"/>
        <w:rPr>
          <w:szCs w:val="24"/>
        </w:rPr>
        <w:pPrChange w:id="919" w:author="muhammad fauzan" w:date="2022-08-03T20:34:00Z">
          <w:pPr>
            <w:pStyle w:val="ListParagraph"/>
            <w:numPr>
              <w:numId w:val="30"/>
            </w:numPr>
            <w:ind w:left="851" w:hanging="425"/>
          </w:pPr>
        </w:pPrChange>
      </w:pPr>
      <w:r>
        <w:rPr>
          <w:szCs w:val="24"/>
        </w:rPr>
        <w:t xml:space="preserve">Admin menekan </w:t>
      </w:r>
      <w:del w:id="920" w:author="muhammad fauzan" w:date="2022-08-04T18:59:00Z">
        <w:r>
          <w:rPr>
            <w:szCs w:val="24"/>
          </w:rPr>
          <w:delText>button</w:delText>
        </w:r>
      </w:del>
      <w:ins w:id="921" w:author="muhammad fauzan" w:date="2022-08-04T18:59:00Z">
        <w:r>
          <w:rPr>
            <w:i/>
            <w:szCs w:val="24"/>
          </w:rPr>
          <w:t>button</w:t>
        </w:r>
      </w:ins>
      <w:r>
        <w:rPr>
          <w:szCs w:val="24"/>
        </w:rPr>
        <w:t xml:space="preserve"> tambah</w:t>
      </w:r>
    </w:p>
    <w:p w:rsidR="00222167" w:rsidRDefault="008B3912">
      <w:pPr>
        <w:pStyle w:val="ListParagraph"/>
        <w:numPr>
          <w:ilvl w:val="0"/>
          <w:numId w:val="30"/>
        </w:numPr>
        <w:ind w:left="426" w:hanging="425"/>
        <w:rPr>
          <w:szCs w:val="24"/>
        </w:rPr>
        <w:pPrChange w:id="922" w:author="muhammad fauzan" w:date="2022-08-03T20:34:00Z">
          <w:pPr>
            <w:pStyle w:val="ListParagraph"/>
            <w:numPr>
              <w:numId w:val="30"/>
            </w:numPr>
            <w:ind w:left="851" w:hanging="425"/>
          </w:pPr>
        </w:pPrChange>
      </w:pPr>
      <w:r>
        <w:rPr>
          <w:szCs w:val="24"/>
        </w:rPr>
        <w:t>Sistem akan menampilkan form tambah data</w:t>
      </w:r>
    </w:p>
    <w:p w:rsidR="00222167" w:rsidRDefault="008B3912">
      <w:pPr>
        <w:pStyle w:val="ListParagraph"/>
        <w:numPr>
          <w:ilvl w:val="0"/>
          <w:numId w:val="30"/>
        </w:numPr>
        <w:ind w:left="426" w:hanging="425"/>
        <w:rPr>
          <w:szCs w:val="24"/>
        </w:rPr>
        <w:pPrChange w:id="923" w:author="muhammad fauzan" w:date="2022-08-03T20:34:00Z">
          <w:pPr>
            <w:pStyle w:val="ListParagraph"/>
            <w:numPr>
              <w:numId w:val="30"/>
            </w:numPr>
            <w:ind w:left="851" w:hanging="425"/>
          </w:pPr>
        </w:pPrChange>
      </w:pPr>
      <w:r>
        <w:rPr>
          <w:szCs w:val="24"/>
        </w:rPr>
        <w:t xml:space="preserve">Admin mengisi data dan menekan </w:t>
      </w:r>
      <w:del w:id="924" w:author="muhammad fauzan" w:date="2022-08-04T18:59:00Z">
        <w:r>
          <w:rPr>
            <w:szCs w:val="24"/>
          </w:rPr>
          <w:delText>button</w:delText>
        </w:r>
      </w:del>
      <w:ins w:id="925" w:author="muhammad fauzan" w:date="2022-08-04T18:59:00Z">
        <w:r>
          <w:rPr>
            <w:i/>
            <w:szCs w:val="24"/>
          </w:rPr>
          <w:t>button</w:t>
        </w:r>
      </w:ins>
      <w:r>
        <w:rPr>
          <w:szCs w:val="24"/>
        </w:rPr>
        <w:t xml:space="preserve"> simpan</w:t>
      </w:r>
    </w:p>
    <w:p w:rsidR="00222167" w:rsidRDefault="008B3912">
      <w:pPr>
        <w:pStyle w:val="ListParagraph"/>
        <w:numPr>
          <w:ilvl w:val="0"/>
          <w:numId w:val="30"/>
        </w:numPr>
        <w:ind w:left="426" w:hanging="425"/>
        <w:rPr>
          <w:szCs w:val="24"/>
        </w:rPr>
        <w:pPrChange w:id="926" w:author="muhammad fauzan" w:date="2022-08-03T20:34:00Z">
          <w:pPr>
            <w:pStyle w:val="ListParagraph"/>
            <w:numPr>
              <w:numId w:val="30"/>
            </w:numPr>
            <w:ind w:left="851" w:hanging="425"/>
          </w:pPr>
        </w:pPrChange>
      </w:pPr>
      <w:r>
        <w:rPr>
          <w:szCs w:val="24"/>
        </w:rPr>
        <w:t>Sistem akan menyimpan data baru</w:t>
      </w:r>
      <w:bookmarkEnd w:id="913"/>
    </w:p>
    <w:p w:rsidR="00222167" w:rsidRDefault="008B3912">
      <w:pPr>
        <w:pStyle w:val="ListParagraph"/>
        <w:ind w:left="0"/>
        <w:jc w:val="center"/>
        <w:rPr>
          <w:szCs w:val="24"/>
        </w:rPr>
      </w:pPr>
      <w:r>
        <w:rPr>
          <w:noProof/>
        </w:rPr>
        <w:lastRenderedPageBreak/>
        <w:drawing>
          <wp:inline distT="0" distB="0" distL="0" distR="0">
            <wp:extent cx="4747260" cy="4928235"/>
            <wp:effectExtent l="133350" t="114300" r="129540" b="1581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2"/>
                    <a:stretch>
                      <a:fillRect/>
                    </a:stretch>
                  </pic:blipFill>
                  <pic:spPr>
                    <a:xfrm>
                      <a:off x="0" y="0"/>
                      <a:ext cx="4749980" cy="493162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2167" w:rsidRDefault="008B3912">
      <w:pPr>
        <w:pStyle w:val="Caption"/>
        <w:rPr>
          <w:del w:id="927" w:author="muhammad fauzan" w:date="2022-08-03T20:34:00Z"/>
          <w:i/>
          <w:szCs w:val="24"/>
        </w:rPr>
      </w:pPr>
      <w:bookmarkStart w:id="928" w:name="_Ref91879481"/>
      <w:bookmarkStart w:id="929" w:name="_Toc92920014"/>
      <w:r>
        <w:rPr>
          <w:szCs w:val="24"/>
        </w:rPr>
        <w:t xml:space="preserve">Gambar 3. </w:t>
      </w:r>
      <w:ins w:id="930" w:author="muhammad fauzan" w:date="2022-08-03T20:39:00Z">
        <w:r>
          <w:rPr>
            <w:szCs w:val="24"/>
          </w:rPr>
          <w:fldChar w:fldCharType="begin"/>
        </w:r>
        <w:r>
          <w:rPr>
            <w:szCs w:val="24"/>
          </w:rPr>
          <w:instrText xml:space="preserve"> SEQ Gambar_3. \* ARABIC </w:instrText>
        </w:r>
      </w:ins>
      <w:r>
        <w:rPr>
          <w:szCs w:val="24"/>
        </w:rPr>
        <w:fldChar w:fldCharType="separate"/>
      </w:r>
      <w:ins w:id="931" w:author="muhammad fauzan" w:date="2022-08-10T01:43:00Z">
        <w:r>
          <w:rPr>
            <w:szCs w:val="24"/>
          </w:rPr>
          <w:t>8</w:t>
        </w:r>
      </w:ins>
      <w:ins w:id="932" w:author="muhammad fauzan" w:date="2022-08-03T20:39:00Z">
        <w:r>
          <w:rPr>
            <w:szCs w:val="24"/>
          </w:rPr>
          <w:fldChar w:fldCharType="end"/>
        </w:r>
      </w:ins>
      <w:del w:id="933"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28</w:delText>
        </w:r>
        <w:r>
          <w:rPr>
            <w:szCs w:val="24"/>
          </w:rPr>
          <w:fldChar w:fldCharType="end"/>
        </w:r>
      </w:del>
      <w:bookmarkEnd w:id="928"/>
      <w:r>
        <w:rPr>
          <w:szCs w:val="24"/>
        </w:rPr>
        <w:t xml:space="preserve"> Activity diagram untuk distribusi roti</w:t>
      </w:r>
      <w:bookmarkEnd w:id="929"/>
    </w:p>
    <w:p w:rsidR="00222167" w:rsidRDefault="00222167">
      <w:pPr>
        <w:pStyle w:val="Caption"/>
        <w:ind w:left="426"/>
        <w:pPrChange w:id="934" w:author="muhammad fauzan" w:date="2022-08-03T20:34:00Z">
          <w:pPr>
            <w:ind w:left="426"/>
          </w:pPr>
        </w:pPrChange>
      </w:pPr>
    </w:p>
    <w:p w:rsidR="00222167" w:rsidRDefault="008B3912">
      <w:pPr>
        <w:ind w:left="426"/>
        <w:rPr>
          <w:szCs w:val="24"/>
        </w:rPr>
      </w:pPr>
      <w:r>
        <w:rPr>
          <w:szCs w:val="24"/>
        </w:rPr>
        <w:t xml:space="preserve">Penjelasan Diagram </w:t>
      </w:r>
      <w:r>
        <w:rPr>
          <w:szCs w:val="24"/>
        </w:rPr>
        <w:fldChar w:fldCharType="begin"/>
      </w:r>
      <w:r>
        <w:rPr>
          <w:szCs w:val="24"/>
        </w:rPr>
        <w:instrText xml:space="preserve"> REF _Ref91879481 \h  \* MERGEFORMAT </w:instrText>
      </w:r>
      <w:r>
        <w:rPr>
          <w:szCs w:val="24"/>
        </w:rPr>
      </w:r>
      <w:r>
        <w:rPr>
          <w:szCs w:val="24"/>
        </w:rPr>
        <w:fldChar w:fldCharType="separate"/>
      </w:r>
      <w:ins w:id="935" w:author="muhammad fauzan" w:date="2022-08-10T01:43:00Z">
        <w:r>
          <w:rPr>
            <w:szCs w:val="24"/>
          </w:rPr>
          <w:t>Gambar 3. 8</w:t>
        </w:r>
      </w:ins>
      <w:del w:id="936" w:author="muhammad fauzan" w:date="2022-08-07T16:08:00Z">
        <w:r>
          <w:rPr>
            <w:szCs w:val="24"/>
          </w:rPr>
          <w:delText>Gambar 3. 28</w:delText>
        </w:r>
      </w:del>
      <w:r>
        <w:rPr>
          <w:szCs w:val="24"/>
        </w:rPr>
        <w:fldChar w:fldCharType="end"/>
      </w:r>
      <w:r>
        <w:rPr>
          <w:szCs w:val="24"/>
        </w:rPr>
        <w:t>:</w:t>
      </w:r>
    </w:p>
    <w:p w:rsidR="00222167" w:rsidRDefault="008B3912">
      <w:pPr>
        <w:pStyle w:val="ListParagraph"/>
        <w:numPr>
          <w:ilvl w:val="0"/>
          <w:numId w:val="31"/>
        </w:numPr>
        <w:ind w:left="426" w:hanging="425"/>
        <w:rPr>
          <w:szCs w:val="24"/>
        </w:rPr>
        <w:pPrChange w:id="937" w:author="muhammad fauzan" w:date="2022-08-03T20:34:00Z">
          <w:pPr>
            <w:pStyle w:val="ListParagraph"/>
            <w:numPr>
              <w:numId w:val="31"/>
            </w:numPr>
            <w:ind w:left="851" w:hanging="425"/>
          </w:pPr>
        </w:pPrChange>
      </w:pPr>
      <w:r>
        <w:rPr>
          <w:i/>
          <w:szCs w:val="24"/>
        </w:rPr>
        <w:t>Admin</w:t>
      </w:r>
      <w:r>
        <w:rPr>
          <w:szCs w:val="24"/>
        </w:rPr>
        <w:t xml:space="preserve"> menekan halaman distribusi roti</w:t>
      </w:r>
    </w:p>
    <w:p w:rsidR="00222167" w:rsidRDefault="008B3912">
      <w:pPr>
        <w:pStyle w:val="ListParagraph"/>
        <w:numPr>
          <w:ilvl w:val="0"/>
          <w:numId w:val="31"/>
        </w:numPr>
        <w:ind w:left="426" w:hanging="425"/>
        <w:rPr>
          <w:szCs w:val="24"/>
        </w:rPr>
        <w:pPrChange w:id="938" w:author="muhammad fauzan" w:date="2022-08-03T20:34:00Z">
          <w:pPr>
            <w:pStyle w:val="ListParagraph"/>
            <w:numPr>
              <w:numId w:val="31"/>
            </w:numPr>
            <w:ind w:left="851" w:hanging="425"/>
          </w:pPr>
        </w:pPrChange>
      </w:pPr>
      <w:r>
        <w:rPr>
          <w:szCs w:val="24"/>
        </w:rPr>
        <w:t xml:space="preserve">Sistem akan menampikan halaman distribusi roti kepada </w:t>
      </w:r>
      <w:r>
        <w:rPr>
          <w:i/>
          <w:szCs w:val="24"/>
        </w:rPr>
        <w:t>admin</w:t>
      </w:r>
      <w:r>
        <w:rPr>
          <w:szCs w:val="24"/>
        </w:rPr>
        <w:t xml:space="preserve"> termasuk hasil peramalan.</w:t>
      </w:r>
    </w:p>
    <w:p w:rsidR="00222167" w:rsidRDefault="008B3912">
      <w:pPr>
        <w:pStyle w:val="ListParagraph"/>
        <w:numPr>
          <w:ilvl w:val="0"/>
          <w:numId w:val="31"/>
        </w:numPr>
        <w:ind w:left="426" w:hanging="425"/>
        <w:rPr>
          <w:szCs w:val="24"/>
        </w:rPr>
        <w:pPrChange w:id="939" w:author="muhammad fauzan" w:date="2022-08-03T20:34:00Z">
          <w:pPr>
            <w:pStyle w:val="ListParagraph"/>
            <w:numPr>
              <w:numId w:val="31"/>
            </w:numPr>
            <w:ind w:left="851" w:hanging="425"/>
          </w:pPr>
        </w:pPrChange>
      </w:pPr>
      <w:r>
        <w:rPr>
          <w:i/>
          <w:szCs w:val="24"/>
        </w:rPr>
        <w:t>Admin</w:t>
      </w:r>
      <w:r>
        <w:rPr>
          <w:szCs w:val="24"/>
        </w:rPr>
        <w:t xml:space="preserve"> memilih toko yang ingin dilihat</w:t>
      </w:r>
    </w:p>
    <w:p w:rsidR="00222167" w:rsidRDefault="008B3912">
      <w:pPr>
        <w:pStyle w:val="ListParagraph"/>
        <w:numPr>
          <w:ilvl w:val="0"/>
          <w:numId w:val="31"/>
        </w:numPr>
        <w:ind w:left="426" w:hanging="425"/>
        <w:rPr>
          <w:szCs w:val="24"/>
        </w:rPr>
        <w:pPrChange w:id="940" w:author="muhammad fauzan" w:date="2022-08-03T20:34:00Z">
          <w:pPr>
            <w:pStyle w:val="ListParagraph"/>
            <w:numPr>
              <w:numId w:val="31"/>
            </w:numPr>
            <w:ind w:left="851" w:hanging="425"/>
          </w:pPr>
        </w:pPrChange>
      </w:pPr>
      <w:r>
        <w:rPr>
          <w:szCs w:val="24"/>
        </w:rPr>
        <w:lastRenderedPageBreak/>
        <w:t>Sistem akan mengecek toko yang dipilih apakah ada data, jika ada maka akan ditampilkan data dari toko tersebut beserta hasil ramalan namun jika tidak maka akan menampilkan halaman dengan tambah dropping.</w:t>
      </w:r>
    </w:p>
    <w:p w:rsidR="00222167" w:rsidRDefault="008B3912">
      <w:pPr>
        <w:pStyle w:val="ListParagraph"/>
        <w:numPr>
          <w:ilvl w:val="0"/>
          <w:numId w:val="31"/>
        </w:numPr>
        <w:ind w:left="426" w:hanging="425"/>
        <w:rPr>
          <w:szCs w:val="24"/>
        </w:rPr>
        <w:pPrChange w:id="941" w:author="muhammad fauzan" w:date="2022-08-03T20:34:00Z">
          <w:pPr>
            <w:pStyle w:val="ListParagraph"/>
            <w:numPr>
              <w:numId w:val="31"/>
            </w:numPr>
            <w:ind w:left="851" w:hanging="425"/>
          </w:pPr>
        </w:pPrChange>
      </w:pPr>
      <w:r>
        <w:rPr>
          <w:i/>
          <w:szCs w:val="24"/>
        </w:rPr>
        <w:t>Admin</w:t>
      </w:r>
      <w:r>
        <w:rPr>
          <w:szCs w:val="24"/>
        </w:rPr>
        <w:t xml:space="preserve"> menekan tombol tambah dropping.</w:t>
      </w:r>
    </w:p>
    <w:p w:rsidR="00222167" w:rsidRDefault="008B3912">
      <w:pPr>
        <w:pStyle w:val="ListParagraph"/>
        <w:numPr>
          <w:ilvl w:val="0"/>
          <w:numId w:val="31"/>
        </w:numPr>
        <w:ind w:left="426" w:hanging="425"/>
        <w:rPr>
          <w:szCs w:val="24"/>
        </w:rPr>
        <w:pPrChange w:id="942" w:author="muhammad fauzan" w:date="2022-08-03T20:34:00Z">
          <w:pPr>
            <w:pStyle w:val="ListParagraph"/>
            <w:numPr>
              <w:numId w:val="31"/>
            </w:numPr>
            <w:ind w:left="851" w:hanging="425"/>
          </w:pPr>
        </w:pPrChange>
      </w:pPr>
      <w:r>
        <w:rPr>
          <w:szCs w:val="24"/>
        </w:rPr>
        <w:t>Sistem akan menampilkan form tambah dropping data.</w:t>
      </w:r>
    </w:p>
    <w:p w:rsidR="00222167" w:rsidRDefault="008B3912">
      <w:pPr>
        <w:pStyle w:val="ListParagraph"/>
        <w:numPr>
          <w:ilvl w:val="0"/>
          <w:numId w:val="31"/>
        </w:numPr>
        <w:ind w:left="426" w:hanging="425"/>
        <w:rPr>
          <w:szCs w:val="24"/>
        </w:rPr>
        <w:pPrChange w:id="943" w:author="muhammad fauzan" w:date="2022-08-03T20:34:00Z">
          <w:pPr>
            <w:pStyle w:val="ListParagraph"/>
            <w:numPr>
              <w:numId w:val="31"/>
            </w:numPr>
            <w:ind w:left="851" w:hanging="425"/>
          </w:pPr>
        </w:pPrChange>
      </w:pPr>
      <w:r>
        <w:rPr>
          <w:szCs w:val="24"/>
        </w:rPr>
        <w:t>Admin mengisi form tersebut.</w:t>
      </w:r>
    </w:p>
    <w:p w:rsidR="00222167" w:rsidRDefault="008B3912">
      <w:pPr>
        <w:pStyle w:val="ListParagraph"/>
        <w:numPr>
          <w:ilvl w:val="0"/>
          <w:numId w:val="31"/>
        </w:numPr>
        <w:ind w:left="426" w:hanging="425"/>
        <w:rPr>
          <w:szCs w:val="24"/>
        </w:rPr>
        <w:pPrChange w:id="944" w:author="muhammad fauzan" w:date="2022-08-03T20:34:00Z">
          <w:pPr>
            <w:pStyle w:val="ListParagraph"/>
            <w:numPr>
              <w:numId w:val="31"/>
            </w:numPr>
            <w:ind w:left="851" w:hanging="425"/>
          </w:pPr>
        </w:pPrChange>
      </w:pPr>
      <w:r>
        <w:rPr>
          <w:szCs w:val="24"/>
        </w:rPr>
        <w:t xml:space="preserve">Sistem akan menyimpan data dropping ke database. </w:t>
      </w:r>
    </w:p>
    <w:p w:rsidR="00222167" w:rsidRDefault="008B3912">
      <w:pPr>
        <w:pStyle w:val="Caption"/>
        <w:rPr>
          <w:i/>
          <w:szCs w:val="24"/>
        </w:rPr>
      </w:pPr>
      <w:bookmarkStart w:id="945" w:name="_Ref91879764"/>
      <w:r>
        <w:rPr>
          <w:noProof/>
        </w:rPr>
        <w:drawing>
          <wp:inline distT="0" distB="0" distL="0" distR="0">
            <wp:extent cx="3729990" cy="4671060"/>
            <wp:effectExtent l="171450" t="171450" r="19431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30550" cy="46710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22167" w:rsidRDefault="008B3912">
      <w:pPr>
        <w:pStyle w:val="Caption"/>
        <w:rPr>
          <w:szCs w:val="24"/>
        </w:rPr>
      </w:pPr>
      <w:bookmarkStart w:id="946" w:name="_Ref92095973"/>
      <w:bookmarkStart w:id="947" w:name="_Toc92920015"/>
      <w:r>
        <w:rPr>
          <w:szCs w:val="24"/>
        </w:rPr>
        <w:t xml:space="preserve">Gambar 3. </w:t>
      </w:r>
      <w:ins w:id="948" w:author="muhammad fauzan" w:date="2022-08-03T20:39:00Z">
        <w:r>
          <w:rPr>
            <w:szCs w:val="24"/>
          </w:rPr>
          <w:fldChar w:fldCharType="begin"/>
        </w:r>
        <w:r>
          <w:rPr>
            <w:szCs w:val="24"/>
          </w:rPr>
          <w:instrText xml:space="preserve"> SEQ Gambar_3. \* ARABIC </w:instrText>
        </w:r>
      </w:ins>
      <w:r>
        <w:rPr>
          <w:szCs w:val="24"/>
        </w:rPr>
        <w:fldChar w:fldCharType="separate"/>
      </w:r>
      <w:ins w:id="949" w:author="muhammad fauzan" w:date="2022-08-10T01:43:00Z">
        <w:r>
          <w:rPr>
            <w:szCs w:val="24"/>
          </w:rPr>
          <w:t>9</w:t>
        </w:r>
      </w:ins>
      <w:ins w:id="950" w:author="muhammad fauzan" w:date="2022-08-03T20:39:00Z">
        <w:r>
          <w:rPr>
            <w:szCs w:val="24"/>
          </w:rPr>
          <w:fldChar w:fldCharType="end"/>
        </w:r>
      </w:ins>
      <w:del w:id="951"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29</w:delText>
        </w:r>
        <w:r>
          <w:rPr>
            <w:szCs w:val="24"/>
          </w:rPr>
          <w:fldChar w:fldCharType="end"/>
        </w:r>
      </w:del>
      <w:bookmarkEnd w:id="946"/>
      <w:r>
        <w:rPr>
          <w:szCs w:val="24"/>
        </w:rPr>
        <w:t xml:space="preserve"> Activity diagram untuk jadwal kunjungan</w:t>
      </w:r>
      <w:bookmarkEnd w:id="947"/>
    </w:p>
    <w:p w:rsidR="00222167" w:rsidRDefault="008B3912">
      <w:pPr>
        <w:ind w:left="426"/>
        <w:rPr>
          <w:szCs w:val="24"/>
        </w:rPr>
      </w:pPr>
      <w:r>
        <w:rPr>
          <w:szCs w:val="24"/>
        </w:rPr>
        <w:lastRenderedPageBreak/>
        <w:t xml:space="preserve">Penjelasan Diagram </w:t>
      </w:r>
      <w:r>
        <w:rPr>
          <w:szCs w:val="24"/>
        </w:rPr>
        <w:fldChar w:fldCharType="begin"/>
      </w:r>
      <w:r>
        <w:rPr>
          <w:szCs w:val="24"/>
        </w:rPr>
        <w:instrText xml:space="preserve"> REF _Ref92095973 \h  \* MERGEFORMAT </w:instrText>
      </w:r>
      <w:r>
        <w:rPr>
          <w:szCs w:val="24"/>
        </w:rPr>
      </w:r>
      <w:r>
        <w:rPr>
          <w:szCs w:val="24"/>
        </w:rPr>
        <w:fldChar w:fldCharType="separate"/>
      </w:r>
      <w:ins w:id="952" w:author="muhammad fauzan" w:date="2022-08-10T01:43:00Z">
        <w:r>
          <w:rPr>
            <w:szCs w:val="24"/>
          </w:rPr>
          <w:t>Gambar 3. 9</w:t>
        </w:r>
      </w:ins>
      <w:del w:id="953" w:author="muhammad fauzan" w:date="2022-08-07T16:08:00Z">
        <w:r>
          <w:rPr>
            <w:szCs w:val="24"/>
          </w:rPr>
          <w:delText>Gambar 3. 29</w:delText>
        </w:r>
      </w:del>
      <w:r>
        <w:rPr>
          <w:szCs w:val="24"/>
        </w:rPr>
        <w:fldChar w:fldCharType="end"/>
      </w:r>
      <w:r>
        <w:rPr>
          <w:szCs w:val="24"/>
        </w:rPr>
        <w:t>:</w:t>
      </w:r>
    </w:p>
    <w:p w:rsidR="00222167" w:rsidRDefault="008B3912">
      <w:pPr>
        <w:pStyle w:val="ListParagraph"/>
        <w:numPr>
          <w:ilvl w:val="0"/>
          <w:numId w:val="32"/>
        </w:numPr>
        <w:ind w:left="426" w:hanging="425"/>
        <w:rPr>
          <w:szCs w:val="24"/>
        </w:rPr>
        <w:pPrChange w:id="954" w:author="muhammad fauzan" w:date="2022-08-03T20:35:00Z">
          <w:pPr>
            <w:pStyle w:val="ListParagraph"/>
            <w:numPr>
              <w:numId w:val="32"/>
            </w:numPr>
            <w:ind w:left="851" w:hanging="425"/>
          </w:pPr>
        </w:pPrChange>
      </w:pPr>
      <w:r>
        <w:rPr>
          <w:i/>
          <w:szCs w:val="24"/>
        </w:rPr>
        <w:t>Admin</w:t>
      </w:r>
      <w:r>
        <w:rPr>
          <w:szCs w:val="24"/>
        </w:rPr>
        <w:t xml:space="preserve"> menekan halaman jadwal kunjungan</w:t>
      </w:r>
    </w:p>
    <w:p w:rsidR="00222167" w:rsidRDefault="008B3912">
      <w:pPr>
        <w:pStyle w:val="ListParagraph"/>
        <w:numPr>
          <w:ilvl w:val="0"/>
          <w:numId w:val="32"/>
        </w:numPr>
        <w:ind w:left="426" w:hanging="425"/>
        <w:rPr>
          <w:szCs w:val="24"/>
        </w:rPr>
        <w:pPrChange w:id="955" w:author="muhammad fauzan" w:date="2022-08-03T20:35:00Z">
          <w:pPr>
            <w:pStyle w:val="ListParagraph"/>
            <w:numPr>
              <w:numId w:val="32"/>
            </w:numPr>
            <w:ind w:left="851" w:hanging="425"/>
          </w:pPr>
        </w:pPrChange>
      </w:pPr>
      <w:r>
        <w:rPr>
          <w:szCs w:val="24"/>
        </w:rPr>
        <w:t xml:space="preserve">Sistem akan menampikan halaman jadwal kunjungan kepada </w:t>
      </w:r>
      <w:r>
        <w:rPr>
          <w:i/>
          <w:szCs w:val="24"/>
        </w:rPr>
        <w:t>admin</w:t>
      </w:r>
      <w:r>
        <w:rPr>
          <w:szCs w:val="24"/>
        </w:rPr>
        <w:t xml:space="preserve"> </w:t>
      </w:r>
    </w:p>
    <w:p w:rsidR="00222167" w:rsidRDefault="008B3912">
      <w:pPr>
        <w:pStyle w:val="ListParagraph"/>
        <w:numPr>
          <w:ilvl w:val="0"/>
          <w:numId w:val="32"/>
        </w:numPr>
        <w:ind w:left="426" w:hanging="425"/>
        <w:rPr>
          <w:szCs w:val="24"/>
        </w:rPr>
        <w:pPrChange w:id="956" w:author="muhammad fauzan" w:date="2022-08-03T20:35:00Z">
          <w:pPr>
            <w:pStyle w:val="ListParagraph"/>
            <w:numPr>
              <w:numId w:val="32"/>
            </w:numPr>
            <w:ind w:left="851" w:hanging="425"/>
          </w:pPr>
        </w:pPrChange>
      </w:pPr>
      <w:r>
        <w:rPr>
          <w:i/>
          <w:szCs w:val="24"/>
        </w:rPr>
        <w:t>Admin</w:t>
      </w:r>
      <w:r>
        <w:rPr>
          <w:szCs w:val="24"/>
        </w:rPr>
        <w:t xml:space="preserve"> menekan </w:t>
      </w:r>
      <w:r>
        <w:rPr>
          <w:i/>
          <w:szCs w:val="24"/>
        </w:rPr>
        <w:t>button</w:t>
      </w:r>
      <w:r>
        <w:rPr>
          <w:szCs w:val="24"/>
        </w:rPr>
        <w:t xml:space="preserve"> tambah data jadwal kunjungan </w:t>
      </w:r>
    </w:p>
    <w:p w:rsidR="00222167" w:rsidRDefault="008B3912">
      <w:pPr>
        <w:pStyle w:val="ListParagraph"/>
        <w:numPr>
          <w:ilvl w:val="0"/>
          <w:numId w:val="32"/>
        </w:numPr>
        <w:ind w:left="426" w:hanging="425"/>
        <w:rPr>
          <w:szCs w:val="24"/>
        </w:rPr>
        <w:pPrChange w:id="957" w:author="muhammad fauzan" w:date="2022-08-03T20:35:00Z">
          <w:pPr>
            <w:pStyle w:val="ListParagraph"/>
            <w:numPr>
              <w:numId w:val="32"/>
            </w:numPr>
            <w:ind w:left="851" w:hanging="425"/>
          </w:pPr>
        </w:pPrChange>
      </w:pPr>
      <w:r>
        <w:rPr>
          <w:szCs w:val="24"/>
        </w:rPr>
        <w:t>Sistem akan menampilkan halaman tambah jadwal kunjungan</w:t>
      </w:r>
    </w:p>
    <w:p w:rsidR="00222167" w:rsidRDefault="008B3912">
      <w:pPr>
        <w:pStyle w:val="ListParagraph"/>
        <w:numPr>
          <w:ilvl w:val="0"/>
          <w:numId w:val="32"/>
        </w:numPr>
        <w:ind w:left="426" w:hanging="425"/>
        <w:rPr>
          <w:szCs w:val="24"/>
        </w:rPr>
        <w:pPrChange w:id="958" w:author="muhammad fauzan" w:date="2022-08-03T20:35:00Z">
          <w:pPr>
            <w:pStyle w:val="ListParagraph"/>
            <w:numPr>
              <w:numId w:val="32"/>
            </w:numPr>
            <w:ind w:left="851" w:hanging="425"/>
          </w:pPr>
        </w:pPrChange>
      </w:pPr>
      <w:r>
        <w:rPr>
          <w:i/>
          <w:szCs w:val="24"/>
        </w:rPr>
        <w:t>Admin</w:t>
      </w:r>
      <w:r>
        <w:rPr>
          <w:szCs w:val="24"/>
        </w:rPr>
        <w:t xml:space="preserve"> memilih toko dan </w:t>
      </w:r>
      <w:r>
        <w:rPr>
          <w:i/>
          <w:szCs w:val="24"/>
        </w:rPr>
        <w:t>sales</w:t>
      </w:r>
      <w:r>
        <w:rPr>
          <w:szCs w:val="24"/>
        </w:rPr>
        <w:t xml:space="preserve"> kemudian menentukan harinya lalu menekan </w:t>
      </w:r>
      <w:r>
        <w:rPr>
          <w:i/>
          <w:szCs w:val="24"/>
        </w:rPr>
        <w:t>button</w:t>
      </w:r>
      <w:r>
        <w:rPr>
          <w:szCs w:val="24"/>
        </w:rPr>
        <w:t xml:space="preserve"> simpan.</w:t>
      </w:r>
    </w:p>
    <w:p w:rsidR="00222167" w:rsidRDefault="008B3912">
      <w:pPr>
        <w:pStyle w:val="ListParagraph"/>
        <w:numPr>
          <w:ilvl w:val="0"/>
          <w:numId w:val="32"/>
        </w:numPr>
        <w:ind w:left="426" w:hanging="425"/>
        <w:rPr>
          <w:szCs w:val="24"/>
        </w:rPr>
        <w:pPrChange w:id="959" w:author="muhammad fauzan" w:date="2022-08-03T20:35:00Z">
          <w:pPr>
            <w:pStyle w:val="ListParagraph"/>
            <w:numPr>
              <w:numId w:val="32"/>
            </w:numPr>
            <w:ind w:left="851" w:hanging="425"/>
          </w:pPr>
        </w:pPrChange>
      </w:pPr>
      <w:r>
        <w:rPr>
          <w:szCs w:val="24"/>
        </w:rPr>
        <w:t>Sistem akan menyimpan data jadwal kunjungan tersebut lalu menampilkan data telah disimpan.</w:t>
      </w:r>
      <w:bookmarkEnd w:id="945"/>
    </w:p>
    <w:p w:rsidR="00222167" w:rsidRDefault="008B3912">
      <w:pPr>
        <w:pStyle w:val="ListParagraph"/>
        <w:ind w:left="0"/>
        <w:jc w:val="center"/>
        <w:rPr>
          <w:szCs w:val="24"/>
        </w:rPr>
      </w:pPr>
      <w:r>
        <w:rPr>
          <w:noProof/>
        </w:rPr>
        <w:drawing>
          <wp:inline distT="0" distB="0" distL="0" distR="0">
            <wp:extent cx="5040630" cy="4211320"/>
            <wp:effectExtent l="133350" t="114300" r="140970" b="1701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4"/>
                    <a:stretch>
                      <a:fillRect/>
                    </a:stretch>
                  </pic:blipFill>
                  <pic:spPr>
                    <a:xfrm>
                      <a:off x="0" y="0"/>
                      <a:ext cx="5040630" cy="42113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2167" w:rsidRDefault="008B3912">
      <w:pPr>
        <w:pStyle w:val="Caption"/>
        <w:rPr>
          <w:szCs w:val="24"/>
        </w:rPr>
      </w:pPr>
      <w:bookmarkStart w:id="960" w:name="_Ref91882416"/>
      <w:bookmarkStart w:id="961" w:name="_Toc92920017"/>
      <w:r>
        <w:rPr>
          <w:szCs w:val="24"/>
        </w:rPr>
        <w:t xml:space="preserve">Gambar 3. </w:t>
      </w:r>
      <w:ins w:id="962" w:author="muhammad fauzan" w:date="2022-08-03T20:39:00Z">
        <w:r>
          <w:rPr>
            <w:szCs w:val="24"/>
          </w:rPr>
          <w:fldChar w:fldCharType="begin"/>
        </w:r>
        <w:r>
          <w:rPr>
            <w:szCs w:val="24"/>
          </w:rPr>
          <w:instrText xml:space="preserve"> SEQ Gambar_3. \* ARABIC </w:instrText>
        </w:r>
      </w:ins>
      <w:r>
        <w:rPr>
          <w:szCs w:val="24"/>
        </w:rPr>
        <w:fldChar w:fldCharType="separate"/>
      </w:r>
      <w:ins w:id="963" w:author="muhammad fauzan" w:date="2022-08-10T01:43:00Z">
        <w:r>
          <w:rPr>
            <w:szCs w:val="24"/>
          </w:rPr>
          <w:t>10</w:t>
        </w:r>
      </w:ins>
      <w:ins w:id="964" w:author="muhammad fauzan" w:date="2022-08-03T20:39:00Z">
        <w:r>
          <w:rPr>
            <w:szCs w:val="24"/>
          </w:rPr>
          <w:fldChar w:fldCharType="end"/>
        </w:r>
      </w:ins>
      <w:del w:id="965"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30</w:delText>
        </w:r>
        <w:r>
          <w:rPr>
            <w:szCs w:val="24"/>
          </w:rPr>
          <w:fldChar w:fldCharType="end"/>
        </w:r>
      </w:del>
      <w:bookmarkEnd w:id="960"/>
      <w:r>
        <w:rPr>
          <w:szCs w:val="24"/>
        </w:rPr>
        <w:t xml:space="preserve"> Activity diagram untuk halaman distribusi pada </w:t>
      </w:r>
      <w:del w:id="966" w:author="muhammad fauzan" w:date="2022-08-04T18:25:00Z">
        <w:r>
          <w:rPr>
            <w:szCs w:val="24"/>
          </w:rPr>
          <w:delText>user</w:delText>
        </w:r>
      </w:del>
      <w:bookmarkEnd w:id="961"/>
      <w:ins w:id="967" w:author="muhammad fauzan" w:date="2022-08-04T18:25:00Z">
        <w:r>
          <w:rPr>
            <w:i/>
            <w:szCs w:val="24"/>
          </w:rPr>
          <w:t>sales</w:t>
        </w:r>
      </w:ins>
    </w:p>
    <w:p w:rsidR="00222167" w:rsidRDefault="008B3912">
      <w:pPr>
        <w:pStyle w:val="Caption"/>
        <w:ind w:left="426"/>
        <w:jc w:val="left"/>
        <w:rPr>
          <w:i/>
          <w:szCs w:val="24"/>
        </w:rPr>
      </w:pPr>
      <w:r>
        <w:rPr>
          <w:szCs w:val="24"/>
        </w:rPr>
        <w:lastRenderedPageBreak/>
        <w:t xml:space="preserve">Penjelasan Diagram </w:t>
      </w:r>
      <w:r>
        <w:rPr>
          <w:i/>
          <w:szCs w:val="24"/>
        </w:rPr>
        <w:fldChar w:fldCharType="begin"/>
      </w:r>
      <w:r>
        <w:rPr>
          <w:szCs w:val="24"/>
        </w:rPr>
        <w:instrText xml:space="preserve"> REF _Ref91882416 \h  \* MERGEFORMAT </w:instrText>
      </w:r>
      <w:r>
        <w:rPr>
          <w:i/>
          <w:szCs w:val="24"/>
        </w:rPr>
      </w:r>
      <w:r>
        <w:rPr>
          <w:i/>
          <w:szCs w:val="24"/>
        </w:rPr>
        <w:fldChar w:fldCharType="separate"/>
      </w:r>
      <w:ins w:id="968" w:author="muhammad fauzan" w:date="2022-08-10T01:43:00Z">
        <w:r>
          <w:rPr>
            <w:szCs w:val="24"/>
          </w:rPr>
          <w:t>Gambar 3. 10</w:t>
        </w:r>
      </w:ins>
      <w:del w:id="969" w:author="muhammad fauzan" w:date="2022-08-07T16:08:00Z">
        <w:r>
          <w:rPr>
            <w:szCs w:val="24"/>
          </w:rPr>
          <w:delText>Gambar 3. 30</w:delText>
        </w:r>
      </w:del>
      <w:r>
        <w:rPr>
          <w:i/>
          <w:szCs w:val="24"/>
        </w:rPr>
        <w:fldChar w:fldCharType="end"/>
      </w:r>
      <w:r>
        <w:rPr>
          <w:szCs w:val="24"/>
        </w:rPr>
        <w:t>:</w:t>
      </w:r>
    </w:p>
    <w:p w:rsidR="00222167" w:rsidRDefault="008B3912">
      <w:pPr>
        <w:pStyle w:val="ListParagraph"/>
        <w:numPr>
          <w:ilvl w:val="0"/>
          <w:numId w:val="33"/>
        </w:numPr>
        <w:ind w:left="426" w:hanging="425"/>
        <w:rPr>
          <w:szCs w:val="24"/>
        </w:rPr>
        <w:pPrChange w:id="970" w:author="muhammad fauzan" w:date="2022-08-03T20:35:00Z">
          <w:pPr>
            <w:pStyle w:val="ListParagraph"/>
            <w:numPr>
              <w:numId w:val="33"/>
            </w:numPr>
            <w:ind w:left="851" w:hanging="425"/>
          </w:pPr>
        </w:pPrChange>
      </w:pPr>
      <w:del w:id="971" w:author="muhammad fauzan" w:date="2022-08-07T17:11:00Z">
        <w:r>
          <w:rPr>
            <w:i/>
            <w:szCs w:val="24"/>
          </w:rPr>
          <w:delText>User</w:delText>
        </w:r>
        <w:r>
          <w:rPr>
            <w:szCs w:val="24"/>
          </w:rPr>
          <w:delText xml:space="preserve"> </w:delText>
        </w:r>
      </w:del>
      <w:ins w:id="972" w:author="muhammad fauzan" w:date="2022-08-07T17:11:00Z">
        <w:r>
          <w:rPr>
            <w:i/>
            <w:szCs w:val="24"/>
          </w:rPr>
          <w:t>Sales</w:t>
        </w:r>
        <w:r>
          <w:rPr>
            <w:szCs w:val="24"/>
          </w:rPr>
          <w:t xml:space="preserve"> </w:t>
        </w:r>
      </w:ins>
      <w:r>
        <w:rPr>
          <w:szCs w:val="24"/>
        </w:rPr>
        <w:t xml:space="preserve">melakukan </w:t>
      </w:r>
      <w:del w:id="973" w:author="muhammad fauzan" w:date="2022-08-04T18:31:00Z">
        <w:r>
          <w:rPr>
            <w:i/>
            <w:szCs w:val="24"/>
          </w:rPr>
          <w:delText>login</w:delText>
        </w:r>
      </w:del>
      <w:ins w:id="974" w:author="muhammad fauzan" w:date="2022-08-04T18:31:00Z">
        <w:r>
          <w:rPr>
            <w:i/>
            <w:szCs w:val="24"/>
          </w:rPr>
          <w:t>login</w:t>
        </w:r>
      </w:ins>
    </w:p>
    <w:p w:rsidR="00222167" w:rsidRDefault="008B3912">
      <w:pPr>
        <w:pStyle w:val="ListParagraph"/>
        <w:numPr>
          <w:ilvl w:val="0"/>
          <w:numId w:val="33"/>
        </w:numPr>
        <w:ind w:left="426" w:hanging="425"/>
        <w:rPr>
          <w:szCs w:val="24"/>
        </w:rPr>
        <w:pPrChange w:id="975" w:author="muhammad fauzan" w:date="2022-08-03T20:35:00Z">
          <w:pPr>
            <w:pStyle w:val="ListParagraph"/>
            <w:numPr>
              <w:numId w:val="33"/>
            </w:numPr>
            <w:ind w:left="851" w:hanging="425"/>
          </w:pPr>
        </w:pPrChange>
      </w:pPr>
      <w:r>
        <w:rPr>
          <w:szCs w:val="24"/>
        </w:rPr>
        <w:t xml:space="preserve">Sistem akan memverifikasi </w:t>
      </w:r>
      <w:del w:id="976" w:author="muhammad fauzan" w:date="2022-08-07T17:11:00Z">
        <w:r>
          <w:rPr>
            <w:i/>
            <w:szCs w:val="24"/>
          </w:rPr>
          <w:delText>user</w:delText>
        </w:r>
        <w:r>
          <w:rPr>
            <w:szCs w:val="24"/>
          </w:rPr>
          <w:delText xml:space="preserve"> </w:delText>
        </w:r>
      </w:del>
      <w:ins w:id="977" w:author="muhammad fauzan" w:date="2022-08-07T17:11:00Z">
        <w:r>
          <w:rPr>
            <w:i/>
            <w:szCs w:val="24"/>
          </w:rPr>
          <w:t>sales</w:t>
        </w:r>
        <w:r>
          <w:rPr>
            <w:szCs w:val="24"/>
          </w:rPr>
          <w:t xml:space="preserve"> </w:t>
        </w:r>
      </w:ins>
      <w:del w:id="978" w:author="muhammad fauzan" w:date="2022-08-04T18:31:00Z">
        <w:r>
          <w:rPr>
            <w:i/>
            <w:szCs w:val="24"/>
          </w:rPr>
          <w:delText>login</w:delText>
        </w:r>
      </w:del>
      <w:ins w:id="979" w:author="muhammad fauzan" w:date="2022-08-04T18:31:00Z">
        <w:r>
          <w:rPr>
            <w:i/>
            <w:szCs w:val="24"/>
          </w:rPr>
          <w:t>login</w:t>
        </w:r>
      </w:ins>
    </w:p>
    <w:p w:rsidR="00222167" w:rsidRDefault="008B3912">
      <w:pPr>
        <w:pStyle w:val="ListParagraph"/>
        <w:numPr>
          <w:ilvl w:val="0"/>
          <w:numId w:val="33"/>
        </w:numPr>
        <w:ind w:left="426" w:hanging="425"/>
        <w:rPr>
          <w:szCs w:val="24"/>
        </w:rPr>
        <w:pPrChange w:id="980" w:author="muhammad fauzan" w:date="2022-08-03T20:35:00Z">
          <w:pPr>
            <w:pStyle w:val="ListParagraph"/>
            <w:numPr>
              <w:numId w:val="33"/>
            </w:numPr>
            <w:ind w:left="851" w:hanging="425"/>
          </w:pPr>
        </w:pPrChange>
      </w:pPr>
      <w:r>
        <w:rPr>
          <w:szCs w:val="24"/>
        </w:rPr>
        <w:t>sistem akan menampilkan data toko sesuai jadwal kunjungan</w:t>
      </w:r>
    </w:p>
    <w:p w:rsidR="00222167" w:rsidRDefault="008B3912">
      <w:pPr>
        <w:pStyle w:val="ListParagraph"/>
        <w:numPr>
          <w:ilvl w:val="0"/>
          <w:numId w:val="33"/>
        </w:numPr>
        <w:ind w:left="426" w:hanging="425"/>
        <w:rPr>
          <w:szCs w:val="24"/>
        </w:rPr>
        <w:pPrChange w:id="981" w:author="muhammad fauzan" w:date="2022-08-03T20:35:00Z">
          <w:pPr>
            <w:pStyle w:val="ListParagraph"/>
            <w:numPr>
              <w:numId w:val="33"/>
            </w:numPr>
            <w:ind w:left="851" w:hanging="425"/>
          </w:pPr>
        </w:pPrChange>
      </w:pPr>
      <w:r>
        <w:rPr>
          <w:szCs w:val="24"/>
        </w:rPr>
        <w:t xml:space="preserve">Lalu </w:t>
      </w:r>
      <w:del w:id="982" w:author="muhammad fauzan" w:date="2022-08-04T18:26:00Z">
        <w:r>
          <w:rPr>
            <w:i/>
            <w:szCs w:val="24"/>
          </w:rPr>
          <w:delText>user/</w:delText>
        </w:r>
      </w:del>
      <w:r>
        <w:rPr>
          <w:i/>
          <w:szCs w:val="24"/>
        </w:rPr>
        <w:t>sales</w:t>
      </w:r>
      <w:r>
        <w:rPr>
          <w:szCs w:val="24"/>
        </w:rPr>
        <w:t xml:space="preserve"> memilih toko yang akan dituju untuk dilihat data distribusi ditoko tersebut dihari tersebut.</w:t>
      </w:r>
    </w:p>
    <w:p w:rsidR="00222167" w:rsidRDefault="008B3912">
      <w:pPr>
        <w:pStyle w:val="ListParagraph"/>
        <w:numPr>
          <w:ilvl w:val="0"/>
          <w:numId w:val="33"/>
        </w:numPr>
        <w:ind w:left="426" w:hanging="425"/>
        <w:rPr>
          <w:ins w:id="983" w:author="muhammad fauzan" w:date="2022-08-09T07:03:00Z"/>
        </w:rPr>
      </w:pPr>
      <w:r>
        <w:rPr>
          <w:szCs w:val="24"/>
        </w:rPr>
        <w:t>Sistem akan menampilkan data distribusi ditoko tersebut dihari tersebut (hasil peramalan).</w:t>
      </w:r>
      <w:r>
        <w:t xml:space="preserve"> </w:t>
      </w:r>
    </w:p>
    <w:p w:rsidR="00222167" w:rsidRDefault="008B3912">
      <w:pPr>
        <w:pStyle w:val="ListParagraph"/>
        <w:numPr>
          <w:ilvl w:val="0"/>
          <w:numId w:val="24"/>
        </w:numPr>
        <w:ind w:left="426" w:hanging="426"/>
        <w:rPr>
          <w:ins w:id="984" w:author="muhammad fauzan" w:date="2022-08-09T07:03:00Z"/>
        </w:rPr>
        <w:pPrChange w:id="985" w:author="muhammad fauzan" w:date="2022-08-09T07:08:00Z">
          <w:pPr>
            <w:pStyle w:val="ListParagraph"/>
            <w:numPr>
              <w:numId w:val="22"/>
            </w:numPr>
            <w:ind w:left="426" w:hanging="426"/>
          </w:pPr>
        </w:pPrChange>
      </w:pPr>
      <w:ins w:id="986" w:author="muhammad fauzan" w:date="2022-08-09T07:03:00Z">
        <w:r>
          <w:t xml:space="preserve">Perancangan </w:t>
        </w:r>
        <w:r>
          <w:rPr>
            <w:i/>
          </w:rPr>
          <w:t>user interface.</w:t>
        </w:r>
      </w:ins>
    </w:p>
    <w:p w:rsidR="00222167" w:rsidRDefault="008B3912">
      <w:pPr>
        <w:pStyle w:val="ListParagraph"/>
        <w:ind w:left="0" w:firstLine="709"/>
        <w:rPr>
          <w:ins w:id="987" w:author="muhammad fauzan" w:date="2022-08-09T07:03:00Z"/>
        </w:rPr>
      </w:pPr>
      <w:ins w:id="988" w:author="muhammad fauzan" w:date="2022-08-09T07:03:00Z">
        <w:r>
          <w:t xml:space="preserve">Proses ini merupakan gambaran bagaimana sebuah sistem akan dibentuk, berikut merupakan rancangan </w:t>
        </w:r>
        <w:r>
          <w:rPr>
            <w:i/>
          </w:rPr>
          <w:t>user</w:t>
        </w:r>
        <w:r>
          <w:t xml:space="preserve"> </w:t>
        </w:r>
        <w:r>
          <w:rPr>
            <w:i/>
          </w:rPr>
          <w:t>interface</w:t>
        </w:r>
        <w:r>
          <w:t xml:space="preserve"> penerapan metode </w:t>
        </w:r>
        <w:r>
          <w:rPr>
            <w:i/>
          </w:rPr>
          <w:t>holt-winter exponential smoothing</w:t>
        </w:r>
        <w:r>
          <w:t xml:space="preserve"> untuk melakukan peramalan distribusi sari roti diarea panton labu. Berikut perancangan </w:t>
        </w:r>
        <w:r>
          <w:rPr>
            <w:i/>
          </w:rPr>
          <w:t>user</w:t>
        </w:r>
        <w:r>
          <w:t xml:space="preserve"> </w:t>
        </w:r>
        <w:r>
          <w:rPr>
            <w:i/>
          </w:rPr>
          <w:t>interface</w:t>
        </w:r>
        <w:r>
          <w:t>.</w:t>
        </w:r>
      </w:ins>
    </w:p>
    <w:p w:rsidR="00222167" w:rsidRDefault="008B3912">
      <w:pPr>
        <w:pStyle w:val="ListParagraph"/>
        <w:numPr>
          <w:ilvl w:val="0"/>
          <w:numId w:val="23"/>
        </w:numPr>
        <w:ind w:left="426" w:hanging="426"/>
        <w:rPr>
          <w:ins w:id="989" w:author="muhammad fauzan" w:date="2022-08-10T06:18:00Z"/>
        </w:rPr>
      </w:pPr>
      <w:ins w:id="990" w:author="muhammad fauzan" w:date="2022-08-10T06:13:00Z">
        <w:r>
          <w:t xml:space="preserve">Halaman </w:t>
        </w:r>
      </w:ins>
      <w:ins w:id="991" w:author="muhammad fauzan" w:date="2022-08-10T06:19:00Z">
        <w:r>
          <w:rPr>
            <w:i/>
            <w:rPrChange w:id="992" w:author="muhammad fauzan" w:date="2022-08-10T06:19:00Z">
              <w:rPr/>
            </w:rPrChange>
          </w:rPr>
          <w:t>l</w:t>
        </w:r>
      </w:ins>
      <w:ins w:id="993" w:author="muhammad fauzan" w:date="2022-08-10T06:13:00Z">
        <w:r>
          <w:rPr>
            <w:i/>
            <w:rPrChange w:id="994" w:author="muhammad fauzan" w:date="2022-08-10T06:19:00Z">
              <w:rPr/>
            </w:rPrChange>
          </w:rPr>
          <w:t>ogin</w:t>
        </w:r>
        <w:r>
          <w:t xml:space="preserve"> </w:t>
        </w:r>
      </w:ins>
      <w:ins w:id="995" w:author="muhammad fauzan" w:date="2022-08-10T06:19:00Z">
        <w:r>
          <w:t>a</w:t>
        </w:r>
      </w:ins>
      <w:ins w:id="996" w:author="muhammad fauzan" w:date="2022-08-10T06:13:00Z">
        <w:r>
          <w:t xml:space="preserve">dmin </w:t>
        </w:r>
      </w:ins>
    </w:p>
    <w:p w:rsidR="00222167" w:rsidRDefault="008B3912">
      <w:pPr>
        <w:pStyle w:val="ListParagraph"/>
        <w:ind w:left="426"/>
        <w:rPr>
          <w:ins w:id="997" w:author="muhammad fauzan" w:date="2022-08-10T06:18:00Z"/>
        </w:rPr>
      </w:pPr>
      <w:ins w:id="998" w:author="muhammad fauzan" w:date="2022-08-10T06:18:00Z">
        <w:r>
          <w:t xml:space="preserve">Halaman </w:t>
        </w:r>
        <w:r>
          <w:rPr>
            <w:i/>
          </w:rPr>
          <w:t>login</w:t>
        </w:r>
        <w:r>
          <w:t xml:space="preserve"> admin merupakan halaman web yang digunakan oleh admin sendiri untuk dapat mengakses halaman lain dari pada halaman-halaman untuk admin sendiri. Pada halaman </w:t>
        </w:r>
        <w:r>
          <w:rPr>
            <w:i/>
          </w:rPr>
          <w:t>login</w:t>
        </w:r>
        <w:r>
          <w:t xml:space="preserve"> sendiri akan diambil data </w:t>
        </w:r>
        <w:r>
          <w:rPr>
            <w:i/>
          </w:rPr>
          <w:t>username</w:t>
        </w:r>
        <w:r>
          <w:t xml:space="preserve"> admin dan </w:t>
        </w:r>
        <w:r>
          <w:rPr>
            <w:i/>
          </w:rPr>
          <w:t>password</w:t>
        </w:r>
        <w:r>
          <w:t xml:space="preserve"> yang akan divalidasi oleh sistem. Berikut adalah tampilan halaman </w:t>
        </w:r>
        <w:r>
          <w:rPr>
            <w:i/>
          </w:rPr>
          <w:t>login</w:t>
        </w:r>
        <w:r>
          <w:t xml:space="preserve"> admin.</w:t>
        </w:r>
      </w:ins>
    </w:p>
    <w:p w:rsidR="00222167" w:rsidRDefault="008B3912">
      <w:pPr>
        <w:pStyle w:val="ListParagraph"/>
        <w:ind w:left="0"/>
        <w:jc w:val="center"/>
        <w:rPr>
          <w:ins w:id="999" w:author="muhammad fauzan" w:date="2022-08-10T06:18:00Z"/>
        </w:rPr>
      </w:pPr>
      <w:ins w:id="1000" w:author="muhammad fauzan" w:date="2022-08-10T06:18:00Z">
        <w:r>
          <w:rPr>
            <w:noProof/>
          </w:rPr>
          <w:lastRenderedPageBreak/>
          <w:drawing>
            <wp:inline distT="0" distB="0" distL="0" distR="0">
              <wp:extent cx="2369820" cy="214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403084" cy="2173816"/>
                      </a:xfrm>
                      <a:prstGeom prst="rect">
                        <a:avLst/>
                      </a:prstGeom>
                      <a:noFill/>
                      <a:ln>
                        <a:noFill/>
                      </a:ln>
                    </pic:spPr>
                  </pic:pic>
                </a:graphicData>
              </a:graphic>
            </wp:inline>
          </w:drawing>
        </w:r>
      </w:ins>
    </w:p>
    <w:p w:rsidR="00222167" w:rsidRDefault="008B3912">
      <w:pPr>
        <w:pStyle w:val="ListParagraph"/>
        <w:ind w:left="0"/>
        <w:jc w:val="center"/>
        <w:rPr>
          <w:ins w:id="1001" w:author="muhammad fauzan" w:date="2022-08-10T06:17:00Z"/>
        </w:rPr>
        <w:pPrChange w:id="1002" w:author="muhammad fauzan" w:date="2022-08-10T06:19:00Z">
          <w:pPr>
            <w:pStyle w:val="ListParagraph"/>
            <w:numPr>
              <w:numId w:val="23"/>
            </w:numPr>
            <w:ind w:left="426" w:hanging="426"/>
          </w:pPr>
        </w:pPrChange>
      </w:pPr>
      <w:ins w:id="1003" w:author="muhammad fauzan" w:date="2022-08-10T06:18:00Z">
        <w:r>
          <w:t>Gambar 3.</w:t>
        </w:r>
        <w:r>
          <w:fldChar w:fldCharType="begin"/>
        </w:r>
        <w:r>
          <w:instrText xml:space="preserve"> SEQ Gambar_3. \* ARABIC </w:instrText>
        </w:r>
        <w:r>
          <w:fldChar w:fldCharType="separate"/>
        </w:r>
        <w:r>
          <w:t>11</w:t>
        </w:r>
        <w:r>
          <w:fldChar w:fldCharType="end"/>
        </w:r>
        <w:r>
          <w:t xml:space="preserve"> Halaman </w:t>
        </w:r>
        <w:r>
          <w:rPr>
            <w:i/>
          </w:rPr>
          <w:t>login</w:t>
        </w:r>
        <w:r>
          <w:t xml:space="preserve"> admin</w:t>
        </w:r>
      </w:ins>
    </w:p>
    <w:p w:rsidR="00222167" w:rsidRDefault="008B3912">
      <w:pPr>
        <w:pStyle w:val="ListParagraph"/>
        <w:numPr>
          <w:ilvl w:val="0"/>
          <w:numId w:val="23"/>
        </w:numPr>
        <w:ind w:left="426" w:hanging="426"/>
        <w:rPr>
          <w:ins w:id="1004" w:author="muhammad fauzan" w:date="2022-08-10T06:19:00Z"/>
        </w:rPr>
      </w:pPr>
      <w:ins w:id="1005" w:author="muhammad fauzan" w:date="2022-08-10T06:13:00Z">
        <w:r>
          <w:t xml:space="preserve">Halaman dashboard admin </w:t>
        </w:r>
      </w:ins>
    </w:p>
    <w:p w:rsidR="00222167" w:rsidRDefault="008B3912">
      <w:pPr>
        <w:pStyle w:val="ListParagraph"/>
        <w:ind w:left="426"/>
        <w:rPr>
          <w:ins w:id="1006" w:author="muhammad fauzan" w:date="2022-08-10T06:19:00Z"/>
        </w:rPr>
      </w:pPr>
      <w:ins w:id="1007" w:author="muhammad fauzan" w:date="2022-08-10T06:19:00Z">
        <w:r>
          <w:t xml:space="preserve">Halaman dasboard admin merupakan halaman web utama dari pada admin sendiri yang mencangkup beberapa isi dari halaman lainnya. Pada halaman ini berisi data toko, distribusi </w:t>
        </w:r>
        <w:r>
          <w:rPr>
            <w:i/>
          </w:rPr>
          <w:t>sales</w:t>
        </w:r>
        <w:r>
          <w:t>, roti dan jadwal kunjungan yang ditampilkan sekilah diawal. Berikut adalah tampilan halaman dasboard admin.</w:t>
        </w:r>
      </w:ins>
    </w:p>
    <w:p w:rsidR="00222167" w:rsidRDefault="008B3912">
      <w:pPr>
        <w:pStyle w:val="ListParagraph"/>
        <w:ind w:left="0"/>
        <w:jc w:val="center"/>
        <w:rPr>
          <w:ins w:id="1008" w:author="muhammad fauzan" w:date="2022-08-10T06:19:00Z"/>
        </w:rPr>
      </w:pPr>
      <w:ins w:id="1009" w:author="muhammad fauzan" w:date="2022-08-10T06:19:00Z">
        <w:r>
          <w:rPr>
            <w:noProof/>
          </w:rPr>
          <w:drawing>
            <wp:inline distT="0" distB="0" distL="0" distR="0">
              <wp:extent cx="2247900" cy="2040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55181" cy="2047254"/>
                      </a:xfrm>
                      <a:prstGeom prst="rect">
                        <a:avLst/>
                      </a:prstGeom>
                      <a:noFill/>
                      <a:ln>
                        <a:noFill/>
                      </a:ln>
                    </pic:spPr>
                  </pic:pic>
                </a:graphicData>
              </a:graphic>
            </wp:inline>
          </w:drawing>
        </w:r>
      </w:ins>
    </w:p>
    <w:p w:rsidR="00222167" w:rsidRDefault="008B3912">
      <w:pPr>
        <w:pStyle w:val="ListParagraph"/>
        <w:ind w:left="0"/>
        <w:jc w:val="center"/>
        <w:rPr>
          <w:ins w:id="1010" w:author="muhammad fauzan" w:date="2022-08-10T06:17:00Z"/>
        </w:rPr>
        <w:pPrChange w:id="1011" w:author="muhammad fauzan" w:date="2022-08-10T06:20:00Z">
          <w:pPr>
            <w:pStyle w:val="ListParagraph"/>
            <w:numPr>
              <w:numId w:val="23"/>
            </w:numPr>
            <w:ind w:left="426" w:hanging="426"/>
          </w:pPr>
        </w:pPrChange>
      </w:pPr>
      <w:ins w:id="1012" w:author="muhammad fauzan" w:date="2022-08-10T06:19:00Z">
        <w:r>
          <w:t xml:space="preserve">Gambar 3. </w:t>
        </w:r>
        <w:r>
          <w:fldChar w:fldCharType="begin"/>
        </w:r>
        <w:r>
          <w:instrText xml:space="preserve"> SEQ Gambar_3. \* ARABIC </w:instrText>
        </w:r>
        <w:r>
          <w:fldChar w:fldCharType="separate"/>
        </w:r>
      </w:ins>
      <w:ins w:id="1013" w:author="muhammad fauzan" w:date="2022-08-10T06:20:00Z">
        <w:r>
          <w:t>12</w:t>
        </w:r>
      </w:ins>
      <w:ins w:id="1014" w:author="muhammad fauzan" w:date="2022-08-10T06:19:00Z">
        <w:r>
          <w:fldChar w:fldCharType="end"/>
        </w:r>
        <w:r>
          <w:t xml:space="preserve"> Halaman dasboard admin</w:t>
        </w:r>
      </w:ins>
    </w:p>
    <w:p w:rsidR="00222167" w:rsidRDefault="008B3912">
      <w:pPr>
        <w:pStyle w:val="ListParagraph"/>
        <w:numPr>
          <w:ilvl w:val="0"/>
          <w:numId w:val="23"/>
        </w:numPr>
        <w:ind w:left="426" w:hanging="426"/>
        <w:rPr>
          <w:ins w:id="1015" w:author="muhammad fauzan" w:date="2022-08-10T06:20:00Z"/>
        </w:rPr>
      </w:pPr>
      <w:ins w:id="1016" w:author="muhammad fauzan" w:date="2022-08-10T06:13:00Z">
        <w:r>
          <w:t xml:space="preserve">Halaman Ganti </w:t>
        </w:r>
        <w:r>
          <w:rPr>
            <w:i/>
          </w:rPr>
          <w:t>Password</w:t>
        </w:r>
        <w:r>
          <w:t xml:space="preserve"> Admin </w:t>
        </w:r>
      </w:ins>
    </w:p>
    <w:p w:rsidR="00222167" w:rsidRDefault="008B3912">
      <w:pPr>
        <w:pStyle w:val="ListParagraph"/>
        <w:ind w:left="426"/>
        <w:rPr>
          <w:ins w:id="1017" w:author="muhammad fauzan" w:date="2022-08-10T06:20:00Z"/>
        </w:rPr>
      </w:pPr>
      <w:ins w:id="1018" w:author="muhammad fauzan" w:date="2022-08-10T06:20:00Z">
        <w:r>
          <w:t xml:space="preserve">Halaman ubah </w:t>
        </w:r>
        <w:r>
          <w:rPr>
            <w:i/>
          </w:rPr>
          <w:t>password</w:t>
        </w:r>
        <w:r>
          <w:t xml:space="preserve"> admin merupakan halaman web yang digunakan oleh admin sendiri untuk dapat mengubah </w:t>
        </w:r>
        <w:r>
          <w:rPr>
            <w:i/>
          </w:rPr>
          <w:t>password</w:t>
        </w:r>
        <w:r>
          <w:t xml:space="preserve"> dari pada admin sendiri. Pada </w:t>
        </w:r>
        <w:r>
          <w:lastRenderedPageBreak/>
          <w:t xml:space="preserve">halaman ubah </w:t>
        </w:r>
        <w:r>
          <w:rPr>
            <w:i/>
          </w:rPr>
          <w:t>password</w:t>
        </w:r>
        <w:r>
          <w:t xml:space="preserve"> akan diambil data </w:t>
        </w:r>
        <w:r>
          <w:rPr>
            <w:i/>
          </w:rPr>
          <w:t>password</w:t>
        </w:r>
        <w:r>
          <w:t xml:space="preserve"> dari admin yang telah </w:t>
        </w:r>
        <w:r>
          <w:rPr>
            <w:i/>
          </w:rPr>
          <w:t>login</w:t>
        </w:r>
        <w:r>
          <w:t xml:space="preserve"> kemudian diganti dengan data yang baru disimpan. Berikut adalah tampilan halaman ubah </w:t>
        </w:r>
        <w:r>
          <w:rPr>
            <w:i/>
          </w:rPr>
          <w:t>password</w:t>
        </w:r>
        <w:r>
          <w:t xml:space="preserve"> admin.</w:t>
        </w:r>
      </w:ins>
    </w:p>
    <w:p w:rsidR="00222167" w:rsidRDefault="008B3912">
      <w:pPr>
        <w:pStyle w:val="ListParagraph"/>
        <w:ind w:left="0"/>
        <w:jc w:val="center"/>
        <w:rPr>
          <w:ins w:id="1019" w:author="muhammad fauzan" w:date="2022-08-10T06:20:00Z"/>
        </w:rPr>
      </w:pPr>
      <w:ins w:id="1020" w:author="muhammad fauzan" w:date="2022-08-10T06:20:00Z">
        <w:r>
          <w:rPr>
            <w:noProof/>
          </w:rPr>
          <w:drawing>
            <wp:inline distT="0" distB="0" distL="0" distR="0">
              <wp:extent cx="2880360" cy="14503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27" cstate="print">
                        <a:extLst>
                          <a:ext uri="{28A0092B-C50C-407E-A947-70E740481C1C}">
                            <a14:useLocalDpi xmlns:a14="http://schemas.microsoft.com/office/drawing/2010/main" val="0"/>
                          </a:ext>
                        </a:extLst>
                      </a:blip>
                      <a:srcRect b="44513"/>
                      <a:stretch>
                        <a:fillRect/>
                      </a:stretch>
                    </pic:blipFill>
                    <pic:spPr>
                      <a:xfrm>
                        <a:off x="0" y="0"/>
                        <a:ext cx="2892018" cy="1456755"/>
                      </a:xfrm>
                      <a:prstGeom prst="rect">
                        <a:avLst/>
                      </a:prstGeom>
                      <a:noFill/>
                      <a:ln>
                        <a:noFill/>
                      </a:ln>
                    </pic:spPr>
                  </pic:pic>
                </a:graphicData>
              </a:graphic>
            </wp:inline>
          </w:drawing>
        </w:r>
      </w:ins>
    </w:p>
    <w:p w:rsidR="00222167" w:rsidRDefault="008B3912">
      <w:pPr>
        <w:pStyle w:val="ListParagraph"/>
        <w:ind w:left="0"/>
        <w:jc w:val="center"/>
        <w:rPr>
          <w:ins w:id="1021" w:author="muhammad fauzan" w:date="2022-08-10T06:17:00Z"/>
        </w:rPr>
        <w:pPrChange w:id="1022" w:author="muhammad fauzan" w:date="2022-08-10T06:20:00Z">
          <w:pPr>
            <w:pStyle w:val="ListParagraph"/>
            <w:numPr>
              <w:numId w:val="23"/>
            </w:numPr>
            <w:ind w:left="426" w:hanging="426"/>
          </w:pPr>
        </w:pPrChange>
      </w:pPr>
      <w:ins w:id="1023" w:author="muhammad fauzan" w:date="2022-08-10T06:20:00Z">
        <w:r>
          <w:t xml:space="preserve">Gambar 3. </w:t>
        </w:r>
        <w:r>
          <w:fldChar w:fldCharType="begin"/>
        </w:r>
        <w:r>
          <w:instrText xml:space="preserve"> SEQ Gambar_3. \* ARABIC </w:instrText>
        </w:r>
        <w:r>
          <w:fldChar w:fldCharType="separate"/>
        </w:r>
      </w:ins>
      <w:ins w:id="1024" w:author="muhammad fauzan" w:date="2022-08-10T06:22:00Z">
        <w:r>
          <w:t>13</w:t>
        </w:r>
      </w:ins>
      <w:ins w:id="1025" w:author="muhammad fauzan" w:date="2022-08-10T06:20:00Z">
        <w:r>
          <w:fldChar w:fldCharType="end"/>
        </w:r>
        <w:r>
          <w:t xml:space="preserve"> Halaman ubah </w:t>
        </w:r>
        <w:r>
          <w:rPr>
            <w:i/>
          </w:rPr>
          <w:t>password</w:t>
        </w:r>
        <w:r>
          <w:t xml:space="preserve"> admin</w:t>
        </w:r>
      </w:ins>
    </w:p>
    <w:p w:rsidR="00222167" w:rsidRDefault="008B3912">
      <w:pPr>
        <w:pStyle w:val="ListParagraph"/>
        <w:numPr>
          <w:ilvl w:val="0"/>
          <w:numId w:val="23"/>
        </w:numPr>
        <w:ind w:left="426" w:hanging="426"/>
        <w:rPr>
          <w:ins w:id="1026" w:author="muhammad fauzan" w:date="2022-08-10T06:21:00Z"/>
        </w:rPr>
      </w:pPr>
      <w:ins w:id="1027" w:author="muhammad fauzan" w:date="2022-08-10T06:13:00Z">
        <w:r>
          <w:t xml:space="preserve">Halaman data </w:t>
        </w:r>
        <w:r>
          <w:rPr>
            <w:i/>
          </w:rPr>
          <w:t>sales</w:t>
        </w:r>
        <w:r>
          <w:t xml:space="preserve"> pada admin</w:t>
        </w:r>
      </w:ins>
      <w:ins w:id="1028" w:author="muhammad fauzan" w:date="2022-08-10T06:14:00Z">
        <w:r>
          <w:t xml:space="preserve"> </w:t>
        </w:r>
      </w:ins>
    </w:p>
    <w:p w:rsidR="00222167" w:rsidRDefault="008B3912">
      <w:pPr>
        <w:pStyle w:val="ListParagraph"/>
        <w:ind w:left="426"/>
        <w:rPr>
          <w:ins w:id="1029" w:author="muhammad fauzan" w:date="2022-08-10T06:21:00Z"/>
        </w:rPr>
      </w:pPr>
      <w:ins w:id="1030" w:author="muhammad fauzan" w:date="2022-08-10T06:21:00Z">
        <w:r>
          <w:t xml:space="preserve">Halaman data </w:t>
        </w:r>
        <w:r>
          <w:rPr>
            <w:i/>
          </w:rPr>
          <w:t>sales</w:t>
        </w:r>
        <w:r>
          <w:t xml:space="preserve"> pada admin merupakan halaman web yang berisi data </w:t>
        </w:r>
        <w:r>
          <w:rPr>
            <w:i/>
          </w:rPr>
          <w:t>sales</w:t>
        </w:r>
        <w:r>
          <w:t xml:space="preserve"> yang dapat ditambah, diubah dan dihapus oleh admin. Berikut adalah tampilan halaman data </w:t>
        </w:r>
        <w:r>
          <w:rPr>
            <w:i/>
          </w:rPr>
          <w:t>sales</w:t>
        </w:r>
        <w:r>
          <w:t xml:space="preserve"> pada admin.</w:t>
        </w:r>
      </w:ins>
    </w:p>
    <w:p w:rsidR="00222167" w:rsidRDefault="008B3912">
      <w:pPr>
        <w:pStyle w:val="ListParagraph"/>
        <w:ind w:left="0"/>
        <w:jc w:val="center"/>
        <w:rPr>
          <w:ins w:id="1031" w:author="muhammad fauzan" w:date="2022-08-10T06:21:00Z"/>
        </w:rPr>
      </w:pPr>
      <w:ins w:id="1032" w:author="muhammad fauzan" w:date="2022-08-10T06:21:00Z">
        <w:r>
          <w:rPr>
            <w:noProof/>
          </w:rPr>
          <w:drawing>
            <wp:inline distT="0" distB="0" distL="0" distR="0">
              <wp:extent cx="3085465" cy="1424940"/>
              <wp:effectExtent l="0" t="0" r="63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b="49134"/>
                      <a:stretch>
                        <a:fillRect/>
                      </a:stretch>
                    </pic:blipFill>
                    <pic:spPr>
                      <a:xfrm>
                        <a:off x="0" y="0"/>
                        <a:ext cx="3188449" cy="1472292"/>
                      </a:xfrm>
                      <a:prstGeom prst="rect">
                        <a:avLst/>
                      </a:prstGeom>
                      <a:noFill/>
                      <a:ln>
                        <a:noFill/>
                      </a:ln>
                    </pic:spPr>
                  </pic:pic>
                </a:graphicData>
              </a:graphic>
            </wp:inline>
          </w:drawing>
        </w:r>
      </w:ins>
    </w:p>
    <w:p w:rsidR="00222167" w:rsidRDefault="008B3912">
      <w:pPr>
        <w:pStyle w:val="ListParagraph"/>
        <w:ind w:left="0"/>
        <w:jc w:val="center"/>
        <w:rPr>
          <w:ins w:id="1033" w:author="muhammad fauzan" w:date="2022-08-10T06:17:00Z"/>
        </w:rPr>
        <w:pPrChange w:id="1034" w:author="muhammad fauzan" w:date="2022-08-10T06:21:00Z">
          <w:pPr>
            <w:pStyle w:val="ListParagraph"/>
            <w:numPr>
              <w:numId w:val="23"/>
            </w:numPr>
            <w:ind w:left="426" w:hanging="426"/>
          </w:pPr>
        </w:pPrChange>
      </w:pPr>
      <w:ins w:id="1035" w:author="muhammad fauzan" w:date="2022-08-10T06:21:00Z">
        <w:r>
          <w:t xml:space="preserve">Gambar 3. </w:t>
        </w:r>
        <w:r>
          <w:fldChar w:fldCharType="begin"/>
        </w:r>
        <w:r>
          <w:instrText xml:space="preserve"> SEQ Gambar_3. \* ARABIC </w:instrText>
        </w:r>
        <w:r>
          <w:fldChar w:fldCharType="separate"/>
        </w:r>
      </w:ins>
      <w:ins w:id="1036" w:author="muhammad fauzan" w:date="2022-08-10T06:22:00Z">
        <w:r>
          <w:t>14</w:t>
        </w:r>
      </w:ins>
      <w:ins w:id="1037" w:author="muhammad fauzan" w:date="2022-08-10T06:21:00Z">
        <w:r>
          <w:fldChar w:fldCharType="end"/>
        </w:r>
        <w:r>
          <w:t xml:space="preserve"> Halaman data </w:t>
        </w:r>
        <w:r>
          <w:rPr>
            <w:i/>
          </w:rPr>
          <w:t>sales</w:t>
        </w:r>
        <w:r>
          <w:t xml:space="preserve"> pada admin</w:t>
        </w:r>
      </w:ins>
    </w:p>
    <w:p w:rsidR="00222167" w:rsidRDefault="008B3912">
      <w:pPr>
        <w:pStyle w:val="ListParagraph"/>
        <w:numPr>
          <w:ilvl w:val="0"/>
          <w:numId w:val="23"/>
        </w:numPr>
        <w:ind w:left="426" w:hanging="426"/>
        <w:rPr>
          <w:ins w:id="1038" w:author="muhammad fauzan" w:date="2022-08-10T06:22:00Z"/>
        </w:rPr>
      </w:pPr>
      <w:ins w:id="1039" w:author="muhammad fauzan" w:date="2022-08-10T06:14:00Z">
        <w:r>
          <w:t xml:space="preserve">Halaman tambah data </w:t>
        </w:r>
        <w:r>
          <w:rPr>
            <w:i/>
          </w:rPr>
          <w:t>sales</w:t>
        </w:r>
        <w:r>
          <w:t xml:space="preserve"> pada admin </w:t>
        </w:r>
      </w:ins>
    </w:p>
    <w:p w:rsidR="00222167" w:rsidRDefault="008B3912">
      <w:pPr>
        <w:pStyle w:val="ListParagraph"/>
        <w:ind w:left="426"/>
        <w:rPr>
          <w:ins w:id="1040" w:author="muhammad fauzan" w:date="2022-08-10T06:22:00Z"/>
        </w:rPr>
        <w:pPrChange w:id="1041" w:author="muhammad fauzan" w:date="2022-08-10T06:22:00Z">
          <w:pPr>
            <w:pStyle w:val="ListParagraph"/>
            <w:ind w:left="0"/>
            <w:jc w:val="center"/>
          </w:pPr>
        </w:pPrChange>
      </w:pPr>
      <w:ins w:id="1042" w:author="muhammad fauzan" w:date="2022-08-10T06:22:00Z">
        <w:r>
          <w:t xml:space="preserve">Halaman tambah data </w:t>
        </w:r>
        <w:r>
          <w:rPr>
            <w:i/>
          </w:rPr>
          <w:t>sales</w:t>
        </w:r>
        <w:r>
          <w:t xml:space="preserve"> pada admin merupakan halaman web yang digunakan untuk menambah data </w:t>
        </w:r>
        <w:r>
          <w:rPr>
            <w:i/>
          </w:rPr>
          <w:t>sales</w:t>
        </w:r>
        <w:r>
          <w:t xml:space="preserve"> oleh admin. Berikut adalah tampilan halaman tambah data </w:t>
        </w:r>
        <w:r>
          <w:rPr>
            <w:i/>
          </w:rPr>
          <w:t>sales</w:t>
        </w:r>
        <w:r>
          <w:t xml:space="preserve"> pada admin.</w:t>
        </w:r>
      </w:ins>
    </w:p>
    <w:p w:rsidR="00222167" w:rsidRDefault="008B3912">
      <w:pPr>
        <w:pStyle w:val="ListParagraph"/>
        <w:ind w:left="0"/>
        <w:jc w:val="center"/>
        <w:rPr>
          <w:ins w:id="1043" w:author="muhammad fauzan" w:date="2022-08-10T06:22:00Z"/>
        </w:rPr>
      </w:pPr>
      <w:ins w:id="1044" w:author="muhammad fauzan" w:date="2022-08-10T06:22:00Z">
        <w:r>
          <w:rPr>
            <w:noProof/>
          </w:rPr>
          <w:lastRenderedPageBreak/>
          <w:drawing>
            <wp:inline distT="0" distB="0" distL="0" distR="0">
              <wp:extent cx="3067685" cy="154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30" cstate="print">
                        <a:extLst>
                          <a:ext uri="{28A0092B-C50C-407E-A947-70E740481C1C}">
                            <a14:useLocalDpi xmlns:a14="http://schemas.microsoft.com/office/drawing/2010/main" val="0"/>
                          </a:ext>
                        </a:extLst>
                      </a:blip>
                      <a:srcRect b="44460"/>
                      <a:stretch>
                        <a:fillRect/>
                      </a:stretch>
                    </pic:blipFill>
                    <pic:spPr>
                      <a:xfrm>
                        <a:off x="0" y="0"/>
                        <a:ext cx="3074902" cy="1550353"/>
                      </a:xfrm>
                      <a:prstGeom prst="rect">
                        <a:avLst/>
                      </a:prstGeom>
                      <a:noFill/>
                      <a:ln>
                        <a:noFill/>
                      </a:ln>
                    </pic:spPr>
                  </pic:pic>
                </a:graphicData>
              </a:graphic>
            </wp:inline>
          </w:drawing>
        </w:r>
      </w:ins>
    </w:p>
    <w:p w:rsidR="00222167" w:rsidRDefault="008B3912">
      <w:pPr>
        <w:pStyle w:val="ListParagraph"/>
        <w:ind w:left="0"/>
        <w:jc w:val="center"/>
        <w:rPr>
          <w:ins w:id="1045" w:author="muhammad fauzan" w:date="2022-08-10T06:17:00Z"/>
        </w:rPr>
        <w:pPrChange w:id="1046" w:author="muhammad fauzan" w:date="2022-08-10T06:22:00Z">
          <w:pPr>
            <w:pStyle w:val="ListParagraph"/>
            <w:numPr>
              <w:numId w:val="23"/>
            </w:numPr>
            <w:ind w:left="426" w:hanging="426"/>
          </w:pPr>
        </w:pPrChange>
      </w:pPr>
      <w:ins w:id="1047" w:author="muhammad fauzan" w:date="2022-08-10T06:22:00Z">
        <w:r>
          <w:t xml:space="preserve">Gambar 3. </w:t>
        </w:r>
        <w:r>
          <w:fldChar w:fldCharType="begin"/>
        </w:r>
        <w:r>
          <w:instrText xml:space="preserve"> SEQ Gambar_3. \* ARABIC </w:instrText>
        </w:r>
        <w:r>
          <w:fldChar w:fldCharType="separate"/>
        </w:r>
        <w:r>
          <w:t>15</w:t>
        </w:r>
        <w:r>
          <w:fldChar w:fldCharType="end"/>
        </w:r>
        <w:r>
          <w:t xml:space="preserve"> Halaman tambah data </w:t>
        </w:r>
        <w:r>
          <w:rPr>
            <w:i/>
          </w:rPr>
          <w:t>sales</w:t>
        </w:r>
        <w:r>
          <w:t xml:space="preserve"> pada admin</w:t>
        </w:r>
      </w:ins>
    </w:p>
    <w:p w:rsidR="00222167" w:rsidRDefault="008B3912">
      <w:pPr>
        <w:pStyle w:val="ListParagraph"/>
        <w:numPr>
          <w:ilvl w:val="0"/>
          <w:numId w:val="23"/>
        </w:numPr>
        <w:ind w:left="426" w:hanging="426"/>
        <w:rPr>
          <w:ins w:id="1048" w:author="muhammad fauzan" w:date="2022-08-10T06:22:00Z"/>
        </w:rPr>
      </w:pPr>
      <w:ins w:id="1049" w:author="muhammad fauzan" w:date="2022-08-10T06:14:00Z">
        <w:r>
          <w:t xml:space="preserve">Halaman ubah data </w:t>
        </w:r>
        <w:r>
          <w:rPr>
            <w:i/>
          </w:rPr>
          <w:t>sales</w:t>
        </w:r>
        <w:r>
          <w:t xml:space="preserve"> pada admin </w:t>
        </w:r>
      </w:ins>
    </w:p>
    <w:p w:rsidR="00222167" w:rsidRDefault="008B3912">
      <w:pPr>
        <w:pStyle w:val="ListParagraph"/>
        <w:ind w:left="426"/>
        <w:rPr>
          <w:ins w:id="1050" w:author="muhammad fauzan" w:date="2022-08-10T06:23:00Z"/>
        </w:rPr>
      </w:pPr>
      <w:ins w:id="1051" w:author="muhammad fauzan" w:date="2022-08-10T06:23:00Z">
        <w:r>
          <w:t xml:space="preserve">Halaman ubah data </w:t>
        </w:r>
        <w:r>
          <w:rPr>
            <w:i/>
          </w:rPr>
          <w:t>sales</w:t>
        </w:r>
        <w:r>
          <w:t xml:space="preserve"> pada admin merupakan halaman web yang digunakan untuk mengubah data </w:t>
        </w:r>
        <w:r>
          <w:rPr>
            <w:i/>
          </w:rPr>
          <w:t>sales</w:t>
        </w:r>
        <w:r>
          <w:t xml:space="preserve"> oleh admin. Berikut adalah tampilan halaman ubah data </w:t>
        </w:r>
        <w:r>
          <w:rPr>
            <w:i/>
          </w:rPr>
          <w:t>sales</w:t>
        </w:r>
        <w:r>
          <w:t xml:space="preserve"> pada admin.</w:t>
        </w:r>
      </w:ins>
    </w:p>
    <w:p w:rsidR="00222167" w:rsidRDefault="008B3912">
      <w:pPr>
        <w:pStyle w:val="ListParagraph"/>
        <w:ind w:left="0"/>
        <w:jc w:val="center"/>
        <w:rPr>
          <w:ins w:id="1052" w:author="muhammad fauzan" w:date="2022-08-10T06:23:00Z"/>
        </w:rPr>
      </w:pPr>
      <w:ins w:id="1053" w:author="muhammad fauzan" w:date="2022-08-10T06:23:00Z">
        <w:r>
          <w:rPr>
            <w:noProof/>
          </w:rPr>
          <w:drawing>
            <wp:inline distT="0" distB="0" distL="0" distR="0">
              <wp:extent cx="3291205" cy="1653540"/>
              <wp:effectExtent l="0" t="0" r="444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31" cstate="print">
                        <a:extLst>
                          <a:ext uri="{28A0092B-C50C-407E-A947-70E740481C1C}">
                            <a14:useLocalDpi xmlns:a14="http://schemas.microsoft.com/office/drawing/2010/main" val="0"/>
                          </a:ext>
                        </a:extLst>
                      </a:blip>
                      <a:srcRect b="44666"/>
                      <a:stretch>
                        <a:fillRect/>
                      </a:stretch>
                    </pic:blipFill>
                    <pic:spPr>
                      <a:xfrm>
                        <a:off x="0" y="0"/>
                        <a:ext cx="3330851" cy="1673151"/>
                      </a:xfrm>
                      <a:prstGeom prst="rect">
                        <a:avLst/>
                      </a:prstGeom>
                      <a:noFill/>
                      <a:ln>
                        <a:noFill/>
                      </a:ln>
                    </pic:spPr>
                  </pic:pic>
                </a:graphicData>
              </a:graphic>
            </wp:inline>
          </w:drawing>
        </w:r>
      </w:ins>
    </w:p>
    <w:p w:rsidR="00222167" w:rsidRDefault="008B3912">
      <w:pPr>
        <w:pStyle w:val="ListParagraph"/>
        <w:ind w:left="0"/>
        <w:jc w:val="center"/>
        <w:rPr>
          <w:ins w:id="1054" w:author="muhammad fauzan" w:date="2022-08-10T06:17:00Z"/>
        </w:rPr>
        <w:pPrChange w:id="1055" w:author="muhammad fauzan" w:date="2022-08-10T06:23:00Z">
          <w:pPr>
            <w:pStyle w:val="ListParagraph"/>
            <w:numPr>
              <w:numId w:val="23"/>
            </w:numPr>
            <w:ind w:left="426" w:hanging="426"/>
          </w:pPr>
        </w:pPrChange>
      </w:pPr>
      <w:ins w:id="1056" w:author="muhammad fauzan" w:date="2022-08-10T06:23:00Z">
        <w:r>
          <w:t xml:space="preserve">Gambar 3. </w:t>
        </w:r>
        <w:r>
          <w:fldChar w:fldCharType="begin"/>
        </w:r>
        <w:r>
          <w:instrText xml:space="preserve"> SEQ Gambar_3. \* ARABIC </w:instrText>
        </w:r>
        <w:r>
          <w:fldChar w:fldCharType="separate"/>
        </w:r>
        <w:r>
          <w:t>16</w:t>
        </w:r>
        <w:r>
          <w:fldChar w:fldCharType="end"/>
        </w:r>
        <w:r>
          <w:t xml:space="preserve"> Halaman ubah data </w:t>
        </w:r>
        <w:r>
          <w:rPr>
            <w:i/>
          </w:rPr>
          <w:t>sales</w:t>
        </w:r>
        <w:r>
          <w:t xml:space="preserve"> pada admin</w:t>
        </w:r>
      </w:ins>
    </w:p>
    <w:p w:rsidR="00222167" w:rsidRDefault="008B3912">
      <w:pPr>
        <w:pStyle w:val="ListParagraph"/>
        <w:numPr>
          <w:ilvl w:val="0"/>
          <w:numId w:val="23"/>
        </w:numPr>
        <w:ind w:left="426" w:hanging="426"/>
        <w:rPr>
          <w:ins w:id="1057" w:author="muhammad fauzan" w:date="2022-08-10T06:23:00Z"/>
        </w:rPr>
      </w:pPr>
      <w:ins w:id="1058" w:author="muhammad fauzan" w:date="2022-08-10T06:14:00Z">
        <w:r>
          <w:t xml:space="preserve">Halaman data toko pada admin </w:t>
        </w:r>
      </w:ins>
    </w:p>
    <w:p w:rsidR="00222167" w:rsidRDefault="008B3912">
      <w:pPr>
        <w:pStyle w:val="ListParagraph"/>
        <w:ind w:left="426"/>
        <w:rPr>
          <w:ins w:id="1059" w:author="muhammad fauzan" w:date="2022-08-10T06:23:00Z"/>
        </w:rPr>
      </w:pPr>
      <w:ins w:id="1060" w:author="muhammad fauzan" w:date="2022-08-10T06:23:00Z">
        <w:r>
          <w:t>Halaman data toko pada admin merupakan halaman web yang berisi data toko yang dapat ditambah, diubah dan dihapus oleh admin. Berikut adalah tampilan halaman data toko pada admin.</w:t>
        </w:r>
      </w:ins>
    </w:p>
    <w:p w:rsidR="00222167" w:rsidRDefault="008B3912">
      <w:pPr>
        <w:pStyle w:val="ListParagraph"/>
        <w:ind w:left="0"/>
        <w:jc w:val="center"/>
        <w:rPr>
          <w:ins w:id="1061" w:author="muhammad fauzan" w:date="2022-08-10T06:23:00Z"/>
        </w:rPr>
      </w:pPr>
      <w:ins w:id="1062" w:author="muhammad fauzan" w:date="2022-08-10T06:23:00Z">
        <w:r>
          <w:rPr>
            <w:noProof/>
          </w:rPr>
          <w:lastRenderedPageBreak/>
          <w:drawing>
            <wp:inline distT="0" distB="0" distL="0" distR="0">
              <wp:extent cx="3180715" cy="1463040"/>
              <wp:effectExtent l="0" t="0" r="63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b="49340"/>
                      <a:stretch>
                        <a:fillRect/>
                      </a:stretch>
                    </pic:blipFill>
                    <pic:spPr>
                      <a:xfrm>
                        <a:off x="0" y="0"/>
                        <a:ext cx="3215334" cy="1478696"/>
                      </a:xfrm>
                      <a:prstGeom prst="rect">
                        <a:avLst/>
                      </a:prstGeom>
                      <a:noFill/>
                      <a:ln>
                        <a:noFill/>
                      </a:ln>
                    </pic:spPr>
                  </pic:pic>
                </a:graphicData>
              </a:graphic>
            </wp:inline>
          </w:drawing>
        </w:r>
      </w:ins>
    </w:p>
    <w:p w:rsidR="00222167" w:rsidRDefault="008B3912">
      <w:pPr>
        <w:pStyle w:val="ListParagraph"/>
        <w:ind w:left="0"/>
        <w:jc w:val="center"/>
        <w:rPr>
          <w:ins w:id="1063" w:author="muhammad fauzan" w:date="2022-08-10T06:17:00Z"/>
        </w:rPr>
        <w:pPrChange w:id="1064" w:author="muhammad fauzan" w:date="2022-08-10T06:23:00Z">
          <w:pPr>
            <w:pStyle w:val="ListParagraph"/>
            <w:numPr>
              <w:numId w:val="23"/>
            </w:numPr>
            <w:ind w:left="426" w:hanging="426"/>
          </w:pPr>
        </w:pPrChange>
      </w:pPr>
      <w:ins w:id="1065" w:author="muhammad fauzan" w:date="2022-08-10T06:23:00Z">
        <w:r>
          <w:t xml:space="preserve">Gambar 3. </w:t>
        </w:r>
        <w:r>
          <w:fldChar w:fldCharType="begin"/>
        </w:r>
        <w:r>
          <w:instrText xml:space="preserve"> SEQ Gambar_3. \* ARABIC </w:instrText>
        </w:r>
        <w:r>
          <w:fldChar w:fldCharType="separate"/>
        </w:r>
        <w:r>
          <w:t>17</w:t>
        </w:r>
        <w:r>
          <w:fldChar w:fldCharType="end"/>
        </w:r>
        <w:r>
          <w:t xml:space="preserve"> Halaman data toko pada admin</w:t>
        </w:r>
      </w:ins>
    </w:p>
    <w:p w:rsidR="00222167" w:rsidRDefault="008B3912">
      <w:pPr>
        <w:pStyle w:val="ListParagraph"/>
        <w:numPr>
          <w:ilvl w:val="0"/>
          <w:numId w:val="23"/>
        </w:numPr>
        <w:ind w:left="426" w:hanging="426"/>
        <w:rPr>
          <w:ins w:id="1066" w:author="muhammad fauzan" w:date="2022-08-10T06:23:00Z"/>
        </w:rPr>
      </w:pPr>
      <w:ins w:id="1067" w:author="muhammad fauzan" w:date="2022-08-10T06:14:00Z">
        <w:r>
          <w:t>Halaman tambah data toko pada admin</w:t>
        </w:r>
      </w:ins>
      <w:ins w:id="1068" w:author="muhammad fauzan" w:date="2022-08-10T06:15:00Z">
        <w:r>
          <w:t xml:space="preserve"> </w:t>
        </w:r>
      </w:ins>
    </w:p>
    <w:p w:rsidR="00222167" w:rsidRDefault="008B3912">
      <w:pPr>
        <w:pStyle w:val="ListParagraph"/>
        <w:ind w:left="426"/>
        <w:rPr>
          <w:ins w:id="1069" w:author="muhammad fauzan" w:date="2022-08-10T06:23:00Z"/>
        </w:rPr>
      </w:pPr>
      <w:ins w:id="1070" w:author="muhammad fauzan" w:date="2022-08-10T06:23:00Z">
        <w:r>
          <w:t>Halaman tambah data toko pada admin merupakan halaman web yang digunakan untuk menambah data toko oleh admin. Berikut adalah tampilan halaman tambah data toko pada admin.</w:t>
        </w:r>
      </w:ins>
    </w:p>
    <w:p w:rsidR="00222167" w:rsidRDefault="008B3912">
      <w:pPr>
        <w:pStyle w:val="ListParagraph"/>
        <w:ind w:left="0"/>
        <w:jc w:val="center"/>
        <w:rPr>
          <w:ins w:id="1071" w:author="muhammad fauzan" w:date="2022-08-10T06:23:00Z"/>
        </w:rPr>
      </w:pPr>
      <w:ins w:id="1072" w:author="muhammad fauzan" w:date="2022-08-10T06:23:00Z">
        <w:r>
          <w:rPr>
            <w:noProof/>
          </w:rPr>
          <w:drawing>
            <wp:inline distT="0" distB="0" distL="0" distR="0">
              <wp:extent cx="3049270" cy="15697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33" cstate="print">
                        <a:extLst>
                          <a:ext uri="{28A0092B-C50C-407E-A947-70E740481C1C}">
                            <a14:useLocalDpi xmlns:a14="http://schemas.microsoft.com/office/drawing/2010/main" val="0"/>
                          </a:ext>
                        </a:extLst>
                      </a:blip>
                      <a:srcRect b="43293"/>
                      <a:stretch>
                        <a:fillRect/>
                      </a:stretch>
                    </pic:blipFill>
                    <pic:spPr>
                      <a:xfrm>
                        <a:off x="0" y="0"/>
                        <a:ext cx="3055280" cy="1572814"/>
                      </a:xfrm>
                      <a:prstGeom prst="rect">
                        <a:avLst/>
                      </a:prstGeom>
                      <a:noFill/>
                      <a:ln>
                        <a:noFill/>
                      </a:ln>
                    </pic:spPr>
                  </pic:pic>
                </a:graphicData>
              </a:graphic>
            </wp:inline>
          </w:drawing>
        </w:r>
      </w:ins>
    </w:p>
    <w:p w:rsidR="00222167" w:rsidRDefault="008B3912">
      <w:pPr>
        <w:pStyle w:val="ListParagraph"/>
        <w:ind w:left="0"/>
        <w:jc w:val="center"/>
        <w:rPr>
          <w:ins w:id="1073" w:author="muhammad fauzan" w:date="2022-08-10T06:17:00Z"/>
        </w:rPr>
        <w:pPrChange w:id="1074" w:author="muhammad fauzan" w:date="2022-08-10T06:24:00Z">
          <w:pPr>
            <w:pStyle w:val="ListParagraph"/>
            <w:numPr>
              <w:numId w:val="23"/>
            </w:numPr>
            <w:ind w:left="426" w:hanging="426"/>
          </w:pPr>
        </w:pPrChange>
      </w:pPr>
      <w:ins w:id="1075" w:author="muhammad fauzan" w:date="2022-08-10T06:23:00Z">
        <w:r>
          <w:t xml:space="preserve">Gambar 3. </w:t>
        </w:r>
        <w:r>
          <w:fldChar w:fldCharType="begin"/>
        </w:r>
        <w:r>
          <w:instrText xml:space="preserve"> SEQ Gambar_3. \* ARABIC </w:instrText>
        </w:r>
        <w:r>
          <w:fldChar w:fldCharType="separate"/>
        </w:r>
      </w:ins>
      <w:ins w:id="1076" w:author="muhammad fauzan" w:date="2022-08-10T06:24:00Z">
        <w:r>
          <w:t>18</w:t>
        </w:r>
      </w:ins>
      <w:ins w:id="1077" w:author="muhammad fauzan" w:date="2022-08-10T06:23:00Z">
        <w:r>
          <w:fldChar w:fldCharType="end"/>
        </w:r>
        <w:r>
          <w:t xml:space="preserve"> Halaman tambah data toko pada admin</w:t>
        </w:r>
      </w:ins>
    </w:p>
    <w:p w:rsidR="00222167" w:rsidRDefault="008B3912">
      <w:pPr>
        <w:pStyle w:val="ListParagraph"/>
        <w:numPr>
          <w:ilvl w:val="0"/>
          <w:numId w:val="23"/>
        </w:numPr>
        <w:ind w:left="426" w:hanging="426"/>
        <w:rPr>
          <w:ins w:id="1078" w:author="muhammad fauzan" w:date="2022-08-10T06:24:00Z"/>
        </w:rPr>
      </w:pPr>
      <w:ins w:id="1079" w:author="muhammad fauzan" w:date="2022-08-10T06:15:00Z">
        <w:r>
          <w:t xml:space="preserve">Halaman ubah data toko pada admin </w:t>
        </w:r>
      </w:ins>
    </w:p>
    <w:p w:rsidR="00222167" w:rsidRDefault="008B3912">
      <w:pPr>
        <w:pStyle w:val="ListParagraph"/>
        <w:ind w:left="426"/>
        <w:rPr>
          <w:ins w:id="1080" w:author="muhammad fauzan" w:date="2022-08-10T06:24:00Z"/>
        </w:rPr>
      </w:pPr>
      <w:ins w:id="1081" w:author="muhammad fauzan" w:date="2022-08-10T06:24:00Z">
        <w:r>
          <w:t>Halaman ubah data toko pada admin merupakan halaman web yang digunakan untuk mengubah data toko oleh admin. Berikut adalah tampilan halaman ubah data toko pada admin.</w:t>
        </w:r>
      </w:ins>
    </w:p>
    <w:p w:rsidR="00222167" w:rsidRDefault="00222167">
      <w:pPr>
        <w:pStyle w:val="ListParagraph"/>
        <w:ind w:left="0"/>
        <w:jc w:val="center"/>
        <w:rPr>
          <w:ins w:id="1082" w:author="muhammad fauzan" w:date="2022-08-10T06:24:00Z"/>
        </w:rPr>
      </w:pPr>
    </w:p>
    <w:p w:rsidR="00222167" w:rsidRDefault="008B3912">
      <w:pPr>
        <w:pStyle w:val="ListParagraph"/>
        <w:ind w:left="0"/>
        <w:jc w:val="center"/>
        <w:rPr>
          <w:ins w:id="1083" w:author="muhammad fauzan" w:date="2022-08-10T06:24:00Z"/>
        </w:rPr>
      </w:pPr>
      <w:ins w:id="1084" w:author="muhammad fauzan" w:date="2022-08-10T06:24:00Z">
        <w:r>
          <w:rPr>
            <w:noProof/>
          </w:rPr>
          <w:lastRenderedPageBreak/>
          <w:drawing>
            <wp:inline distT="0" distB="0" distL="0" distR="0">
              <wp:extent cx="3263265" cy="16306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b="44964"/>
                      <a:stretch>
                        <a:fillRect/>
                      </a:stretch>
                    </pic:blipFill>
                    <pic:spPr>
                      <a:xfrm>
                        <a:off x="0" y="0"/>
                        <a:ext cx="3271135" cy="1634329"/>
                      </a:xfrm>
                      <a:prstGeom prst="rect">
                        <a:avLst/>
                      </a:prstGeom>
                      <a:noFill/>
                      <a:ln>
                        <a:noFill/>
                      </a:ln>
                    </pic:spPr>
                  </pic:pic>
                </a:graphicData>
              </a:graphic>
            </wp:inline>
          </w:drawing>
        </w:r>
      </w:ins>
    </w:p>
    <w:p w:rsidR="00222167" w:rsidRDefault="008B3912">
      <w:pPr>
        <w:pStyle w:val="ListParagraph"/>
        <w:ind w:left="0"/>
        <w:jc w:val="center"/>
        <w:rPr>
          <w:ins w:id="1085" w:author="muhammad fauzan" w:date="2022-08-10T06:18:00Z"/>
        </w:rPr>
        <w:pPrChange w:id="1086" w:author="muhammad fauzan" w:date="2022-08-10T06:24:00Z">
          <w:pPr>
            <w:pStyle w:val="ListParagraph"/>
            <w:numPr>
              <w:numId w:val="23"/>
            </w:numPr>
            <w:ind w:left="426" w:hanging="426"/>
          </w:pPr>
        </w:pPrChange>
      </w:pPr>
      <w:ins w:id="1087" w:author="muhammad fauzan" w:date="2022-08-10T06:24:00Z">
        <w:r>
          <w:t xml:space="preserve">Gambar 3. </w:t>
        </w:r>
        <w:r>
          <w:fldChar w:fldCharType="begin"/>
        </w:r>
        <w:r>
          <w:instrText xml:space="preserve"> SEQ Gambar_3. \* ARABIC </w:instrText>
        </w:r>
        <w:r>
          <w:fldChar w:fldCharType="separate"/>
        </w:r>
        <w:r>
          <w:t>19</w:t>
        </w:r>
        <w:r>
          <w:fldChar w:fldCharType="end"/>
        </w:r>
        <w:r>
          <w:t xml:space="preserve"> Halaman ubah data toko pada admin</w:t>
        </w:r>
      </w:ins>
    </w:p>
    <w:p w:rsidR="00222167" w:rsidRDefault="008B3912">
      <w:pPr>
        <w:pStyle w:val="ListParagraph"/>
        <w:numPr>
          <w:ilvl w:val="0"/>
          <w:numId w:val="23"/>
        </w:numPr>
        <w:ind w:left="426" w:hanging="426"/>
        <w:rPr>
          <w:ins w:id="1088" w:author="muhammad fauzan" w:date="2022-08-10T06:24:00Z"/>
        </w:rPr>
      </w:pPr>
      <w:ins w:id="1089" w:author="muhammad fauzan" w:date="2022-08-10T06:15:00Z">
        <w:r>
          <w:t xml:space="preserve">Halaman data roti pada admin </w:t>
        </w:r>
      </w:ins>
    </w:p>
    <w:p w:rsidR="00222167" w:rsidRDefault="008B3912">
      <w:pPr>
        <w:pStyle w:val="ListParagraph"/>
        <w:ind w:left="426"/>
        <w:rPr>
          <w:ins w:id="1090" w:author="muhammad fauzan" w:date="2022-08-10T06:24:00Z"/>
        </w:rPr>
      </w:pPr>
      <w:ins w:id="1091" w:author="muhammad fauzan" w:date="2022-08-10T06:24:00Z">
        <w:r>
          <w:t>Halaman data roti pada admin merupakan halaman web yang berisi data roti yang dapat ditambah, diubah dan dihapus oleh admin. Berikut adalah tampilan halaman data roti pada admin.</w:t>
        </w:r>
      </w:ins>
    </w:p>
    <w:p w:rsidR="00222167" w:rsidRDefault="008B3912">
      <w:pPr>
        <w:pStyle w:val="ListParagraph"/>
        <w:ind w:left="0"/>
        <w:jc w:val="center"/>
        <w:rPr>
          <w:ins w:id="1092" w:author="muhammad fauzan" w:date="2022-08-10T06:24:00Z"/>
        </w:rPr>
      </w:pPr>
      <w:ins w:id="1093" w:author="muhammad fauzan" w:date="2022-08-10T06:24:00Z">
        <w:r>
          <w:rPr>
            <w:noProof/>
          </w:rPr>
          <w:drawing>
            <wp:inline distT="0" distB="0" distL="0" distR="0">
              <wp:extent cx="3169285" cy="1455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35" cstate="print">
                        <a:extLst>
                          <a:ext uri="{28A0092B-C50C-407E-A947-70E740481C1C}">
                            <a14:useLocalDpi xmlns:a14="http://schemas.microsoft.com/office/drawing/2010/main" val="0"/>
                          </a:ext>
                        </a:extLst>
                      </a:blip>
                      <a:srcRect b="49415"/>
                      <a:stretch>
                        <a:fillRect/>
                      </a:stretch>
                    </pic:blipFill>
                    <pic:spPr>
                      <a:xfrm>
                        <a:off x="0" y="0"/>
                        <a:ext cx="3186415" cy="1463234"/>
                      </a:xfrm>
                      <a:prstGeom prst="rect">
                        <a:avLst/>
                      </a:prstGeom>
                      <a:noFill/>
                      <a:ln>
                        <a:noFill/>
                      </a:ln>
                    </pic:spPr>
                  </pic:pic>
                </a:graphicData>
              </a:graphic>
            </wp:inline>
          </w:drawing>
        </w:r>
      </w:ins>
    </w:p>
    <w:p w:rsidR="00222167" w:rsidRDefault="008B3912">
      <w:pPr>
        <w:pStyle w:val="ListParagraph"/>
        <w:ind w:left="0"/>
        <w:jc w:val="center"/>
        <w:rPr>
          <w:ins w:id="1094" w:author="muhammad fauzan" w:date="2022-08-10T06:18:00Z"/>
        </w:rPr>
        <w:pPrChange w:id="1095" w:author="muhammad fauzan" w:date="2022-08-10T06:24:00Z">
          <w:pPr>
            <w:pStyle w:val="ListParagraph"/>
            <w:numPr>
              <w:numId w:val="23"/>
            </w:numPr>
            <w:ind w:left="426" w:hanging="426"/>
          </w:pPr>
        </w:pPrChange>
      </w:pPr>
      <w:ins w:id="1096" w:author="muhammad fauzan" w:date="2022-08-10T06:24:00Z">
        <w:r>
          <w:t xml:space="preserve">Gambar 3. </w:t>
        </w:r>
        <w:r>
          <w:fldChar w:fldCharType="begin"/>
        </w:r>
        <w:r>
          <w:instrText xml:space="preserve"> SEQ Gambar_3. \* ARABIC </w:instrText>
        </w:r>
        <w:r>
          <w:fldChar w:fldCharType="separate"/>
        </w:r>
        <w:r>
          <w:t>20</w:t>
        </w:r>
        <w:r>
          <w:fldChar w:fldCharType="end"/>
        </w:r>
        <w:r>
          <w:t xml:space="preserve"> Halaman data roti pada admin</w:t>
        </w:r>
      </w:ins>
    </w:p>
    <w:p w:rsidR="00222167" w:rsidRDefault="008B3912">
      <w:pPr>
        <w:pStyle w:val="ListParagraph"/>
        <w:numPr>
          <w:ilvl w:val="0"/>
          <w:numId w:val="23"/>
        </w:numPr>
        <w:ind w:left="426" w:hanging="426"/>
        <w:rPr>
          <w:ins w:id="1097" w:author="muhammad fauzan" w:date="2022-08-10T06:25:00Z"/>
        </w:rPr>
      </w:pPr>
      <w:ins w:id="1098" w:author="muhammad fauzan" w:date="2022-08-10T06:15:00Z">
        <w:r>
          <w:t xml:space="preserve">Halaman tambah data roti pada admin </w:t>
        </w:r>
      </w:ins>
    </w:p>
    <w:p w:rsidR="00222167" w:rsidRDefault="008B3912">
      <w:pPr>
        <w:pStyle w:val="ListParagraph"/>
        <w:ind w:left="426"/>
        <w:rPr>
          <w:ins w:id="1099" w:author="muhammad fauzan" w:date="2022-08-10T06:25:00Z"/>
        </w:rPr>
      </w:pPr>
      <w:ins w:id="1100" w:author="muhammad fauzan" w:date="2022-08-10T06:25:00Z">
        <w:r>
          <w:t>Halaman tambah data roti pada admin merupakan halaman web yang digunakan untuk menambah data roti oleh admin. Berikut adalah tampilan halaman tambah data roti pada admin.</w:t>
        </w:r>
      </w:ins>
    </w:p>
    <w:p w:rsidR="00222167" w:rsidRDefault="00222167">
      <w:pPr>
        <w:pStyle w:val="ListParagraph"/>
        <w:ind w:left="0"/>
        <w:jc w:val="center"/>
        <w:rPr>
          <w:ins w:id="1101" w:author="muhammad fauzan" w:date="2022-08-10T06:25:00Z"/>
        </w:rPr>
      </w:pPr>
    </w:p>
    <w:p w:rsidR="00222167" w:rsidRDefault="008B3912">
      <w:pPr>
        <w:pStyle w:val="ListParagraph"/>
        <w:ind w:left="0"/>
        <w:jc w:val="center"/>
        <w:rPr>
          <w:ins w:id="1102" w:author="muhammad fauzan" w:date="2022-08-10T06:25:00Z"/>
        </w:rPr>
      </w:pPr>
      <w:ins w:id="1103" w:author="muhammad fauzan" w:date="2022-08-10T06:25:00Z">
        <w:r>
          <w:rPr>
            <w:noProof/>
          </w:rPr>
          <w:lastRenderedPageBreak/>
          <w:drawing>
            <wp:inline distT="0" distB="0" distL="0" distR="0">
              <wp:extent cx="3183255" cy="16154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36" cstate="print">
                        <a:extLst>
                          <a:ext uri="{28A0092B-C50C-407E-A947-70E740481C1C}">
                            <a14:useLocalDpi xmlns:a14="http://schemas.microsoft.com/office/drawing/2010/main" val="0"/>
                          </a:ext>
                        </a:extLst>
                      </a:blip>
                      <a:srcRect b="44098"/>
                      <a:stretch>
                        <a:fillRect/>
                      </a:stretch>
                    </pic:blipFill>
                    <pic:spPr>
                      <a:xfrm>
                        <a:off x="0" y="0"/>
                        <a:ext cx="3195214" cy="1621509"/>
                      </a:xfrm>
                      <a:prstGeom prst="rect">
                        <a:avLst/>
                      </a:prstGeom>
                      <a:noFill/>
                      <a:ln>
                        <a:noFill/>
                      </a:ln>
                    </pic:spPr>
                  </pic:pic>
                </a:graphicData>
              </a:graphic>
            </wp:inline>
          </w:drawing>
        </w:r>
      </w:ins>
    </w:p>
    <w:p w:rsidR="00222167" w:rsidRDefault="008B3912">
      <w:pPr>
        <w:pStyle w:val="ListParagraph"/>
        <w:ind w:left="0"/>
        <w:jc w:val="center"/>
        <w:rPr>
          <w:ins w:id="1104" w:author="muhammad fauzan" w:date="2022-08-10T06:18:00Z"/>
        </w:rPr>
        <w:pPrChange w:id="1105" w:author="muhammad fauzan" w:date="2022-08-10T06:25:00Z">
          <w:pPr>
            <w:pStyle w:val="ListParagraph"/>
            <w:numPr>
              <w:numId w:val="23"/>
            </w:numPr>
            <w:ind w:left="426" w:hanging="426"/>
          </w:pPr>
        </w:pPrChange>
      </w:pPr>
      <w:ins w:id="1106" w:author="muhammad fauzan" w:date="2022-08-10T06:25:00Z">
        <w:r>
          <w:t xml:space="preserve">Gambar 3. </w:t>
        </w:r>
        <w:r>
          <w:fldChar w:fldCharType="begin"/>
        </w:r>
        <w:r>
          <w:instrText xml:space="preserve"> SEQ Gambar_3. \* ARABIC </w:instrText>
        </w:r>
        <w:r>
          <w:fldChar w:fldCharType="separate"/>
        </w:r>
        <w:r>
          <w:t>21</w:t>
        </w:r>
        <w:r>
          <w:fldChar w:fldCharType="end"/>
        </w:r>
        <w:r>
          <w:t xml:space="preserve"> Halaman tambah data roti pada admin</w:t>
        </w:r>
      </w:ins>
    </w:p>
    <w:p w:rsidR="00222167" w:rsidRDefault="008B3912">
      <w:pPr>
        <w:pStyle w:val="ListParagraph"/>
        <w:numPr>
          <w:ilvl w:val="0"/>
          <w:numId w:val="23"/>
        </w:numPr>
        <w:ind w:left="426" w:hanging="426"/>
        <w:rPr>
          <w:ins w:id="1107" w:author="muhammad fauzan" w:date="2022-08-10T06:25:00Z"/>
        </w:rPr>
      </w:pPr>
      <w:ins w:id="1108" w:author="muhammad fauzan" w:date="2022-08-10T06:15:00Z">
        <w:r>
          <w:t>Halaman ubah data roti pada admin</w:t>
        </w:r>
      </w:ins>
    </w:p>
    <w:p w:rsidR="00222167" w:rsidRDefault="008B3912">
      <w:pPr>
        <w:pStyle w:val="ListParagraph"/>
        <w:ind w:left="426"/>
        <w:rPr>
          <w:ins w:id="1109" w:author="muhammad fauzan" w:date="2022-08-10T06:25:00Z"/>
        </w:rPr>
      </w:pPr>
      <w:ins w:id="1110" w:author="muhammad fauzan" w:date="2022-08-10T06:25:00Z">
        <w:r>
          <w:t>Halaman ubah data roti pada admin merupakan halaman web yang digunakan untuk mengubah data roti oleh admin. Berikut adalah tampilan halaman ubah data roti pada admin.</w:t>
        </w:r>
      </w:ins>
    </w:p>
    <w:p w:rsidR="00222167" w:rsidRDefault="008B3912">
      <w:pPr>
        <w:pStyle w:val="ListParagraph"/>
        <w:ind w:left="0"/>
        <w:jc w:val="center"/>
        <w:rPr>
          <w:ins w:id="1111" w:author="muhammad fauzan" w:date="2022-08-10T06:25:00Z"/>
        </w:rPr>
      </w:pPr>
      <w:ins w:id="1112" w:author="muhammad fauzan" w:date="2022-08-10T06:25:00Z">
        <w:r>
          <w:rPr>
            <w:noProof/>
          </w:rPr>
          <w:drawing>
            <wp:inline distT="0" distB="0" distL="0" distR="0">
              <wp:extent cx="3710940" cy="186690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7" cstate="print">
                        <a:extLst>
                          <a:ext uri="{28A0092B-C50C-407E-A947-70E740481C1C}">
                            <a14:useLocalDpi xmlns:a14="http://schemas.microsoft.com/office/drawing/2010/main" val="0"/>
                          </a:ext>
                        </a:extLst>
                      </a:blip>
                      <a:srcRect b="44591"/>
                      <a:stretch>
                        <a:fillRect/>
                      </a:stretch>
                    </pic:blipFill>
                    <pic:spPr>
                      <a:xfrm>
                        <a:off x="0" y="0"/>
                        <a:ext cx="3725017" cy="1873663"/>
                      </a:xfrm>
                      <a:prstGeom prst="rect">
                        <a:avLst/>
                      </a:prstGeom>
                      <a:ln>
                        <a:noFill/>
                      </a:ln>
                    </pic:spPr>
                  </pic:pic>
                </a:graphicData>
              </a:graphic>
            </wp:inline>
          </w:drawing>
        </w:r>
      </w:ins>
    </w:p>
    <w:p w:rsidR="00222167" w:rsidRDefault="008B3912">
      <w:pPr>
        <w:pStyle w:val="ListParagraph"/>
        <w:ind w:left="0"/>
        <w:jc w:val="center"/>
        <w:rPr>
          <w:ins w:id="1113" w:author="muhammad fauzan" w:date="2022-08-10T06:18:00Z"/>
        </w:rPr>
        <w:pPrChange w:id="1114" w:author="muhammad fauzan" w:date="2022-08-10T06:25:00Z">
          <w:pPr>
            <w:pStyle w:val="ListParagraph"/>
            <w:numPr>
              <w:numId w:val="23"/>
            </w:numPr>
            <w:ind w:left="426" w:hanging="426"/>
          </w:pPr>
        </w:pPrChange>
      </w:pPr>
      <w:ins w:id="1115" w:author="muhammad fauzan" w:date="2022-08-10T06:25:00Z">
        <w:r>
          <w:t xml:space="preserve">Gambar 3. </w:t>
        </w:r>
        <w:r>
          <w:fldChar w:fldCharType="begin"/>
        </w:r>
        <w:r>
          <w:instrText xml:space="preserve"> SEQ Gambar_3. \* ARABIC </w:instrText>
        </w:r>
        <w:r>
          <w:fldChar w:fldCharType="separate"/>
        </w:r>
      </w:ins>
      <w:ins w:id="1116" w:author="muhammad fauzan" w:date="2022-08-10T06:26:00Z">
        <w:r>
          <w:t>22</w:t>
        </w:r>
      </w:ins>
      <w:ins w:id="1117" w:author="muhammad fauzan" w:date="2022-08-10T06:25:00Z">
        <w:r>
          <w:fldChar w:fldCharType="end"/>
        </w:r>
        <w:r>
          <w:t xml:space="preserve"> Halaman ubah data roti pada admin</w:t>
        </w:r>
      </w:ins>
    </w:p>
    <w:p w:rsidR="00222167" w:rsidRDefault="008B3912">
      <w:pPr>
        <w:pStyle w:val="ListParagraph"/>
        <w:numPr>
          <w:ilvl w:val="0"/>
          <w:numId w:val="23"/>
        </w:numPr>
        <w:ind w:left="426" w:hanging="426"/>
        <w:rPr>
          <w:ins w:id="1118" w:author="muhammad fauzan" w:date="2022-08-10T06:26:00Z"/>
        </w:rPr>
      </w:pPr>
      <w:ins w:id="1119" w:author="muhammad fauzan" w:date="2022-08-10T06:17:00Z">
        <w:r>
          <w:t xml:space="preserve">Halaman data distribusi pada admin </w:t>
        </w:r>
      </w:ins>
    </w:p>
    <w:p w:rsidR="00222167" w:rsidRDefault="008B3912">
      <w:pPr>
        <w:pStyle w:val="ListParagraph"/>
        <w:ind w:left="426"/>
        <w:rPr>
          <w:ins w:id="1120" w:author="muhammad fauzan" w:date="2022-08-10T06:26:00Z"/>
        </w:rPr>
      </w:pPr>
      <w:ins w:id="1121" w:author="muhammad fauzan" w:date="2022-08-10T06:26:00Z">
        <w:r>
          <w:t xml:space="preserve">Halaman distribusi pada admin merupakan halaman web yang berisi data distribusi yang dapat ditambah jika toko tersebut baru bermitra oleh admin. Pada halaman ini admin dapat melihat data distribusi menurut toko, dapat juga mengubah dan menghapus data. Pada halaman ini juga akan ditampilkan hasil </w:t>
        </w:r>
        <w:r>
          <w:lastRenderedPageBreak/>
          <w:t>data peramalan terbaru sesuai tanggal saat dilihat. Berikut adalah tampilan halaman distribusi pada admin.</w:t>
        </w:r>
      </w:ins>
    </w:p>
    <w:p w:rsidR="00222167" w:rsidRDefault="008B3912">
      <w:pPr>
        <w:pStyle w:val="ListParagraph"/>
        <w:ind w:left="0"/>
        <w:jc w:val="center"/>
        <w:rPr>
          <w:ins w:id="1122" w:author="muhammad fauzan" w:date="2022-08-10T06:26:00Z"/>
        </w:rPr>
      </w:pPr>
      <w:ins w:id="1123" w:author="muhammad fauzan" w:date="2022-08-10T06:26:00Z">
        <w:r>
          <w:rPr>
            <w:noProof/>
          </w:rPr>
          <w:drawing>
            <wp:inline distT="0" distB="0" distL="0" distR="0">
              <wp:extent cx="3039745" cy="1394460"/>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38" cstate="print">
                        <a:extLst>
                          <a:ext uri="{28A0092B-C50C-407E-A947-70E740481C1C}">
                            <a14:useLocalDpi xmlns:a14="http://schemas.microsoft.com/office/drawing/2010/main" val="0"/>
                          </a:ext>
                        </a:extLst>
                      </a:blip>
                      <a:srcRect b="49471"/>
                      <a:stretch>
                        <a:fillRect/>
                      </a:stretch>
                    </pic:blipFill>
                    <pic:spPr>
                      <a:xfrm>
                        <a:off x="0" y="0"/>
                        <a:ext cx="3066464" cy="1406601"/>
                      </a:xfrm>
                      <a:prstGeom prst="rect">
                        <a:avLst/>
                      </a:prstGeom>
                      <a:noFill/>
                      <a:ln>
                        <a:noFill/>
                      </a:ln>
                    </pic:spPr>
                  </pic:pic>
                </a:graphicData>
              </a:graphic>
            </wp:inline>
          </w:drawing>
        </w:r>
      </w:ins>
    </w:p>
    <w:p w:rsidR="00222167" w:rsidRDefault="008B3912">
      <w:pPr>
        <w:pStyle w:val="ListParagraph"/>
        <w:ind w:left="426"/>
        <w:jc w:val="center"/>
        <w:rPr>
          <w:ins w:id="1124" w:author="muhammad fauzan" w:date="2022-08-10T06:18:00Z"/>
        </w:rPr>
        <w:pPrChange w:id="1125" w:author="muhammad fauzan" w:date="2022-08-10T06:26:00Z">
          <w:pPr>
            <w:pStyle w:val="ListParagraph"/>
            <w:numPr>
              <w:numId w:val="23"/>
            </w:numPr>
            <w:ind w:left="426" w:hanging="426"/>
          </w:pPr>
        </w:pPrChange>
      </w:pPr>
      <w:ins w:id="1126" w:author="muhammad fauzan" w:date="2022-08-10T06:26:00Z">
        <w:r>
          <w:t xml:space="preserve">Gambar 3. </w:t>
        </w:r>
        <w:r>
          <w:fldChar w:fldCharType="begin"/>
        </w:r>
        <w:r>
          <w:instrText xml:space="preserve"> SEQ Gambar_3. \* ARABIC </w:instrText>
        </w:r>
        <w:r>
          <w:fldChar w:fldCharType="separate"/>
        </w:r>
        <w:r>
          <w:t>23</w:t>
        </w:r>
        <w:r>
          <w:fldChar w:fldCharType="end"/>
        </w:r>
        <w:r>
          <w:t xml:space="preserve"> Halaman distribusi pada admin</w:t>
        </w:r>
      </w:ins>
    </w:p>
    <w:p w:rsidR="00222167" w:rsidRDefault="008B3912">
      <w:pPr>
        <w:pStyle w:val="ListParagraph"/>
        <w:numPr>
          <w:ilvl w:val="0"/>
          <w:numId w:val="23"/>
        </w:numPr>
        <w:ind w:left="426" w:hanging="426"/>
        <w:rPr>
          <w:ins w:id="1127" w:author="muhammad fauzan" w:date="2022-08-10T06:26:00Z"/>
        </w:rPr>
      </w:pPr>
      <w:ins w:id="1128" w:author="muhammad fauzan" w:date="2022-08-10T06:17:00Z">
        <w:r>
          <w:t xml:space="preserve">Halaman dropping roti pada admin </w:t>
        </w:r>
      </w:ins>
    </w:p>
    <w:p w:rsidR="00222167" w:rsidRDefault="008B3912">
      <w:pPr>
        <w:pStyle w:val="ListParagraph"/>
        <w:ind w:left="426"/>
        <w:rPr>
          <w:ins w:id="1129" w:author="muhammad fauzan" w:date="2022-08-10T06:26:00Z"/>
        </w:rPr>
      </w:pPr>
      <w:ins w:id="1130" w:author="muhammad fauzan" w:date="2022-08-10T06:26:00Z">
        <w:r>
          <w:t xml:space="preserve">Halaman dropping awal pada admin merupakan halaman web yang digunakan untuk menambah data droping awal untuk dibawa oleh </w:t>
        </w:r>
        <w:r>
          <w:rPr>
            <w:i/>
          </w:rPr>
          <w:t>sales</w:t>
        </w:r>
        <w:r>
          <w:t xml:space="preserve"> pada toko/kios yang mana data selanjutnya akan dilakukan proses peramalan dengan metode. Berikut adalah tampilan halaman dropping awal pada admin.</w:t>
        </w:r>
      </w:ins>
    </w:p>
    <w:p w:rsidR="00222167" w:rsidRDefault="008B3912">
      <w:pPr>
        <w:pStyle w:val="ListParagraph"/>
        <w:ind w:left="0"/>
        <w:jc w:val="center"/>
        <w:rPr>
          <w:ins w:id="1131" w:author="muhammad fauzan" w:date="2022-08-10T06:26:00Z"/>
        </w:rPr>
      </w:pPr>
      <w:ins w:id="1132" w:author="muhammad fauzan" w:date="2022-08-10T06:26:00Z">
        <w:r>
          <w:rPr>
            <w:noProof/>
          </w:rPr>
          <w:drawing>
            <wp:inline distT="0" distB="0" distL="0" distR="0">
              <wp:extent cx="2643505" cy="1325880"/>
              <wp:effectExtent l="0" t="0" r="4445"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b="44762"/>
                      <a:stretch>
                        <a:fillRect/>
                      </a:stretch>
                    </pic:blipFill>
                    <pic:spPr>
                      <a:xfrm>
                        <a:off x="0" y="0"/>
                        <a:ext cx="2780700" cy="1394385"/>
                      </a:xfrm>
                      <a:prstGeom prst="rect">
                        <a:avLst/>
                      </a:prstGeom>
                      <a:noFill/>
                      <a:ln>
                        <a:noFill/>
                      </a:ln>
                    </pic:spPr>
                  </pic:pic>
                </a:graphicData>
              </a:graphic>
            </wp:inline>
          </w:drawing>
        </w:r>
      </w:ins>
    </w:p>
    <w:p w:rsidR="00222167" w:rsidRDefault="008B3912">
      <w:pPr>
        <w:pStyle w:val="ListParagraph"/>
        <w:ind w:left="0"/>
        <w:jc w:val="center"/>
        <w:rPr>
          <w:ins w:id="1133" w:author="muhammad fauzan" w:date="2022-08-10T06:18:00Z"/>
        </w:rPr>
        <w:pPrChange w:id="1134" w:author="muhammad fauzan" w:date="2022-08-10T06:27:00Z">
          <w:pPr>
            <w:pStyle w:val="ListParagraph"/>
            <w:numPr>
              <w:numId w:val="23"/>
            </w:numPr>
            <w:ind w:left="426" w:hanging="426"/>
          </w:pPr>
        </w:pPrChange>
      </w:pPr>
      <w:ins w:id="1135" w:author="muhammad fauzan" w:date="2022-08-10T06:26:00Z">
        <w:r>
          <w:t xml:space="preserve">Gambar 3. </w:t>
        </w:r>
        <w:r>
          <w:fldChar w:fldCharType="begin"/>
        </w:r>
        <w:r>
          <w:instrText xml:space="preserve"> SEQ Gambar_3. \* ARABIC </w:instrText>
        </w:r>
        <w:r>
          <w:fldChar w:fldCharType="separate"/>
        </w:r>
        <w:r>
          <w:t>24</w:t>
        </w:r>
        <w:r>
          <w:fldChar w:fldCharType="end"/>
        </w:r>
        <w:r>
          <w:t xml:space="preserve"> Halaman dropping awal pada admin</w:t>
        </w:r>
      </w:ins>
    </w:p>
    <w:p w:rsidR="00222167" w:rsidRDefault="008B3912">
      <w:pPr>
        <w:pStyle w:val="ListParagraph"/>
        <w:numPr>
          <w:ilvl w:val="0"/>
          <w:numId w:val="23"/>
        </w:numPr>
        <w:ind w:left="426" w:hanging="426"/>
        <w:rPr>
          <w:ins w:id="1136" w:author="muhammad fauzan" w:date="2022-08-10T06:27:00Z"/>
        </w:rPr>
      </w:pPr>
      <w:ins w:id="1137" w:author="muhammad fauzan" w:date="2022-08-10T06:17:00Z">
        <w:r>
          <w:t>Halaman data Jadwal Kunjungan pada admin</w:t>
        </w:r>
      </w:ins>
    </w:p>
    <w:p w:rsidR="00222167" w:rsidRDefault="008B3912">
      <w:pPr>
        <w:pStyle w:val="ListParagraph"/>
        <w:ind w:left="426"/>
        <w:rPr>
          <w:ins w:id="1138" w:author="muhammad fauzan" w:date="2022-08-10T06:27:00Z"/>
        </w:rPr>
      </w:pPr>
      <w:ins w:id="1139" w:author="muhammad fauzan" w:date="2022-08-10T06:27:00Z">
        <w:r>
          <w:t>Halaman jadwal kunjungan pada admin merupakan halaman web yang berisi data jadwal kunjungan yang dapat ditambah, diubah dan dihapus oleh admin. Data yang digunakan pada halaman ini adalah dari table jadwal_kunjungan. Berikut adalah tampilan halaman jadwal kunjungan pada admin.</w:t>
        </w:r>
      </w:ins>
    </w:p>
    <w:p w:rsidR="00222167" w:rsidRDefault="008B3912">
      <w:pPr>
        <w:pStyle w:val="ListParagraph"/>
        <w:ind w:left="0"/>
        <w:jc w:val="center"/>
        <w:rPr>
          <w:ins w:id="1140" w:author="muhammad fauzan" w:date="2022-08-10T06:27:00Z"/>
        </w:rPr>
        <w:pPrChange w:id="1141" w:author="muhammad fauzan" w:date="2022-08-10T06:28:00Z">
          <w:pPr>
            <w:pStyle w:val="ListParagraph"/>
            <w:ind w:left="426"/>
          </w:pPr>
        </w:pPrChange>
      </w:pPr>
      <w:ins w:id="1142" w:author="muhammad fauzan" w:date="2022-08-10T06:27:00Z">
        <w:r>
          <w:rPr>
            <w:noProof/>
          </w:rPr>
          <w:lastRenderedPageBreak/>
          <w:drawing>
            <wp:inline distT="0" distB="0" distL="0" distR="0">
              <wp:extent cx="3357245" cy="1524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40" cstate="print">
                        <a:extLst>
                          <a:ext uri="{28A0092B-C50C-407E-A947-70E740481C1C}">
                            <a14:useLocalDpi xmlns:a14="http://schemas.microsoft.com/office/drawing/2010/main" val="0"/>
                          </a:ext>
                        </a:extLst>
                      </a:blip>
                      <a:srcRect b="49995"/>
                      <a:stretch>
                        <a:fillRect/>
                      </a:stretch>
                    </pic:blipFill>
                    <pic:spPr>
                      <a:xfrm>
                        <a:off x="0" y="0"/>
                        <a:ext cx="3369664" cy="1529638"/>
                      </a:xfrm>
                      <a:prstGeom prst="rect">
                        <a:avLst/>
                      </a:prstGeom>
                      <a:noFill/>
                      <a:ln>
                        <a:noFill/>
                      </a:ln>
                    </pic:spPr>
                  </pic:pic>
                </a:graphicData>
              </a:graphic>
            </wp:inline>
          </w:drawing>
        </w:r>
      </w:ins>
    </w:p>
    <w:p w:rsidR="00222167" w:rsidRDefault="008B3912">
      <w:pPr>
        <w:pStyle w:val="ListParagraph"/>
        <w:ind w:left="0"/>
        <w:jc w:val="center"/>
        <w:rPr>
          <w:ins w:id="1143" w:author="muhammad fauzan" w:date="2022-08-10T06:18:00Z"/>
        </w:rPr>
        <w:pPrChange w:id="1144" w:author="muhammad fauzan" w:date="2022-08-10T06:27:00Z">
          <w:pPr>
            <w:pStyle w:val="ListParagraph"/>
            <w:numPr>
              <w:numId w:val="23"/>
            </w:numPr>
            <w:ind w:left="426" w:hanging="426"/>
          </w:pPr>
        </w:pPrChange>
      </w:pPr>
      <w:ins w:id="1145" w:author="muhammad fauzan" w:date="2022-08-10T06:27:00Z">
        <w:r>
          <w:t xml:space="preserve">Gambar 3. </w:t>
        </w:r>
        <w:r>
          <w:fldChar w:fldCharType="begin"/>
        </w:r>
        <w:r>
          <w:instrText xml:space="preserve"> SEQ Gambar_3. \* ARABIC </w:instrText>
        </w:r>
        <w:r>
          <w:fldChar w:fldCharType="separate"/>
        </w:r>
        <w:r>
          <w:t>25</w:t>
        </w:r>
        <w:r>
          <w:fldChar w:fldCharType="end"/>
        </w:r>
        <w:r>
          <w:t xml:space="preserve"> Halaman jadwal kunjungan pada admin</w:t>
        </w:r>
      </w:ins>
    </w:p>
    <w:p w:rsidR="00222167" w:rsidRDefault="008B3912">
      <w:pPr>
        <w:pStyle w:val="ListParagraph"/>
        <w:numPr>
          <w:ilvl w:val="0"/>
          <w:numId w:val="23"/>
        </w:numPr>
        <w:ind w:left="426" w:hanging="426"/>
        <w:rPr>
          <w:ins w:id="1146" w:author="muhammad fauzan" w:date="2022-08-10T06:28:00Z"/>
        </w:rPr>
      </w:pPr>
      <w:ins w:id="1147" w:author="muhammad fauzan" w:date="2022-08-10T06:17:00Z">
        <w:r>
          <w:t xml:space="preserve">Halaman tambah data Jadwal Kunjungan pada admin </w:t>
        </w:r>
      </w:ins>
    </w:p>
    <w:p w:rsidR="00222167" w:rsidRDefault="008B3912">
      <w:pPr>
        <w:pStyle w:val="ListParagraph"/>
        <w:ind w:left="426"/>
        <w:rPr>
          <w:ins w:id="1148" w:author="muhammad fauzan" w:date="2022-08-10T06:28:00Z"/>
        </w:rPr>
      </w:pPr>
      <w:ins w:id="1149" w:author="muhammad fauzan" w:date="2022-08-10T06:28:00Z">
        <w:r>
          <w:t>Halaman tambah jadwal kunjungan pada admin merupakan halaman web yang digunakan untuk menambah data jadwal kunjungan oleh admin. Data yang digunakan pada halaman ini adalah dari table jadwal_kunjungan. Berikut adalah tampilan halaman tambah jadwal kunjungan pada admin.</w:t>
        </w:r>
      </w:ins>
    </w:p>
    <w:p w:rsidR="00222167" w:rsidRDefault="008B3912">
      <w:pPr>
        <w:pStyle w:val="ListParagraph"/>
        <w:ind w:left="567"/>
        <w:jc w:val="center"/>
        <w:rPr>
          <w:ins w:id="1150" w:author="muhammad fauzan" w:date="2022-08-10T06:28:00Z"/>
        </w:rPr>
      </w:pPr>
      <w:ins w:id="1151" w:author="muhammad fauzan" w:date="2022-08-10T06:28:00Z">
        <w:r>
          <w:rPr>
            <w:noProof/>
          </w:rPr>
          <w:drawing>
            <wp:inline distT="0" distB="0" distL="0" distR="0">
              <wp:extent cx="3140710" cy="16002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41" cstate="print">
                        <a:extLst>
                          <a:ext uri="{28A0092B-C50C-407E-A947-70E740481C1C}">
                            <a14:useLocalDpi xmlns:a14="http://schemas.microsoft.com/office/drawing/2010/main" val="0"/>
                          </a:ext>
                        </a:extLst>
                      </a:blip>
                      <a:srcRect b="43875"/>
                      <a:stretch>
                        <a:fillRect/>
                      </a:stretch>
                    </pic:blipFill>
                    <pic:spPr>
                      <a:xfrm>
                        <a:off x="0" y="0"/>
                        <a:ext cx="3157404" cy="1608706"/>
                      </a:xfrm>
                      <a:prstGeom prst="rect">
                        <a:avLst/>
                      </a:prstGeom>
                      <a:noFill/>
                      <a:ln>
                        <a:noFill/>
                      </a:ln>
                    </pic:spPr>
                  </pic:pic>
                </a:graphicData>
              </a:graphic>
            </wp:inline>
          </w:drawing>
        </w:r>
      </w:ins>
    </w:p>
    <w:p w:rsidR="00222167" w:rsidRDefault="008B3912">
      <w:pPr>
        <w:pStyle w:val="ListParagraph"/>
        <w:ind w:left="0"/>
        <w:jc w:val="center"/>
        <w:rPr>
          <w:ins w:id="1152" w:author="muhammad fauzan" w:date="2022-08-10T06:18:00Z"/>
        </w:rPr>
        <w:pPrChange w:id="1153" w:author="muhammad fauzan" w:date="2022-08-10T06:29:00Z">
          <w:pPr>
            <w:pStyle w:val="ListParagraph"/>
            <w:numPr>
              <w:numId w:val="23"/>
            </w:numPr>
            <w:ind w:left="426" w:hanging="426"/>
          </w:pPr>
        </w:pPrChange>
      </w:pPr>
      <w:ins w:id="1154" w:author="muhammad fauzan" w:date="2022-08-10T06:28:00Z">
        <w:r>
          <w:t xml:space="preserve">Gambar 3. </w:t>
        </w:r>
        <w:r>
          <w:fldChar w:fldCharType="begin"/>
        </w:r>
        <w:r>
          <w:instrText xml:space="preserve"> SEQ Gambar_3. \* ARABIC </w:instrText>
        </w:r>
        <w:r>
          <w:fldChar w:fldCharType="separate"/>
        </w:r>
        <w:r>
          <w:t>26</w:t>
        </w:r>
        <w:r>
          <w:fldChar w:fldCharType="end"/>
        </w:r>
        <w:r>
          <w:t xml:space="preserve"> Halaman tambah jadwal kunjungan pada admin</w:t>
        </w:r>
      </w:ins>
    </w:p>
    <w:p w:rsidR="00222167" w:rsidRDefault="008B3912">
      <w:pPr>
        <w:pStyle w:val="ListParagraph"/>
        <w:numPr>
          <w:ilvl w:val="0"/>
          <w:numId w:val="23"/>
        </w:numPr>
        <w:ind w:left="426" w:hanging="426"/>
        <w:rPr>
          <w:ins w:id="1155" w:author="muhammad fauzan" w:date="2022-08-10T06:13:00Z"/>
        </w:rPr>
      </w:pPr>
      <w:ins w:id="1156" w:author="muhammad fauzan" w:date="2022-08-10T06:17:00Z">
        <w:r>
          <w:t>Halaman ubah data Jadwal Kunjungan pada admin</w:t>
        </w:r>
      </w:ins>
    </w:p>
    <w:p w:rsidR="00222167" w:rsidRDefault="008B3912">
      <w:pPr>
        <w:pStyle w:val="ListParagraph"/>
        <w:ind w:left="426"/>
        <w:rPr>
          <w:ins w:id="1157" w:author="muhammad fauzan" w:date="2022-08-10T06:29:00Z"/>
        </w:rPr>
      </w:pPr>
      <w:ins w:id="1158" w:author="muhammad fauzan" w:date="2022-08-10T06:29:00Z">
        <w:r>
          <w:t>Halaman ubah jadwal kunjungan pada admin merupakan halaman web yang digunakan untuk mengubah data jadwal kunjungan oleh admin. Data yang digunakan pada halaman ini adalah dari table jadwal_kunjungan. Berikut adalah tampilan halaman ubah jadwal kunjungan pada admin.</w:t>
        </w:r>
      </w:ins>
    </w:p>
    <w:p w:rsidR="00222167" w:rsidRDefault="008B3912">
      <w:pPr>
        <w:pStyle w:val="ListParagraph"/>
        <w:ind w:left="0"/>
        <w:jc w:val="center"/>
        <w:rPr>
          <w:ins w:id="1159" w:author="muhammad fauzan" w:date="2022-08-10T06:29:00Z"/>
        </w:rPr>
      </w:pPr>
      <w:ins w:id="1160" w:author="muhammad fauzan" w:date="2022-08-10T06:29:00Z">
        <w:r>
          <w:rPr>
            <w:noProof/>
          </w:rPr>
          <w:lastRenderedPageBreak/>
          <w:drawing>
            <wp:inline distT="0" distB="0" distL="0" distR="0">
              <wp:extent cx="2940050" cy="14706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42" cstate="print">
                        <a:extLst>
                          <a:ext uri="{28A0092B-C50C-407E-A947-70E740481C1C}">
                            <a14:useLocalDpi xmlns:a14="http://schemas.microsoft.com/office/drawing/2010/main" val="0"/>
                          </a:ext>
                        </a:extLst>
                      </a:blip>
                      <a:srcRect b="44910"/>
                      <a:stretch>
                        <a:fillRect/>
                      </a:stretch>
                    </pic:blipFill>
                    <pic:spPr>
                      <a:xfrm>
                        <a:off x="0" y="0"/>
                        <a:ext cx="2959530" cy="1480095"/>
                      </a:xfrm>
                      <a:prstGeom prst="rect">
                        <a:avLst/>
                      </a:prstGeom>
                      <a:noFill/>
                      <a:ln>
                        <a:noFill/>
                      </a:ln>
                    </pic:spPr>
                  </pic:pic>
                </a:graphicData>
              </a:graphic>
            </wp:inline>
          </w:drawing>
        </w:r>
      </w:ins>
    </w:p>
    <w:p w:rsidR="00222167" w:rsidRDefault="008B3912">
      <w:pPr>
        <w:pStyle w:val="ListParagraph"/>
        <w:ind w:left="0"/>
        <w:jc w:val="center"/>
        <w:rPr>
          <w:ins w:id="1161" w:author="muhammad fauzan" w:date="2022-08-09T07:03:00Z"/>
        </w:rPr>
        <w:pPrChange w:id="1162" w:author="muhammad fauzan" w:date="2022-08-10T06:29:00Z">
          <w:pPr>
            <w:pStyle w:val="Caption"/>
          </w:pPr>
        </w:pPrChange>
      </w:pPr>
      <w:ins w:id="1163" w:author="muhammad fauzan" w:date="2022-08-10T06:29:00Z">
        <w:r>
          <w:t xml:space="preserve">Gambar 3. </w:t>
        </w:r>
        <w:r>
          <w:fldChar w:fldCharType="begin"/>
        </w:r>
        <w:r>
          <w:instrText xml:space="preserve"> SEQ Gambar_3. \* ARABIC </w:instrText>
        </w:r>
        <w:r>
          <w:fldChar w:fldCharType="separate"/>
        </w:r>
        <w:r>
          <w:t>27</w:t>
        </w:r>
        <w:r>
          <w:fldChar w:fldCharType="end"/>
        </w:r>
        <w:r>
          <w:t xml:space="preserve"> Halaman ubah jadwal kunjungan pada admin</w:t>
        </w:r>
      </w:ins>
    </w:p>
    <w:p w:rsidR="00222167" w:rsidRPr="00222167" w:rsidRDefault="008B3912">
      <w:pPr>
        <w:pStyle w:val="ListParagraph"/>
        <w:numPr>
          <w:ilvl w:val="0"/>
          <w:numId w:val="23"/>
        </w:numPr>
        <w:ind w:left="426" w:hanging="425"/>
        <w:rPr>
          <w:ins w:id="1164" w:author="muhammad fauzan" w:date="2022-08-10T06:32:00Z"/>
          <w:rPrChange w:id="1165" w:author="muhammad fauzan" w:date="2022-08-10T06:32:00Z">
            <w:rPr>
              <w:ins w:id="1166" w:author="muhammad fauzan" w:date="2022-08-10T06:32:00Z"/>
              <w:i/>
            </w:rPr>
          </w:rPrChange>
        </w:rPr>
      </w:pPr>
      <w:ins w:id="1167" w:author="muhammad fauzan" w:date="2022-08-10T06:30:00Z">
        <w:r>
          <w:t xml:space="preserve">Halaman data </w:t>
        </w:r>
        <w:r>
          <w:rPr>
            <w:i/>
            <w:rPrChange w:id="1168" w:author="muhammad fauzan" w:date="2022-08-10T06:32:00Z">
              <w:rPr/>
            </w:rPrChange>
          </w:rPr>
          <w:t>dropping</w:t>
        </w:r>
        <w:r>
          <w:t xml:space="preserve"> pada </w:t>
        </w:r>
        <w:r>
          <w:rPr>
            <w:i/>
          </w:rPr>
          <w:t>sales</w:t>
        </w:r>
      </w:ins>
    </w:p>
    <w:p w:rsidR="00222167" w:rsidRDefault="008B3912">
      <w:pPr>
        <w:pStyle w:val="ListParagraph"/>
        <w:ind w:left="426"/>
        <w:rPr>
          <w:ins w:id="1169" w:author="muhammad fauzan" w:date="2022-08-10T06:32:00Z"/>
        </w:rPr>
      </w:pPr>
      <w:ins w:id="1170" w:author="muhammad fauzan" w:date="2022-08-10T06:32:00Z">
        <w:r>
          <w:t xml:space="preserve">Halaman </w:t>
        </w:r>
        <w:r>
          <w:rPr>
            <w:i/>
            <w:rPrChange w:id="1171" w:author="muhammad fauzan" w:date="2022-08-10T06:32:00Z">
              <w:rPr/>
            </w:rPrChange>
          </w:rPr>
          <w:t>dropping</w:t>
        </w:r>
        <w:r>
          <w:t xml:space="preserve"> pada admin merupakan halaman web yang berisi data distribusi yang dapat ditambah jika toko tersebut baru bermitra oleh admin. Pada halaman ini admin dapat melihat data distribusi menurut toko dan tanggal yang diinginkan, dapat juga mengubah dan menghapus data. Berikut adalah tampilan halaman distribusi pada admin.</w:t>
        </w:r>
      </w:ins>
    </w:p>
    <w:p w:rsidR="00222167" w:rsidRDefault="008B3912">
      <w:pPr>
        <w:pStyle w:val="ListParagraph"/>
        <w:ind w:left="0"/>
        <w:jc w:val="center"/>
        <w:rPr>
          <w:ins w:id="1172" w:author="muhammad fauzan" w:date="2022-08-10T06:32:00Z"/>
        </w:rPr>
      </w:pPr>
      <w:ins w:id="1173" w:author="muhammad fauzan" w:date="2022-08-10T06:32:00Z">
        <w:r>
          <w:rPr>
            <w:noProof/>
          </w:rPr>
          <w:drawing>
            <wp:inline distT="0" distB="0" distL="0" distR="0">
              <wp:extent cx="923290" cy="184658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931430" cy="1862858"/>
                      </a:xfrm>
                      <a:prstGeom prst="rect">
                        <a:avLst/>
                      </a:prstGeom>
                      <a:noFill/>
                      <a:ln>
                        <a:noFill/>
                      </a:ln>
                    </pic:spPr>
                  </pic:pic>
                </a:graphicData>
              </a:graphic>
            </wp:inline>
          </w:drawing>
        </w:r>
      </w:ins>
    </w:p>
    <w:p w:rsidR="00222167" w:rsidRPr="00222167" w:rsidRDefault="008B3912">
      <w:pPr>
        <w:pStyle w:val="ListParagraph"/>
        <w:ind w:left="426"/>
        <w:jc w:val="center"/>
        <w:rPr>
          <w:ins w:id="1174" w:author="muhammad fauzan" w:date="2022-08-10T06:30:00Z"/>
          <w:rPrChange w:id="1175" w:author="muhammad fauzan" w:date="2022-08-10T06:30:00Z">
            <w:rPr>
              <w:ins w:id="1176" w:author="muhammad fauzan" w:date="2022-08-10T06:30:00Z"/>
              <w:i/>
            </w:rPr>
          </w:rPrChange>
        </w:rPr>
        <w:pPrChange w:id="1177" w:author="muhammad fauzan" w:date="2022-08-10T06:32:00Z">
          <w:pPr>
            <w:pStyle w:val="ListParagraph"/>
            <w:numPr>
              <w:numId w:val="23"/>
            </w:numPr>
            <w:ind w:left="426" w:hanging="425"/>
          </w:pPr>
        </w:pPrChange>
      </w:pPr>
      <w:ins w:id="1178" w:author="muhammad fauzan" w:date="2022-08-10T06:32:00Z">
        <w:r>
          <w:t xml:space="preserve">Gambar 3. </w:t>
        </w:r>
        <w:r>
          <w:fldChar w:fldCharType="begin"/>
        </w:r>
        <w:r>
          <w:instrText xml:space="preserve"> SEQ Gambar_3. \* ARABIC </w:instrText>
        </w:r>
        <w:r>
          <w:fldChar w:fldCharType="separate"/>
        </w:r>
        <w:r>
          <w:t>30</w:t>
        </w:r>
        <w:r>
          <w:fldChar w:fldCharType="end"/>
        </w:r>
        <w:r>
          <w:t xml:space="preserve"> Halaman distribusi pada </w:t>
        </w:r>
        <w:r>
          <w:rPr>
            <w:i/>
          </w:rPr>
          <w:t>sales</w:t>
        </w:r>
      </w:ins>
    </w:p>
    <w:p w:rsidR="00222167" w:rsidRDefault="008B3912">
      <w:pPr>
        <w:pStyle w:val="ListParagraph"/>
        <w:numPr>
          <w:ilvl w:val="0"/>
          <w:numId w:val="23"/>
        </w:numPr>
        <w:ind w:left="426" w:hanging="425"/>
        <w:rPr>
          <w:ins w:id="1179" w:author="muhammad fauzan" w:date="2022-08-09T07:03:00Z"/>
        </w:rPr>
        <w:pPrChange w:id="1180" w:author="muhammad fauzan" w:date="2022-08-10T06:31:00Z">
          <w:pPr>
            <w:pStyle w:val="Caption"/>
          </w:pPr>
        </w:pPrChange>
      </w:pPr>
      <w:ins w:id="1181" w:author="muhammad fauzan" w:date="2022-08-10T06:31:00Z">
        <w:r>
          <w:t xml:space="preserve">Halaman ganti </w:t>
        </w:r>
        <w:r>
          <w:rPr>
            <w:i/>
          </w:rPr>
          <w:t>password</w:t>
        </w:r>
        <w:r>
          <w:t xml:space="preserve"> </w:t>
        </w:r>
        <w:r>
          <w:rPr>
            <w:i/>
          </w:rPr>
          <w:t>sales</w:t>
        </w:r>
      </w:ins>
    </w:p>
    <w:p w:rsidR="00222167" w:rsidRDefault="008B3912">
      <w:pPr>
        <w:pStyle w:val="ListParagraph"/>
        <w:ind w:left="426"/>
        <w:rPr>
          <w:ins w:id="1182" w:author="muhammad fauzan" w:date="2022-08-10T06:32:00Z"/>
        </w:rPr>
      </w:pPr>
      <w:ins w:id="1183" w:author="muhammad fauzan" w:date="2022-08-10T06:32:00Z">
        <w:r>
          <w:t xml:space="preserve">Halaman ubah </w:t>
        </w:r>
        <w:r>
          <w:rPr>
            <w:i/>
          </w:rPr>
          <w:t>password</w:t>
        </w:r>
        <w:r>
          <w:t xml:space="preserve"> </w:t>
        </w:r>
        <w:r>
          <w:rPr>
            <w:i/>
          </w:rPr>
          <w:t>sales</w:t>
        </w:r>
        <w:r>
          <w:t xml:space="preserve"> merupakan halaman web yang digunakan oleh</w:t>
        </w:r>
      </w:ins>
    </w:p>
    <w:p w:rsidR="00222167" w:rsidRDefault="008B3912">
      <w:pPr>
        <w:pStyle w:val="ListParagraph"/>
        <w:ind w:left="426"/>
        <w:rPr>
          <w:ins w:id="1184" w:author="muhammad fauzan" w:date="2022-08-10T06:32:00Z"/>
        </w:rPr>
      </w:pPr>
      <w:ins w:id="1185" w:author="muhammad fauzan" w:date="2022-08-10T06:32:00Z">
        <w:r>
          <w:rPr>
            <w:i/>
          </w:rPr>
          <w:t xml:space="preserve">sales </w:t>
        </w:r>
        <w:r>
          <w:t xml:space="preserve">sendiri untuk dapat mengubah </w:t>
        </w:r>
        <w:r>
          <w:rPr>
            <w:i/>
          </w:rPr>
          <w:t>password</w:t>
        </w:r>
        <w:r>
          <w:t xml:space="preserve"> dari pada </w:t>
        </w:r>
        <w:r>
          <w:rPr>
            <w:i/>
          </w:rPr>
          <w:t xml:space="preserve">sales </w:t>
        </w:r>
        <w:r>
          <w:t xml:space="preserve">sendiri. Data yang digunakan pada halaman ini adalah dari data </w:t>
        </w:r>
        <w:r>
          <w:rPr>
            <w:i/>
          </w:rPr>
          <w:t>sales</w:t>
        </w:r>
        <w:r>
          <w:t xml:space="preserve"> yang disinkronkan dengan akun. Berikut adalah tampilan halaman ubah </w:t>
        </w:r>
        <w:r>
          <w:rPr>
            <w:i/>
          </w:rPr>
          <w:t>password</w:t>
        </w:r>
        <w:r>
          <w:t xml:space="preserve"> </w:t>
        </w:r>
        <w:r>
          <w:rPr>
            <w:i/>
          </w:rPr>
          <w:t>sales</w:t>
        </w:r>
        <w:r>
          <w:t>.</w:t>
        </w:r>
      </w:ins>
    </w:p>
    <w:p w:rsidR="00222167" w:rsidRDefault="008B3912">
      <w:pPr>
        <w:pStyle w:val="ListParagraph"/>
        <w:ind w:left="567"/>
        <w:jc w:val="center"/>
        <w:rPr>
          <w:ins w:id="1186" w:author="muhammad fauzan" w:date="2022-08-10T06:32:00Z"/>
        </w:rPr>
      </w:pPr>
      <w:ins w:id="1187" w:author="muhammad fauzan" w:date="2022-08-10T06:32:00Z">
        <w:r>
          <w:rPr>
            <w:noProof/>
          </w:rPr>
          <w:lastRenderedPageBreak/>
          <w:drawing>
            <wp:inline distT="0" distB="0" distL="0" distR="0">
              <wp:extent cx="1104265" cy="2208530"/>
              <wp:effectExtent l="0" t="0" r="635"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112086" cy="2224170"/>
                      </a:xfrm>
                      <a:prstGeom prst="rect">
                        <a:avLst/>
                      </a:prstGeom>
                      <a:noFill/>
                      <a:ln>
                        <a:noFill/>
                      </a:ln>
                    </pic:spPr>
                  </pic:pic>
                </a:graphicData>
              </a:graphic>
            </wp:inline>
          </w:drawing>
        </w:r>
      </w:ins>
    </w:p>
    <w:p w:rsidR="00222167" w:rsidRDefault="008B3912">
      <w:pPr>
        <w:pStyle w:val="ListParagraph"/>
        <w:ind w:left="0"/>
        <w:jc w:val="center"/>
        <w:pPrChange w:id="1188" w:author="muhammad fauzan" w:date="2022-08-10T06:33:00Z">
          <w:pPr>
            <w:pStyle w:val="ListParagraph"/>
            <w:numPr>
              <w:numId w:val="33"/>
            </w:numPr>
            <w:ind w:left="851" w:hanging="425"/>
          </w:pPr>
        </w:pPrChange>
      </w:pPr>
      <w:ins w:id="1189" w:author="muhammad fauzan" w:date="2022-08-10T06:32:00Z">
        <w:r>
          <w:t xml:space="preserve">Gambar 3. </w:t>
        </w:r>
        <w:r>
          <w:fldChar w:fldCharType="begin"/>
        </w:r>
        <w:r>
          <w:instrText xml:space="preserve"> SEQ Gambar_3. \* ARABIC </w:instrText>
        </w:r>
        <w:r>
          <w:fldChar w:fldCharType="separate"/>
        </w:r>
        <w:r>
          <w:t>29</w:t>
        </w:r>
        <w:r>
          <w:fldChar w:fldCharType="end"/>
        </w:r>
        <w:r>
          <w:t xml:space="preserve"> Halaman ubah </w:t>
        </w:r>
        <w:r>
          <w:rPr>
            <w:i/>
          </w:rPr>
          <w:t>password</w:t>
        </w:r>
        <w:r>
          <w:t xml:space="preserve"> </w:t>
        </w:r>
        <w:r>
          <w:rPr>
            <w:i/>
          </w:rPr>
          <w:t>sales</w:t>
        </w:r>
      </w:ins>
    </w:p>
    <w:p w:rsidR="00222167" w:rsidRDefault="008B3912">
      <w:pPr>
        <w:pStyle w:val="Heading2"/>
        <w:ind w:left="709" w:hanging="709"/>
        <w:pPrChange w:id="1190" w:author="muhammad fauzan" w:date="2022-08-04T23:52:00Z">
          <w:pPr>
            <w:pStyle w:val="Heading2"/>
            <w:spacing w:before="240"/>
            <w:ind w:left="709" w:hanging="709"/>
          </w:pPr>
        </w:pPrChange>
      </w:pPr>
      <w:bookmarkStart w:id="1191" w:name="_Toc104483043"/>
      <w:r>
        <w:t>Metode dan Variabel Penelitian</w:t>
      </w:r>
      <w:bookmarkEnd w:id="1191"/>
    </w:p>
    <w:p w:rsidR="00222167" w:rsidRDefault="008B3912">
      <w:pPr>
        <w:ind w:firstLine="709"/>
      </w:pPr>
      <w:r>
        <w:t>Pada bagian ini menjelaskan metode dan variabel yang digunakan didalam sistem yang akan dibuat.</w:t>
      </w:r>
    </w:p>
    <w:p w:rsidR="00222167" w:rsidRDefault="008B3912">
      <w:pPr>
        <w:pStyle w:val="ListParagraph"/>
        <w:numPr>
          <w:ilvl w:val="0"/>
          <w:numId w:val="34"/>
        </w:numPr>
        <w:ind w:left="426" w:hanging="426"/>
      </w:pPr>
      <w:bookmarkStart w:id="1192" w:name="_Toc92975868"/>
      <w:r>
        <w:t>Metode Penelitian</w:t>
      </w:r>
      <w:bookmarkEnd w:id="1192"/>
    </w:p>
    <w:p w:rsidR="00222167" w:rsidRDefault="008B3912">
      <w:pPr>
        <w:pStyle w:val="ListParagraph"/>
        <w:ind w:left="0" w:firstLine="709"/>
        <w:rPr>
          <w:szCs w:val="24"/>
        </w:rPr>
      </w:pPr>
      <w:r>
        <w:rPr>
          <w:szCs w:val="24"/>
        </w:rPr>
        <w:t xml:space="preserve">Proses peramalan distribusi sari roti memerlukan beberapa langkah dalam pengerjaannya. Langkah-langkah tersebut meliputi Mengumpulkan data sekunder yang tersedia di CV. Al-Amin Jaya dari untuk bulan November 2021, Menganalisis data apakah mengandung unsur </w:t>
      </w:r>
      <w:r>
        <w:rPr>
          <w:i/>
          <w:szCs w:val="24"/>
        </w:rPr>
        <w:t>trend</w:t>
      </w:r>
      <w:r>
        <w:rPr>
          <w:szCs w:val="24"/>
        </w:rPr>
        <w:t xml:space="preserve"> dan musiman, Menguji nilai parameter pemulusan, Kemudian data diramalkan menggunakan Pemulusan Eksponensial </w:t>
      </w:r>
      <w:r>
        <w:rPr>
          <w:i/>
          <w:szCs w:val="24"/>
        </w:rPr>
        <w:t>Holt-Winters</w:t>
      </w:r>
      <w:r>
        <w:rPr>
          <w:szCs w:val="24"/>
        </w:rPr>
        <w:t xml:space="preserve"> pada setiap periode dengan model </w:t>
      </w:r>
      <w:del w:id="1193" w:author="muhammad fauzan" w:date="2022-08-07T12:46:00Z">
        <w:r>
          <w:rPr>
            <w:i/>
            <w:szCs w:val="24"/>
          </w:rPr>
          <w:delText xml:space="preserve">multiplicative </w:delText>
        </w:r>
      </w:del>
      <w:ins w:id="1194" w:author="muhammad fauzan" w:date="2022-08-07T12:46:00Z">
        <w:r>
          <w:rPr>
            <w:i/>
            <w:szCs w:val="24"/>
          </w:rPr>
          <w:t xml:space="preserve">Additive </w:t>
        </w:r>
      </w:ins>
      <w:r>
        <w:rPr>
          <w:i/>
          <w:szCs w:val="24"/>
        </w:rPr>
        <w:t>seasonal.</w:t>
      </w:r>
      <w:r>
        <w:rPr>
          <w:szCs w:val="24"/>
        </w:rPr>
        <w:t xml:space="preserve"> Membandingkan manakah nilai </w:t>
      </w:r>
      <w:r>
        <w:rPr>
          <w:i/>
          <w:szCs w:val="24"/>
        </w:rPr>
        <w:t>error</w:t>
      </w:r>
      <w:r>
        <w:rPr>
          <w:szCs w:val="24"/>
        </w:rPr>
        <w:t xml:space="preserve"> terkecil, membuat kesimpulan</w:t>
      </w:r>
      <w:r>
        <w:rPr>
          <w:szCs w:val="24"/>
        </w:rPr>
        <w:fldChar w:fldCharType="begin" w:fldLock="1"/>
      </w:r>
      <w:r>
        <w:rPr>
          <w:szCs w:val="24"/>
        </w:rPr>
        <w:instrText>ADDIN CSL_CITATION {"citationItems":[{"id":"ITEM-1","itemData":{"abstract":"Pada tulisan ini akan diterapkan metode Pemulusan Eksponensial Holt-Winters untuk meramalkan jumlah penumpang kereta api Medan-Rantau Pra\u0002pat. Metode Pemulusan Eksponensial Holt-Winters mempunyai dua metode yakni Metode Perkalian Musiman (Multiplicative Seasonal Method) dan Metode Penam\u0002bahan Musiman (Additive Seasonal Method). Kemudian, akan dibandingkan kedua metode dengan melihat nilai MSE dan MAPE yang terkecil. Karena semakin kecil nilai MSE dan MAPEnya maka peramalannya akan semakin baik.","author":[{"dropping-particle":"","family":"Evelina Padang , Gim Tarigan","given":"Ujian Sinulingga","non-dropping-particle":"","parse-names":false,"suffix":""}],"id":"ITEM-1","issue":"2","issued":{"date-parts":[["2013"]]},"page":"161-174","title":"PERAMALAN JUMLAH PENUMPANG KERETA API MEDAN-RANTAU PRAPAT DENGAN METODE PEMULUSAN EKSPONENSIAL HOLT-WINTERS","type":"article-journal","volume":"1"},"uris":["http://www.mendeley.com/documents/?uuid=165a4d7e-8ce3-4f2e-a15a-256d89854043"]}],"mendeley":{"formattedCitation":"[15]","plainTextFormattedCitation":"[15]","previouslyFormattedCitation":"[17]"},"properties":{"noteIndex":0},"schema":"https://github.com/citation-style-language/schema/raw/master/csl-citation.json"}</w:instrText>
      </w:r>
      <w:r>
        <w:rPr>
          <w:szCs w:val="24"/>
        </w:rPr>
        <w:fldChar w:fldCharType="separate"/>
      </w:r>
      <w:r>
        <w:rPr>
          <w:szCs w:val="24"/>
        </w:rPr>
        <w:t>[15]</w:t>
      </w:r>
      <w:r>
        <w:rPr>
          <w:szCs w:val="24"/>
        </w:rPr>
        <w:fldChar w:fldCharType="end"/>
      </w:r>
      <w:r>
        <w:rPr>
          <w:szCs w:val="24"/>
        </w:rPr>
        <w:t>.</w:t>
      </w:r>
    </w:p>
    <w:p w:rsidR="00222167" w:rsidRDefault="008B3912">
      <w:pPr>
        <w:pStyle w:val="ListParagraph"/>
        <w:spacing w:line="360" w:lineRule="auto"/>
        <w:ind w:left="0"/>
        <w:jc w:val="center"/>
        <w:rPr>
          <w:szCs w:val="24"/>
        </w:rPr>
      </w:pPr>
      <w:r>
        <w:rPr>
          <w:noProof/>
          <w:szCs w:val="24"/>
        </w:rPr>
        <w:lastRenderedPageBreak/>
        <w:drawing>
          <wp:inline distT="0" distB="0" distL="0" distR="0">
            <wp:extent cx="4856480" cy="2258695"/>
            <wp:effectExtent l="171450" t="171450" r="191770" b="1987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67421" cy="22635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22167" w:rsidRDefault="008B3912">
      <w:pPr>
        <w:pStyle w:val="Caption"/>
        <w:rPr>
          <w:i/>
          <w:szCs w:val="24"/>
        </w:rPr>
      </w:pPr>
      <w:bookmarkStart w:id="1195" w:name="_Ref92052071"/>
      <w:bookmarkStart w:id="1196" w:name="_Ref92052066"/>
      <w:bookmarkStart w:id="1197" w:name="_Toc92920018"/>
      <w:r>
        <w:rPr>
          <w:szCs w:val="24"/>
        </w:rPr>
        <w:t xml:space="preserve">Gambar 3. </w:t>
      </w:r>
      <w:ins w:id="1198" w:author="muhammad fauzan" w:date="2022-08-03T20:39:00Z">
        <w:r>
          <w:rPr>
            <w:szCs w:val="24"/>
          </w:rPr>
          <w:fldChar w:fldCharType="begin"/>
        </w:r>
        <w:r>
          <w:rPr>
            <w:szCs w:val="24"/>
          </w:rPr>
          <w:instrText xml:space="preserve"> SEQ Gambar_3. \* ARABIC </w:instrText>
        </w:r>
      </w:ins>
      <w:r>
        <w:rPr>
          <w:szCs w:val="24"/>
        </w:rPr>
        <w:fldChar w:fldCharType="separate"/>
      </w:r>
      <w:ins w:id="1199" w:author="muhammad fauzan" w:date="2022-08-10T01:43:00Z">
        <w:r>
          <w:rPr>
            <w:szCs w:val="24"/>
          </w:rPr>
          <w:t>31</w:t>
        </w:r>
      </w:ins>
      <w:ins w:id="1200" w:author="muhammad fauzan" w:date="2022-08-03T20:39:00Z">
        <w:r>
          <w:rPr>
            <w:szCs w:val="24"/>
          </w:rPr>
          <w:fldChar w:fldCharType="end"/>
        </w:r>
      </w:ins>
      <w:del w:id="1201" w:author="muhammad fauzan" w:date="2022-08-03T20:39:00Z">
        <w:r>
          <w:rPr>
            <w:szCs w:val="24"/>
          </w:rPr>
          <w:fldChar w:fldCharType="begin"/>
        </w:r>
        <w:r>
          <w:rPr>
            <w:szCs w:val="24"/>
          </w:rPr>
          <w:delInstrText xml:space="preserve"> SEQ Gambar_3. \* ARABIC </w:delInstrText>
        </w:r>
        <w:r>
          <w:rPr>
            <w:szCs w:val="24"/>
          </w:rPr>
          <w:fldChar w:fldCharType="separate"/>
        </w:r>
        <w:r>
          <w:rPr>
            <w:szCs w:val="24"/>
          </w:rPr>
          <w:delText>31</w:delText>
        </w:r>
        <w:r>
          <w:rPr>
            <w:szCs w:val="24"/>
          </w:rPr>
          <w:fldChar w:fldCharType="end"/>
        </w:r>
      </w:del>
      <w:bookmarkEnd w:id="1195"/>
      <w:r>
        <w:rPr>
          <w:szCs w:val="24"/>
        </w:rPr>
        <w:t xml:space="preserve"> Langkah-langkah metode penelitian</w:t>
      </w:r>
      <w:bookmarkEnd w:id="1196"/>
      <w:bookmarkEnd w:id="1197"/>
    </w:p>
    <w:p w:rsidR="00222167" w:rsidRDefault="008B3912">
      <w:pPr>
        <w:ind w:firstLine="709"/>
        <w:rPr>
          <w:szCs w:val="24"/>
        </w:rPr>
        <w:pPrChange w:id="1202" w:author="muhammad fauzan" w:date="2022-08-04T17:23:00Z">
          <w:pPr>
            <w:spacing w:after="240"/>
            <w:ind w:firstLine="709"/>
          </w:pPr>
        </w:pPrChange>
      </w:pPr>
      <w:r>
        <w:rPr>
          <w:szCs w:val="24"/>
        </w:rPr>
        <w:t xml:space="preserve">Dalam </w:t>
      </w:r>
      <w:r>
        <w:rPr>
          <w:szCs w:val="24"/>
        </w:rPr>
        <w:fldChar w:fldCharType="begin"/>
      </w:r>
      <w:r>
        <w:rPr>
          <w:szCs w:val="24"/>
        </w:rPr>
        <w:instrText xml:space="preserve"> REF _Ref92052071 \h  \* MERGEFORMAT </w:instrText>
      </w:r>
      <w:r>
        <w:rPr>
          <w:szCs w:val="24"/>
        </w:rPr>
      </w:r>
      <w:r>
        <w:rPr>
          <w:szCs w:val="24"/>
        </w:rPr>
        <w:fldChar w:fldCharType="separate"/>
      </w:r>
      <w:ins w:id="1203" w:author="muhammad fauzan" w:date="2022-08-10T01:43:00Z">
        <w:r>
          <w:rPr>
            <w:szCs w:val="24"/>
          </w:rPr>
          <w:t>Gambar 3. 31</w:t>
        </w:r>
      </w:ins>
      <w:del w:id="1204" w:author="muhammad fauzan" w:date="2022-08-07T16:08:00Z">
        <w:r>
          <w:rPr>
            <w:szCs w:val="24"/>
          </w:rPr>
          <w:delText>Gambar 3. 31</w:delText>
        </w:r>
      </w:del>
      <w:r>
        <w:rPr>
          <w:szCs w:val="24"/>
        </w:rPr>
        <w:fldChar w:fldCharType="end"/>
      </w:r>
      <w:r>
        <w:rPr>
          <w:szCs w:val="24"/>
        </w:rPr>
        <w:t xml:space="preserve"> diperlihatkan proses atau langkah-langkah dalam melakukan peramalan distribusi sari roti. Dimulai dengan mengumpulkan data dari pengumpulan data yang dilakukan sebagai data sampel untuk mendapatkan nilai peramalan kedepan. Tahap selanjutnya data yang telah didapatkan dianalisis apakah mengandung nilai </w:t>
      </w:r>
      <w:r>
        <w:rPr>
          <w:i/>
          <w:szCs w:val="24"/>
        </w:rPr>
        <w:t>trend</w:t>
      </w:r>
      <w:r>
        <w:rPr>
          <w:szCs w:val="24"/>
        </w:rPr>
        <w:t xml:space="preserve"> dan nilai musiman. Lalu menguji nilai parameter pemulusan dengan model </w:t>
      </w:r>
      <w:ins w:id="1205" w:author="muhammad fauzan" w:date="2022-08-07T12:47:00Z">
        <w:r>
          <w:rPr>
            <w:i/>
            <w:szCs w:val="24"/>
          </w:rPr>
          <w:t xml:space="preserve">Additive </w:t>
        </w:r>
      </w:ins>
      <w:del w:id="1206" w:author="muhammad fauzan" w:date="2022-08-07T12:47:00Z">
        <w:r>
          <w:rPr>
            <w:i/>
            <w:szCs w:val="24"/>
          </w:rPr>
          <w:delText xml:space="preserve">multiplicative </w:delText>
        </w:r>
      </w:del>
      <w:r>
        <w:rPr>
          <w:i/>
          <w:szCs w:val="24"/>
        </w:rPr>
        <w:t xml:space="preserve">seasonal </w:t>
      </w:r>
      <w:r>
        <w:rPr>
          <w:szCs w:val="24"/>
        </w:rPr>
        <w:t xml:space="preserve">menggunakan persamaan (2.1) sampai persamaan (2.3) dikarenakan </w:t>
      </w:r>
      <w:r>
        <w:rPr>
          <w:bCs/>
          <w:szCs w:val="24"/>
        </w:rPr>
        <w:t>variasi data musiman</w:t>
      </w:r>
      <w:del w:id="1207" w:author="muhammad fauzan" w:date="2022-08-04T23:52:00Z">
        <w:r>
          <w:rPr>
            <w:bCs/>
            <w:szCs w:val="24"/>
          </w:rPr>
          <w:delText xml:space="preserve"> </w:delText>
        </w:r>
      </w:del>
      <w:r>
        <w:rPr>
          <w:bCs/>
          <w:szCs w:val="24"/>
        </w:rPr>
        <w:t xml:space="preserve"> dari data runtun waktu yang mengalami peningkatan atau penurunan sehingga</w:t>
      </w:r>
      <w:r>
        <w:rPr>
          <w:szCs w:val="24"/>
        </w:rPr>
        <w:t xml:space="preserve"> didapatkan nilai pemulusan </w:t>
      </w:r>
      <w:r>
        <w:rPr>
          <w:i/>
          <w:szCs w:val="24"/>
        </w:rPr>
        <w:t>level</w:t>
      </w:r>
      <w:r>
        <w:rPr>
          <w:szCs w:val="24"/>
        </w:rPr>
        <w:t xml:space="preserve">, </w:t>
      </w:r>
      <w:r>
        <w:rPr>
          <w:i/>
          <w:szCs w:val="24"/>
        </w:rPr>
        <w:t>trend</w:t>
      </w:r>
      <w:del w:id="1208" w:author="muhammad fauzan" w:date="2022-08-04T23:52:00Z">
        <w:r>
          <w:rPr>
            <w:i/>
            <w:szCs w:val="24"/>
          </w:rPr>
          <w:delText xml:space="preserve"> </w:delText>
        </w:r>
      </w:del>
      <w:r>
        <w:rPr>
          <w:szCs w:val="24"/>
        </w:rPr>
        <w:t xml:space="preserve"> dan musiman. Tahap selanjutnya melakukan peramalan dengan menggunakan persamaan (2.4) sehingga didapatkan nilai peramalan dari persamaan (2.4). Untuk mengetahui kelayakan data peramalan dilakukan pengecekan data </w:t>
      </w:r>
      <w:r>
        <w:rPr>
          <w:i/>
          <w:szCs w:val="24"/>
        </w:rPr>
        <w:t>error</w:t>
      </w:r>
      <w:r>
        <w:rPr>
          <w:szCs w:val="24"/>
        </w:rPr>
        <w:t xml:space="preserve"> dengan data sebelumnya jika didapatkan data </w:t>
      </w:r>
      <w:r>
        <w:rPr>
          <w:i/>
          <w:szCs w:val="24"/>
        </w:rPr>
        <w:t>error</w:t>
      </w:r>
      <w:r>
        <w:rPr>
          <w:szCs w:val="24"/>
        </w:rPr>
        <w:t xml:space="preserve">-nya lebih kecil maka data dapat digunakan. Namun jika jika </w:t>
      </w:r>
      <w:r>
        <w:rPr>
          <w:i/>
          <w:szCs w:val="24"/>
        </w:rPr>
        <w:t>error</w:t>
      </w:r>
      <w:r>
        <w:rPr>
          <w:szCs w:val="24"/>
        </w:rPr>
        <w:t xml:space="preserve">-nya lebih besar maka perlu dilakukan perubahan pada nilai </w:t>
      </w:r>
      <m:oMath>
        <m:r>
          <w:rPr>
            <w:rFonts w:ascii="Cambria Math" w:hAnsi="Cambria Math"/>
            <w:szCs w:val="24"/>
          </w:rPr>
          <m:t>α,β</m:t>
        </m:r>
      </m:oMath>
      <w:r>
        <w:rPr>
          <w:szCs w:val="24"/>
        </w:rPr>
        <w:t xml:space="preserve"> dan </w:t>
      </w:r>
      <m:oMath>
        <m:r>
          <w:rPr>
            <w:rFonts w:ascii="Cambria Math" w:hAnsi="Cambria Math"/>
            <w:szCs w:val="24"/>
          </w:rPr>
          <m:t xml:space="preserve">γ </m:t>
        </m:r>
      </m:oMath>
      <w:r>
        <w:rPr>
          <w:szCs w:val="24"/>
        </w:rPr>
        <w:t xml:space="preserve">dan dilakukan perhitungan ulang sehingga didapatkan nilai </w:t>
      </w:r>
      <w:r>
        <w:rPr>
          <w:i/>
          <w:szCs w:val="24"/>
        </w:rPr>
        <w:t>error</w:t>
      </w:r>
      <w:r>
        <w:rPr>
          <w:szCs w:val="24"/>
        </w:rPr>
        <w:t xml:space="preserve"> yang relatif lebih </w:t>
      </w:r>
      <w:r>
        <w:rPr>
          <w:szCs w:val="24"/>
        </w:rPr>
        <w:lastRenderedPageBreak/>
        <w:t xml:space="preserve">kecil. Setelah tahap menganalisis nilai </w:t>
      </w:r>
      <w:r>
        <w:rPr>
          <w:i/>
          <w:szCs w:val="24"/>
        </w:rPr>
        <w:t>error</w:t>
      </w:r>
      <w:r>
        <w:rPr>
          <w:szCs w:val="24"/>
        </w:rPr>
        <w:t xml:space="preserve"> terkecil dilakukan baru didapatkan sebuah kesimpulan nilai data yang dapat digunakan sebagai nilai peramalan.</w:t>
      </w:r>
    </w:p>
    <w:p w:rsidR="00222167" w:rsidRDefault="008B3912">
      <w:pPr>
        <w:pStyle w:val="ListParagraph"/>
        <w:numPr>
          <w:ilvl w:val="0"/>
          <w:numId w:val="34"/>
        </w:numPr>
        <w:ind w:left="709" w:hanging="709"/>
      </w:pPr>
      <w:bookmarkStart w:id="1209" w:name="_Toc92975869"/>
      <w:r>
        <w:t>Variabel Penelitian</w:t>
      </w:r>
      <w:bookmarkEnd w:id="1209"/>
    </w:p>
    <w:p w:rsidR="00222167" w:rsidRDefault="008B3912">
      <w:pPr>
        <w:pStyle w:val="ListParagraph"/>
        <w:ind w:left="0" w:firstLine="709"/>
        <w:rPr>
          <w:szCs w:val="24"/>
        </w:rPr>
      </w:pPr>
      <w:r>
        <w:rPr>
          <w:szCs w:val="24"/>
        </w:rPr>
        <w:t xml:space="preserve">Dalam melakukan sebuah penelitian, digunakan beberapa variabel yang menunjang hasil penelitian. Berikut variabel yang digunakan dalam proses peramalan dengan metode </w:t>
      </w:r>
      <w:r>
        <w:rPr>
          <w:i/>
          <w:szCs w:val="24"/>
        </w:rPr>
        <w:t>holt-winter exponential smoothing</w:t>
      </w:r>
      <w:r>
        <w:rPr>
          <w:szCs w:val="24"/>
        </w:rPr>
        <w:t xml:space="preserve"> model </w:t>
      </w:r>
      <w:ins w:id="1210" w:author="muhammad fauzan" w:date="2022-08-07T12:52:00Z">
        <w:r>
          <w:rPr>
            <w:i/>
            <w:szCs w:val="24"/>
          </w:rPr>
          <w:t>a</w:t>
        </w:r>
      </w:ins>
      <w:ins w:id="1211" w:author="muhammad fauzan" w:date="2022-08-07T12:51:00Z">
        <w:r>
          <w:rPr>
            <w:i/>
            <w:szCs w:val="24"/>
          </w:rPr>
          <w:t xml:space="preserve">dditive </w:t>
        </w:r>
      </w:ins>
      <w:del w:id="1212" w:author="muhammad fauzan" w:date="2022-08-07T12:51:00Z">
        <w:r>
          <w:rPr>
            <w:i/>
            <w:szCs w:val="24"/>
          </w:rPr>
          <w:delText xml:space="preserve">multiplicative </w:delText>
        </w:r>
      </w:del>
      <w:r>
        <w:rPr>
          <w:i/>
          <w:szCs w:val="24"/>
        </w:rPr>
        <w:t>seasonal</w:t>
      </w:r>
      <w:r>
        <w:rPr>
          <w:szCs w:val="24"/>
        </w:rPr>
        <w:t>:</w:t>
      </w:r>
    </w:p>
    <w:p w:rsidR="00222167" w:rsidRDefault="008B3912">
      <w:pPr>
        <w:pStyle w:val="ListParagraph"/>
        <w:numPr>
          <w:ilvl w:val="0"/>
          <w:numId w:val="35"/>
        </w:numPr>
        <w:ind w:left="426" w:hanging="426"/>
        <w:rPr>
          <w:szCs w:val="24"/>
        </w:rPr>
      </w:pPr>
      <w:r>
        <w:rPr>
          <w:szCs w:val="24"/>
        </w:rPr>
        <w:t xml:space="preserve">Variabel </w:t>
      </w:r>
      <w:r>
        <w:rPr>
          <w:i/>
          <w:szCs w:val="24"/>
        </w:rPr>
        <w:t>droping</w:t>
      </w:r>
      <w:r>
        <w:rPr>
          <w:szCs w:val="24"/>
        </w:rPr>
        <w:t xml:space="preserve"> roti yaitu jumlah roti yang telah disuplai.</w:t>
      </w:r>
    </w:p>
    <w:p w:rsidR="00222167" w:rsidRDefault="008B3912">
      <w:pPr>
        <w:pStyle w:val="ListParagraph"/>
        <w:numPr>
          <w:ilvl w:val="0"/>
          <w:numId w:val="35"/>
        </w:numPr>
        <w:ind w:left="426" w:hanging="426"/>
        <w:rPr>
          <w:szCs w:val="24"/>
        </w:rPr>
      </w:pPr>
      <w:r>
        <w:rPr>
          <w:szCs w:val="24"/>
        </w:rPr>
        <w:t xml:space="preserve">Variabel </w:t>
      </w:r>
      <w:r>
        <w:rPr>
          <w:i/>
          <w:szCs w:val="24"/>
        </w:rPr>
        <w:t>level</w:t>
      </w:r>
      <w:r>
        <w:rPr>
          <w:szCs w:val="24"/>
        </w:rPr>
        <w:t xml:space="preserve"> yaitu nilai rata-rata dalam data yang digunakan</w:t>
      </w:r>
      <w:r>
        <w:rPr>
          <w:i/>
          <w:szCs w:val="24"/>
        </w:rPr>
        <w:t>.</w:t>
      </w:r>
    </w:p>
    <w:p w:rsidR="00222167" w:rsidRDefault="008B3912">
      <w:pPr>
        <w:pStyle w:val="ListParagraph"/>
        <w:numPr>
          <w:ilvl w:val="0"/>
          <w:numId w:val="35"/>
        </w:numPr>
        <w:ind w:left="426" w:hanging="426"/>
        <w:rPr>
          <w:szCs w:val="24"/>
        </w:rPr>
      </w:pPr>
      <w:r>
        <w:rPr>
          <w:szCs w:val="24"/>
        </w:rPr>
        <w:t xml:space="preserve">Variabel </w:t>
      </w:r>
      <w:r>
        <w:rPr>
          <w:i/>
          <w:szCs w:val="24"/>
        </w:rPr>
        <w:t>trend</w:t>
      </w:r>
      <w:r>
        <w:rPr>
          <w:szCs w:val="24"/>
        </w:rPr>
        <w:t xml:space="preserve"> yaitu nilai meningkat atau menurun dalam data yang digunakan.</w:t>
      </w:r>
    </w:p>
    <w:p w:rsidR="00222167" w:rsidRDefault="008B3912">
      <w:pPr>
        <w:pStyle w:val="ListParagraph"/>
        <w:numPr>
          <w:ilvl w:val="0"/>
          <w:numId w:val="35"/>
        </w:numPr>
        <w:ind w:left="426" w:hanging="426"/>
        <w:rPr>
          <w:szCs w:val="24"/>
        </w:rPr>
      </w:pPr>
      <w:r>
        <w:rPr>
          <w:szCs w:val="24"/>
        </w:rPr>
        <w:t xml:space="preserve">Variabel </w:t>
      </w:r>
      <w:r>
        <w:rPr>
          <w:i/>
          <w:szCs w:val="24"/>
        </w:rPr>
        <w:t>seasonal</w:t>
      </w:r>
      <w:r>
        <w:rPr>
          <w:szCs w:val="24"/>
        </w:rPr>
        <w:t xml:space="preserve"> yaitu siklus jangka waktu berulang dalam data yang digunakan.</w:t>
      </w:r>
    </w:p>
    <w:p w:rsidR="00222167" w:rsidRDefault="008B3912">
      <w:pPr>
        <w:pStyle w:val="Heading2"/>
        <w:ind w:left="709" w:hanging="709"/>
        <w:pPrChange w:id="1213" w:author="muhammad fauzan" w:date="2022-08-04T17:23:00Z">
          <w:pPr>
            <w:pStyle w:val="Heading2"/>
            <w:spacing w:before="240"/>
            <w:ind w:left="709" w:hanging="709"/>
          </w:pPr>
        </w:pPrChange>
      </w:pPr>
      <w:bookmarkStart w:id="1214" w:name="_Toc104483044"/>
      <w:r>
        <w:t>Teknik Pengujian</w:t>
      </w:r>
      <w:bookmarkEnd w:id="1214"/>
    </w:p>
    <w:p w:rsidR="00222167" w:rsidRDefault="008B3912">
      <w:pPr>
        <w:ind w:firstLine="709"/>
      </w:pPr>
      <w:r>
        <w:t xml:space="preserve">Dalam pengujian sistem terdapat 2 pengujian yaitu </w:t>
      </w:r>
      <w:r>
        <w:rPr>
          <w:i/>
          <w:rPrChange w:id="1215" w:author="muhammad fauzan" w:date="2022-08-07T12:52:00Z">
            <w:rPr/>
          </w:rPrChange>
        </w:rPr>
        <w:t>white-box</w:t>
      </w:r>
      <w:r>
        <w:t xml:space="preserve"> dan black-box, sehingga hasilnya bisa dirancang dengan baik.</w:t>
      </w:r>
    </w:p>
    <w:p w:rsidR="00222167" w:rsidRDefault="008B3912">
      <w:pPr>
        <w:pStyle w:val="ListParagraph"/>
        <w:numPr>
          <w:ilvl w:val="0"/>
          <w:numId w:val="36"/>
        </w:numPr>
        <w:ind w:left="426" w:hanging="426"/>
      </w:pPr>
      <w:bookmarkStart w:id="1216" w:name="_Toc104483045"/>
      <w:r>
        <w:t xml:space="preserve">Pengujian </w:t>
      </w:r>
      <w:r>
        <w:rPr>
          <w:i/>
          <w:rPrChange w:id="1217" w:author="muhammad fauzan" w:date="2022-08-07T12:52:00Z">
            <w:rPr/>
          </w:rPrChange>
        </w:rPr>
        <w:t>White-Box</w:t>
      </w:r>
      <w:bookmarkEnd w:id="1216"/>
    </w:p>
    <w:p w:rsidR="00222167" w:rsidRDefault="008B3912">
      <w:pPr>
        <w:ind w:firstLine="709"/>
      </w:pPr>
      <w:r>
        <w:t xml:space="preserve">Melakukan pengujian penerapan metode </w:t>
      </w:r>
      <w:r>
        <w:rPr>
          <w:i/>
        </w:rPr>
        <w:t>holt-winter exponential smoothing</w:t>
      </w:r>
      <w:r>
        <w:t xml:space="preserve"> dalam </w:t>
      </w:r>
      <w:r>
        <w:rPr>
          <w:bCs/>
        </w:rPr>
        <w:t>melakukan peramalan distribusi sari roti</w:t>
      </w:r>
      <w:r>
        <w:t xml:space="preserve">. Penerapan metode dilakukan untuk mendapatkan hasil peramalan distribusi. Proses penerapan model </w:t>
      </w:r>
      <w:ins w:id="1218" w:author="muhammad fauzan" w:date="2022-08-07T12:47:00Z">
        <w:r>
          <w:rPr>
            <w:i/>
            <w:szCs w:val="24"/>
          </w:rPr>
          <w:t xml:space="preserve">additive </w:t>
        </w:r>
      </w:ins>
      <w:del w:id="1219" w:author="muhammad fauzan" w:date="2022-08-07T12:47:00Z">
        <w:r>
          <w:rPr>
            <w:bCs/>
            <w:i/>
            <w:szCs w:val="24"/>
          </w:rPr>
          <w:delText xml:space="preserve">Multiplicative </w:delText>
        </w:r>
      </w:del>
      <w:r>
        <w:rPr>
          <w:bCs/>
          <w:i/>
          <w:szCs w:val="24"/>
        </w:rPr>
        <w:t>seasonal</w:t>
      </w:r>
      <w:r>
        <w:t xml:space="preserve"> menggunakan persamaan-persamaan seperti berikut.</w:t>
      </w:r>
    </w:p>
    <w:p w:rsidR="00222167" w:rsidRDefault="008B3912">
      <w:pPr>
        <w:pStyle w:val="ListParagraph"/>
        <w:numPr>
          <w:ilvl w:val="0"/>
          <w:numId w:val="37"/>
        </w:numPr>
        <w:ind w:left="426" w:right="51" w:hanging="426"/>
        <w:rPr>
          <w:ins w:id="1220" w:author="muhammad fauzan" w:date="2022-08-07T12:48:00Z"/>
          <w:bCs/>
          <w:szCs w:val="24"/>
        </w:rPr>
        <w:pPrChange w:id="1221" w:author="muhammad fauzan" w:date="2022-08-07T12:48:00Z">
          <w:pPr>
            <w:pStyle w:val="ListParagraph"/>
            <w:numPr>
              <w:numId w:val="37"/>
            </w:numPr>
            <w:ind w:right="51" w:hanging="360"/>
          </w:pPr>
        </w:pPrChange>
      </w:pPr>
      <w:ins w:id="1222" w:author="muhammad fauzan" w:date="2022-08-07T12:48:00Z">
        <w:r>
          <w:rPr>
            <w:bCs/>
            <w:i/>
            <w:szCs w:val="24"/>
          </w:rPr>
          <w:t>Level</w:t>
        </w:r>
        <w:r>
          <w:rPr>
            <w:bCs/>
            <w:szCs w:val="24"/>
          </w:rPr>
          <w:tab/>
        </w:r>
        <w:r>
          <w:rPr>
            <w:bCs/>
            <w:szCs w:val="24"/>
          </w:rPr>
          <w:tab/>
          <w:t xml:space="preserve">: </w:t>
        </w:r>
        <m:oMath>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=α</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e>
          </m:d>
          <m:r>
            <w:rPr>
              <w:rFonts w:ascii="Cambria Math" w:hAnsi="Cambria Math"/>
              <w:szCs w:val="24"/>
            </w:rPr>
            <m:t>+(1- α)(</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r>
            <w:rPr>
              <w:rFonts w:ascii="Cambria Math" w:hAnsi="Cambria Math"/>
              <w:szCs w:val="24"/>
            </w:rPr>
            <m:t>)</m:t>
          </m:r>
        </m:oMath>
        <w:r>
          <w:rPr>
            <w:szCs w:val="24"/>
          </w:rPr>
          <w:t xml:space="preserve"> </w:t>
        </w:r>
        <w:r>
          <w:rPr>
            <w:szCs w:val="24"/>
          </w:rPr>
          <w:tab/>
          <w:t>(2.9)</w:t>
        </w:r>
      </w:ins>
    </w:p>
    <w:p w:rsidR="00222167" w:rsidRDefault="008B3912">
      <w:pPr>
        <w:pStyle w:val="ListParagraph"/>
        <w:numPr>
          <w:ilvl w:val="0"/>
          <w:numId w:val="37"/>
        </w:numPr>
        <w:ind w:left="426" w:right="51" w:hanging="426"/>
        <w:rPr>
          <w:ins w:id="1223" w:author="muhammad fauzan" w:date="2022-08-07T12:48:00Z"/>
          <w:bCs/>
          <w:szCs w:val="24"/>
        </w:rPr>
        <w:pPrChange w:id="1224" w:author="muhammad fauzan" w:date="2022-08-07T12:48:00Z">
          <w:pPr>
            <w:pStyle w:val="ListParagraph"/>
            <w:numPr>
              <w:numId w:val="37"/>
            </w:numPr>
            <w:ind w:right="51" w:hanging="360"/>
          </w:pPr>
        </w:pPrChange>
      </w:pPr>
      <w:ins w:id="1225" w:author="muhammad fauzan" w:date="2022-08-07T12:48:00Z">
        <w:r>
          <w:rPr>
            <w:bCs/>
            <w:i/>
            <w:szCs w:val="24"/>
          </w:rPr>
          <w:t>Trend</w:t>
        </w:r>
        <w:r>
          <w:rPr>
            <w:bCs/>
            <w:i/>
            <w:szCs w:val="24"/>
          </w:rPr>
          <w:tab/>
        </w:r>
        <w:r>
          <w:rPr>
            <w:bCs/>
            <w:i/>
            <w:szCs w:val="24"/>
          </w:rPr>
          <w:tab/>
        </w:r>
        <w:r>
          <w:rPr>
            <w:bCs/>
            <w:szCs w:val="24"/>
          </w:rPr>
          <w:t xml:space="preserve">: </w:t>
        </w: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=β</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e>
          </m:d>
          <m:r>
            <w:rPr>
              <w:rFonts w:ascii="Cambria Math" w:hAnsi="Cambria Math"/>
              <w:szCs w:val="24"/>
            </w:rPr>
            <m:t>+(1- β)</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oMath>
        <w:r>
          <w:rPr>
            <w:bCs/>
            <w:color w:val="FFFFFF" w:themeColor="background1"/>
            <w:szCs w:val="24"/>
          </w:rPr>
          <w:t xml:space="preserve">……… </w:t>
        </w:r>
        <w:r>
          <w:rPr>
            <w:bCs/>
            <w:color w:val="FFFFFF" w:themeColor="background1"/>
            <w:szCs w:val="24"/>
          </w:rPr>
          <w:tab/>
          <w:t xml:space="preserve"> </w:t>
        </w:r>
        <w:r>
          <w:rPr>
            <w:bCs/>
            <w:color w:val="FFFFFF" w:themeColor="background1"/>
            <w:szCs w:val="24"/>
          </w:rPr>
          <w:tab/>
        </w:r>
        <w:r>
          <w:rPr>
            <w:bCs/>
            <w:szCs w:val="24"/>
          </w:rPr>
          <w:t>(2.10)</w:t>
        </w:r>
      </w:ins>
    </w:p>
    <w:p w:rsidR="00222167" w:rsidRDefault="008B3912">
      <w:pPr>
        <w:pStyle w:val="ListParagraph"/>
        <w:numPr>
          <w:ilvl w:val="0"/>
          <w:numId w:val="37"/>
        </w:numPr>
        <w:ind w:right="51"/>
        <w:rPr>
          <w:del w:id="1226" w:author="muhammad fauzan" w:date="2022-08-07T12:48:00Z"/>
          <w:bCs/>
          <w:szCs w:val="24"/>
        </w:rPr>
      </w:pPr>
      <w:ins w:id="1227" w:author="muhammad fauzan" w:date="2022-08-07T12:48:00Z">
        <w:r>
          <w:rPr>
            <w:bCs/>
            <w:szCs w:val="24"/>
          </w:rPr>
          <w:t xml:space="preserve">Musiman </w:t>
        </w:r>
        <w:r>
          <w:rPr>
            <w:bCs/>
            <w:szCs w:val="24"/>
          </w:rPr>
          <w:tab/>
        </w:r>
        <w:r>
          <w:rPr>
            <w:bCs/>
            <w:szCs w:val="24"/>
          </w:rPr>
          <w:tab/>
          <w:t xml:space="preserve">: </w:t>
        </w: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=γ</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e>
          </m:d>
          <m:r>
            <w:rPr>
              <w:rFonts w:ascii="Cambria Math" w:hAnsi="Cambria Math"/>
              <w:szCs w:val="24"/>
            </w:rPr>
            <m:t>+(1- γ)</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oMath>
        <w:r>
          <w:rPr>
            <w:bCs/>
            <w:color w:val="FFFFFF" w:themeColor="background1"/>
            <w:szCs w:val="24"/>
          </w:rPr>
          <w:t xml:space="preserve">………….    </w:t>
        </w:r>
        <w:r>
          <w:rPr>
            <w:bCs/>
            <w:color w:val="FFFFFF" w:themeColor="background1"/>
            <w:szCs w:val="24"/>
          </w:rPr>
          <w:tab/>
        </w:r>
        <w:r>
          <w:rPr>
            <w:bCs/>
            <w:szCs w:val="24"/>
          </w:rPr>
          <w:t>(2.11)</w:t>
        </w:r>
      </w:ins>
      <w:del w:id="1228" w:author="muhammad fauzan" w:date="2022-08-07T12:48:00Z">
        <w:r>
          <w:rPr>
            <w:bCs/>
            <w:i/>
            <w:szCs w:val="24"/>
          </w:rPr>
          <w:delText>Level</w:delText>
        </w:r>
        <w:r>
          <w:rPr>
            <w:bCs/>
            <w:szCs w:val="24"/>
          </w:rPr>
          <w:tab/>
          <w:delText xml:space="preserve">: </w:delText>
        </w:r>
        <m:oMath>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=α</m:t>
          </m:r>
          <m:d>
            <m:dPr>
              <m:ctrlPr>
                <w:rPr>
                  <w:rFonts w:ascii="Cambria Math" w:hAnsi="Cambria Math"/>
                  <w:bCs/>
                  <w:i/>
                  <w:szCs w:val="24"/>
                </w:rPr>
              </m:ctrlPr>
            </m:dPr>
            <m:e>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num>
                <m:den>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den>
              </m:f>
            </m:e>
          </m:d>
          <m:r>
            <w:rPr>
              <w:rFonts w:ascii="Cambria Math" w:hAnsi="Cambria Math"/>
              <w:szCs w:val="24"/>
            </w:rPr>
            <m:t>+(1- α)(</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r>
            <w:rPr>
              <w:rFonts w:ascii="Cambria Math" w:hAnsi="Cambria Math"/>
              <w:szCs w:val="24"/>
            </w:rPr>
            <m:t>)</m:t>
          </m:r>
        </m:oMath>
        <w:r>
          <w:rPr>
            <w:szCs w:val="24"/>
          </w:rPr>
          <w:delText xml:space="preserve">          </w:delText>
        </w:r>
        <w:r>
          <w:rPr>
            <w:szCs w:val="24"/>
          </w:rPr>
          <w:tab/>
        </w:r>
        <w:r>
          <w:rPr>
            <w:szCs w:val="24"/>
          </w:rPr>
          <w:tab/>
          <w:delText>(2.1)</w:delText>
        </w:r>
      </w:del>
    </w:p>
    <w:p w:rsidR="00222167" w:rsidRDefault="008B3912">
      <w:pPr>
        <w:pStyle w:val="ListParagraph"/>
        <w:numPr>
          <w:ilvl w:val="0"/>
          <w:numId w:val="37"/>
        </w:numPr>
        <w:ind w:left="426" w:right="51" w:hanging="426"/>
        <w:rPr>
          <w:del w:id="1229" w:author="muhammad fauzan" w:date="2022-08-07T12:48:00Z"/>
          <w:bCs/>
          <w:szCs w:val="24"/>
        </w:rPr>
      </w:pPr>
      <w:del w:id="1230" w:author="muhammad fauzan" w:date="2022-08-07T12:48:00Z">
        <w:r>
          <w:rPr>
            <w:bCs/>
            <w:i/>
            <w:szCs w:val="24"/>
          </w:rPr>
          <w:delText>Trend</w:delText>
        </w:r>
        <w:r>
          <w:rPr>
            <w:bCs/>
            <w:szCs w:val="24"/>
          </w:rPr>
          <w:tab/>
          <w:delText xml:space="preserve">: </w:delText>
        </w:r>
        <m:oMath>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m:t>
              </m:r>
            </m:sub>
          </m:sSub>
          <m:r>
            <w:rPr>
              <w:rFonts w:ascii="Cambria Math" w:hAnsi="Cambria Math"/>
              <w:szCs w:val="24"/>
            </w:rPr>
            <m:t>=β</m:t>
          </m:r>
          <m:d>
            <m:dPr>
              <m:ctrlPr>
                <w:rPr>
                  <w:rFonts w:ascii="Cambria Math" w:hAnsi="Cambria Math"/>
                  <w:bCs/>
                  <w:i/>
                  <w:szCs w:val="24"/>
                </w:rPr>
              </m:ctrlPr>
            </m:dPr>
            <m:e>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t-1</m:t>
                  </m:r>
                </m:sub>
              </m:sSub>
            </m:e>
          </m:d>
          <m:r>
            <w:rPr>
              <w:rFonts w:ascii="Cambria Math" w:hAnsi="Cambria Math"/>
              <w:szCs w:val="24"/>
            </w:rPr>
            <m:t>+(1- β)</m:t>
          </m:r>
          <m:sSub>
            <m:sSubPr>
              <m:ctrlPr>
                <w:rPr>
                  <w:rFonts w:ascii="Cambria Math" w:hAnsi="Cambria Math"/>
                  <w:bCs/>
                  <w:i/>
                  <w:szCs w:val="24"/>
                </w:rPr>
              </m:ctrlPr>
            </m:sSubPr>
            <m:e>
              <m:r>
                <w:rPr>
                  <w:rFonts w:ascii="Cambria Math" w:hAnsi="Cambria Math"/>
                  <w:szCs w:val="24"/>
                </w:rPr>
                <m:t>b</m:t>
              </m:r>
            </m:e>
            <m:sub>
              <m:r>
                <w:rPr>
                  <w:rFonts w:ascii="Cambria Math" w:hAnsi="Cambria Math"/>
                  <w:szCs w:val="24"/>
                </w:rPr>
                <m:t>t-1</m:t>
              </m:r>
            </m:sub>
          </m:sSub>
        </m:oMath>
        <w:r>
          <w:rPr>
            <w:bCs/>
            <w:color w:val="FFFFFF" w:themeColor="background1"/>
            <w:szCs w:val="24"/>
          </w:rPr>
          <w:delText>………</w:delText>
        </w:r>
        <w:r>
          <w:rPr>
            <w:bCs/>
            <w:color w:val="FFFFFF" w:themeColor="background1"/>
            <w:szCs w:val="24"/>
          </w:rPr>
          <w:tab/>
        </w:r>
        <w:r>
          <w:rPr>
            <w:bCs/>
            <w:color w:val="FFFFFF" w:themeColor="background1"/>
            <w:szCs w:val="24"/>
          </w:rPr>
          <w:tab/>
        </w:r>
        <w:r>
          <w:rPr>
            <w:bCs/>
            <w:color w:val="FFFFFF" w:themeColor="background1"/>
            <w:szCs w:val="24"/>
          </w:rPr>
          <w:tab/>
        </w:r>
        <w:r>
          <w:rPr>
            <w:bCs/>
            <w:szCs w:val="24"/>
          </w:rPr>
          <w:delText>(2.2)</w:delText>
        </w:r>
      </w:del>
    </w:p>
    <w:p w:rsidR="00222167" w:rsidRDefault="008B3912">
      <w:pPr>
        <w:pStyle w:val="ListParagraph"/>
        <w:numPr>
          <w:ilvl w:val="0"/>
          <w:numId w:val="37"/>
        </w:numPr>
        <w:ind w:left="426" w:right="51" w:hanging="426"/>
        <w:rPr>
          <w:bCs/>
          <w:szCs w:val="24"/>
        </w:rPr>
      </w:pPr>
      <w:del w:id="1231" w:author="muhammad fauzan" w:date="2022-08-07T12:48:00Z">
        <w:r>
          <w:rPr>
            <w:bCs/>
            <w:szCs w:val="24"/>
          </w:rPr>
          <w:delText>Musiman</w:delText>
        </w:r>
        <w:r>
          <w:rPr>
            <w:bCs/>
            <w:szCs w:val="24"/>
          </w:rPr>
          <w:tab/>
          <w:delText xml:space="preserve">: </w:delText>
        </w:r>
        <m:oMath>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=γ(</m:t>
          </m:r>
          <m:f>
            <m:fPr>
              <m:ctrlPr>
                <w:rPr>
                  <w:rFonts w:ascii="Cambria Math" w:hAnsi="Cambria Math"/>
                  <w:bCs/>
                  <w:i/>
                  <w:szCs w:val="24"/>
                </w:rPr>
              </m:ctrlPr>
            </m:fPr>
            <m:num>
              <m:sSub>
                <m:sSubPr>
                  <m:ctrlPr>
                    <w:rPr>
                      <w:rFonts w:ascii="Cambria Math" w:hAnsi="Cambria Math"/>
                      <w:bCs/>
                      <w:i/>
                      <w:szCs w:val="24"/>
                    </w:rPr>
                  </m:ctrlPr>
                </m:sSubPr>
                <m:e>
                  <m:r>
                    <w:rPr>
                      <w:rFonts w:ascii="Cambria Math" w:hAnsi="Cambria Math"/>
                      <w:szCs w:val="24"/>
                    </w:rPr>
                    <m:t>y</m:t>
                  </m:r>
                </m:e>
                <m:sub>
                  <m:r>
                    <w:rPr>
                      <w:rFonts w:ascii="Cambria Math" w:hAnsi="Cambria Math"/>
                      <w:szCs w:val="24"/>
                    </w:rPr>
                    <m:t>t</m:t>
                  </m:r>
                </m:sub>
              </m:sSub>
            </m:num>
            <m:den>
              <m:sSub>
                <m:sSubPr>
                  <m:ctrlPr>
                    <w:rPr>
                      <w:rFonts w:ascii="Cambria Math" w:hAnsi="Cambria Math"/>
                      <w:bCs/>
                      <w:i/>
                      <w:szCs w:val="24"/>
                    </w:rPr>
                  </m:ctrlPr>
                </m:sSubPr>
                <m:e>
                  <m:r>
                    <w:rPr>
                      <w:rFonts w:ascii="Cambria Math" w:hAnsi="Cambria Math"/>
                      <w:szCs w:val="24"/>
                    </w:rPr>
                    <m:t>L</m:t>
                  </m:r>
                </m:e>
                <m:sub>
                  <m:r>
                    <w:rPr>
                      <w:rFonts w:ascii="Cambria Math" w:hAnsi="Cambria Math"/>
                      <w:szCs w:val="24"/>
                    </w:rPr>
                    <m:t>t</m:t>
                  </m:r>
                </m:sub>
              </m:sSub>
            </m:den>
          </m:f>
          <m:r>
            <w:rPr>
              <w:rFonts w:ascii="Cambria Math" w:hAnsi="Cambria Math"/>
              <w:szCs w:val="24"/>
            </w:rPr>
            <m:t>)+(1- γ)</m:t>
          </m:r>
          <m:sSub>
            <m:sSubPr>
              <m:ctrlPr>
                <w:rPr>
                  <w:rFonts w:ascii="Cambria Math" w:hAnsi="Cambria Math"/>
                  <w:bCs/>
                  <w:i/>
                  <w:szCs w:val="24"/>
                </w:rPr>
              </m:ctrlPr>
            </m:sSubPr>
            <m:e>
              <m:r>
                <w:rPr>
                  <w:rFonts w:ascii="Cambria Math" w:hAnsi="Cambria Math"/>
                  <w:szCs w:val="24"/>
                </w:rPr>
                <m:t>S</m:t>
              </m:r>
            </m:e>
            <m:sub>
              <m:r>
                <w:rPr>
                  <w:rFonts w:ascii="Cambria Math" w:hAnsi="Cambria Math"/>
                  <w:szCs w:val="24"/>
                </w:rPr>
                <m:t>t-s</m:t>
              </m:r>
            </m:sub>
          </m:sSub>
        </m:oMath>
        <w:r>
          <w:rPr>
            <w:bCs/>
            <w:color w:val="FFFFFF" w:themeColor="background1"/>
            <w:szCs w:val="24"/>
          </w:rPr>
          <w:delText>……………….</w:delText>
        </w:r>
        <w:r>
          <w:rPr>
            <w:bCs/>
            <w:color w:val="FFFFFF" w:themeColor="background1"/>
            <w:szCs w:val="24"/>
          </w:rPr>
          <w:tab/>
        </w:r>
        <w:r>
          <w:rPr>
            <w:bCs/>
            <w:color w:val="FFFFFF" w:themeColor="background1"/>
            <w:szCs w:val="24"/>
          </w:rPr>
          <w:tab/>
        </w:r>
        <w:r>
          <w:rPr>
            <w:bCs/>
            <w:color w:val="FFFFFF" w:themeColor="background1"/>
            <w:szCs w:val="24"/>
          </w:rPr>
          <w:tab/>
        </w:r>
        <w:r>
          <w:rPr>
            <w:bCs/>
            <w:szCs w:val="24"/>
          </w:rPr>
          <w:delText>(2.3)</w:delText>
        </w:r>
      </w:del>
    </w:p>
    <w:p w:rsidR="00222167" w:rsidRDefault="008B3912">
      <w:pPr>
        <w:pStyle w:val="ListParagraph"/>
        <w:ind w:left="0" w:right="51" w:firstLine="709"/>
        <w:rPr>
          <w:del w:id="1232" w:author="muhammad fauzan" w:date="2022-08-03T20:35:00Z"/>
          <w:bCs/>
          <w:szCs w:val="24"/>
        </w:rPr>
      </w:pPr>
      <w:r>
        <w:rPr>
          <w:bCs/>
          <w:szCs w:val="24"/>
        </w:rPr>
        <w:lastRenderedPageBreak/>
        <w:t>Sementara untuk melakukan peramalan m periode ke depan dengan persamaan:</w:t>
      </w:r>
    </w:p>
    <w:p w:rsidR="00222167" w:rsidRDefault="00222167">
      <w:pPr>
        <w:pStyle w:val="ListParagraph"/>
        <w:ind w:left="0" w:right="51" w:firstLine="709"/>
        <w:rPr>
          <w:ins w:id="1233" w:author="muhammad fauzan" w:date="2022-08-03T20:35:00Z"/>
          <w:bCs/>
          <w:szCs w:val="24"/>
        </w:rPr>
      </w:pPr>
    </w:p>
    <w:p w:rsidR="00222167" w:rsidRDefault="00C011D4">
      <w:pPr>
        <w:spacing w:after="240"/>
        <w:ind w:left="1134" w:right="51"/>
        <w:rPr>
          <w:del w:id="1234" w:author="muhammad fauzan" w:date="2022-08-03T20:35:00Z"/>
          <w:bCs/>
          <w:szCs w:val="24"/>
        </w:rPr>
        <w:pPrChange w:id="1235" w:author="muhammad fauzan" w:date="2022-08-07T12:49:00Z">
          <w:pPr>
            <w:ind w:left="284" w:right="51"/>
          </w:pPr>
        </w:pPrChange>
      </w:pPr>
      <m:oMath>
        <m:sSub>
          <m:sSubPr>
            <m:ctrlPr>
              <w:ins w:id="1236" w:author="muhammad fauzan" w:date="2022-08-07T12:49:00Z">
                <w:rPr>
                  <w:rFonts w:ascii="Cambria Math" w:hAnsi="Cambria Math"/>
                  <w:bCs/>
                  <w:i/>
                  <w:szCs w:val="24"/>
                </w:rPr>
              </w:ins>
            </m:ctrlPr>
          </m:sSubPr>
          <m:e>
            <m:r>
              <w:ins w:id="1237" w:author="muhammad fauzan" w:date="2022-08-07T12:49:00Z">
                <w:rPr>
                  <w:rFonts w:ascii="Cambria Math" w:hAnsi="Cambria Math"/>
                  <w:szCs w:val="24"/>
                </w:rPr>
                <m:t>F</m:t>
              </w:ins>
            </m:r>
          </m:e>
          <m:sub>
            <m:r>
              <w:ins w:id="1238" w:author="muhammad fauzan" w:date="2022-08-07T12:49:00Z">
                <w:rPr>
                  <w:rFonts w:ascii="Cambria Math" w:hAnsi="Cambria Math"/>
                  <w:szCs w:val="24"/>
                </w:rPr>
                <m:t>t+m</m:t>
              </w:ins>
            </m:r>
          </m:sub>
        </m:sSub>
        <m:r>
          <w:ins w:id="1239" w:author="muhammad fauzan" w:date="2022-08-07T12:49:00Z">
            <w:rPr>
              <w:rFonts w:ascii="Cambria Math" w:hAnsi="Cambria Math"/>
              <w:szCs w:val="24"/>
            </w:rPr>
            <m:t>=</m:t>
          </w:ins>
        </m:r>
        <m:sSub>
          <m:sSubPr>
            <m:ctrlPr>
              <w:ins w:id="1240" w:author="muhammad fauzan" w:date="2022-08-07T12:49:00Z">
                <w:rPr>
                  <w:rFonts w:ascii="Cambria Math" w:hAnsi="Cambria Math"/>
                  <w:bCs/>
                  <w:i/>
                  <w:szCs w:val="24"/>
                </w:rPr>
              </w:ins>
            </m:ctrlPr>
          </m:sSubPr>
          <m:e>
            <m:r>
              <w:ins w:id="1241" w:author="muhammad fauzan" w:date="2022-08-07T12:49:00Z">
                <w:rPr>
                  <w:rFonts w:ascii="Cambria Math" w:hAnsi="Cambria Math"/>
                  <w:szCs w:val="24"/>
                </w:rPr>
                <m:t>L</m:t>
              </w:ins>
            </m:r>
          </m:e>
          <m:sub>
            <m:r>
              <w:ins w:id="1242" w:author="muhammad fauzan" w:date="2022-08-07T12:49:00Z">
                <w:rPr>
                  <w:rFonts w:ascii="Cambria Math" w:hAnsi="Cambria Math"/>
                  <w:szCs w:val="24"/>
                </w:rPr>
                <m:t>t</m:t>
              </w:ins>
            </m:r>
          </m:sub>
        </m:sSub>
        <m:r>
          <w:ins w:id="1243" w:author="muhammad fauzan" w:date="2022-08-07T12:49:00Z">
            <w:rPr>
              <w:rFonts w:ascii="Cambria Math" w:hAnsi="Cambria Math"/>
              <w:szCs w:val="24"/>
            </w:rPr>
            <m:t>+</m:t>
          </w:ins>
        </m:r>
        <m:sSub>
          <m:sSubPr>
            <m:ctrlPr>
              <w:ins w:id="1244" w:author="muhammad fauzan" w:date="2022-08-07T12:49:00Z">
                <w:rPr>
                  <w:rFonts w:ascii="Cambria Math" w:hAnsi="Cambria Math"/>
                  <w:bCs/>
                  <w:i/>
                  <w:szCs w:val="24"/>
                </w:rPr>
              </w:ins>
            </m:ctrlPr>
          </m:sSubPr>
          <m:e>
            <m:r>
              <w:ins w:id="1245" w:author="muhammad fauzan" w:date="2022-08-07T12:49:00Z">
                <w:rPr>
                  <w:rFonts w:ascii="Cambria Math" w:hAnsi="Cambria Math"/>
                  <w:szCs w:val="24"/>
                </w:rPr>
                <m:t>mb</m:t>
              </w:ins>
            </m:r>
          </m:e>
          <m:sub>
            <m:r>
              <w:ins w:id="1246" w:author="muhammad fauzan" w:date="2022-08-07T12:49:00Z">
                <w:rPr>
                  <w:rFonts w:ascii="Cambria Math" w:hAnsi="Cambria Math"/>
                  <w:szCs w:val="24"/>
                </w:rPr>
                <m:t>t</m:t>
              </w:ins>
            </m:r>
          </m:sub>
        </m:sSub>
        <m:r>
          <w:ins w:id="1247" w:author="muhammad fauzan" w:date="2022-08-07T12:49:00Z">
            <w:rPr>
              <w:rFonts w:ascii="Cambria Math" w:hAnsi="Cambria Math"/>
              <w:szCs w:val="24"/>
            </w:rPr>
            <m:t>+</m:t>
          </w:ins>
        </m:r>
        <m:sSub>
          <m:sSubPr>
            <m:ctrlPr>
              <w:ins w:id="1248" w:author="muhammad fauzan" w:date="2022-08-07T12:49:00Z">
                <w:rPr>
                  <w:rFonts w:ascii="Cambria Math" w:hAnsi="Cambria Math"/>
                  <w:bCs/>
                  <w:i/>
                  <w:szCs w:val="24"/>
                </w:rPr>
              </w:ins>
            </m:ctrlPr>
          </m:sSubPr>
          <m:e>
            <m:r>
              <w:ins w:id="1249" w:author="muhammad fauzan" w:date="2022-08-07T12:49:00Z">
                <w:rPr>
                  <w:rFonts w:ascii="Cambria Math" w:hAnsi="Cambria Math"/>
                  <w:szCs w:val="24"/>
                </w:rPr>
                <m:t>S</m:t>
              </w:ins>
            </m:r>
          </m:e>
          <m:sub>
            <m:r>
              <w:ins w:id="1250" w:author="muhammad fauzan" w:date="2022-08-07T12:49:00Z">
                <w:rPr>
                  <w:rFonts w:ascii="Cambria Math" w:hAnsi="Cambria Math"/>
                  <w:szCs w:val="24"/>
                </w:rPr>
                <m:t>t+m-s</m:t>
              </w:ins>
            </m:r>
          </m:sub>
        </m:sSub>
      </m:oMath>
      <w:ins w:id="1251" w:author="muhammad fauzan" w:date="2022-08-07T12:49:00Z">
        <w:r w:rsidR="008B3912">
          <w:rPr>
            <w:bCs/>
            <w:color w:val="FFFFFF" w:themeColor="background1"/>
            <w:szCs w:val="24"/>
          </w:rPr>
          <w:t xml:space="preserve">…...……………………...........  </w:t>
        </w:r>
        <w:r w:rsidR="008B3912">
          <w:rPr>
            <w:bCs/>
            <w:color w:val="FFFFFF" w:themeColor="background1"/>
            <w:szCs w:val="24"/>
          </w:rPr>
          <w:tab/>
          <w:t xml:space="preserve"> </w:t>
        </w:r>
        <w:r w:rsidR="008B3912">
          <w:rPr>
            <w:bCs/>
            <w:szCs w:val="24"/>
          </w:rPr>
          <w:t>(2.12)</w:t>
        </w:r>
      </w:ins>
      <m:oMath>
        <m:sSub>
          <m:sSubPr>
            <m:ctrlPr>
              <w:del w:id="1252" w:author="muhammad fauzan" w:date="2022-08-07T12:49:00Z">
                <w:rPr>
                  <w:rFonts w:ascii="Cambria Math" w:hAnsi="Cambria Math"/>
                  <w:bCs/>
                  <w:i/>
                  <w:szCs w:val="24"/>
                </w:rPr>
              </w:del>
            </m:ctrlPr>
          </m:sSubPr>
          <m:e>
            <m:r>
              <w:del w:id="1253" w:author="muhammad fauzan" w:date="2022-08-07T12:49:00Z">
                <w:rPr>
                  <w:rFonts w:ascii="Cambria Math" w:hAnsi="Cambria Math"/>
                  <w:szCs w:val="24"/>
                </w:rPr>
                <m:t>F</m:t>
              </w:del>
            </m:r>
          </m:e>
          <m:sub>
            <m:r>
              <w:del w:id="1254" w:author="muhammad fauzan" w:date="2022-08-07T12:49:00Z">
                <w:rPr>
                  <w:rFonts w:ascii="Cambria Math" w:hAnsi="Cambria Math"/>
                  <w:szCs w:val="24"/>
                </w:rPr>
                <m:t>t+m</m:t>
              </w:del>
            </m:r>
          </m:sub>
        </m:sSub>
        <m:r>
          <w:del w:id="1255" w:author="muhammad fauzan" w:date="2022-08-07T12:49:00Z">
            <w:rPr>
              <w:rFonts w:ascii="Cambria Math" w:hAnsi="Cambria Math"/>
              <w:szCs w:val="24"/>
            </w:rPr>
            <m:t>=(</m:t>
          </w:del>
        </m:r>
        <m:sSub>
          <m:sSubPr>
            <m:ctrlPr>
              <w:del w:id="1256" w:author="muhammad fauzan" w:date="2022-08-07T12:49:00Z">
                <w:rPr>
                  <w:rFonts w:ascii="Cambria Math" w:hAnsi="Cambria Math"/>
                  <w:bCs/>
                  <w:i/>
                  <w:szCs w:val="24"/>
                </w:rPr>
              </w:del>
            </m:ctrlPr>
          </m:sSubPr>
          <m:e>
            <m:r>
              <w:del w:id="1257" w:author="muhammad fauzan" w:date="2022-08-07T12:49:00Z">
                <w:rPr>
                  <w:rFonts w:ascii="Cambria Math" w:hAnsi="Cambria Math"/>
                  <w:szCs w:val="24"/>
                </w:rPr>
                <m:t>L</m:t>
              </w:del>
            </m:r>
          </m:e>
          <m:sub>
            <m:r>
              <w:del w:id="1258" w:author="muhammad fauzan" w:date="2022-08-07T12:49:00Z">
                <w:rPr>
                  <w:rFonts w:ascii="Cambria Math" w:hAnsi="Cambria Math"/>
                  <w:szCs w:val="24"/>
                </w:rPr>
                <m:t>t</m:t>
              </w:del>
            </m:r>
          </m:sub>
        </m:sSub>
        <m:r>
          <w:del w:id="1259" w:author="muhammad fauzan" w:date="2022-08-07T12:49:00Z">
            <w:rPr>
              <w:rFonts w:ascii="Cambria Math" w:hAnsi="Cambria Math"/>
              <w:szCs w:val="24"/>
            </w:rPr>
            <m:t>+</m:t>
          </w:del>
        </m:r>
        <m:sSub>
          <m:sSubPr>
            <m:ctrlPr>
              <w:del w:id="1260" w:author="muhammad fauzan" w:date="2022-08-07T12:49:00Z">
                <w:rPr>
                  <w:rFonts w:ascii="Cambria Math" w:hAnsi="Cambria Math"/>
                  <w:bCs/>
                  <w:i/>
                  <w:szCs w:val="24"/>
                </w:rPr>
              </w:del>
            </m:ctrlPr>
          </m:sSubPr>
          <m:e>
            <m:r>
              <w:del w:id="1261" w:author="muhammad fauzan" w:date="2022-08-07T12:49:00Z">
                <w:rPr>
                  <w:rFonts w:ascii="Cambria Math" w:hAnsi="Cambria Math"/>
                  <w:szCs w:val="24"/>
                </w:rPr>
                <m:t>mb</m:t>
              </w:del>
            </m:r>
          </m:e>
          <m:sub>
            <m:r>
              <w:del w:id="1262" w:author="muhammad fauzan" w:date="2022-08-07T12:49:00Z">
                <w:rPr>
                  <w:rFonts w:ascii="Cambria Math" w:hAnsi="Cambria Math"/>
                  <w:szCs w:val="24"/>
                </w:rPr>
                <m:t>t</m:t>
              </w:del>
            </m:r>
          </m:sub>
        </m:sSub>
        <m:r>
          <w:del w:id="1263" w:author="muhammad fauzan" w:date="2022-08-07T12:49:00Z">
            <w:rPr>
              <w:rFonts w:ascii="Cambria Math" w:hAnsi="Cambria Math"/>
              <w:szCs w:val="24"/>
            </w:rPr>
            <m:t>)</m:t>
          </w:del>
        </m:r>
        <m:sSub>
          <m:sSubPr>
            <m:ctrlPr>
              <w:del w:id="1264" w:author="muhammad fauzan" w:date="2022-08-07T12:49:00Z">
                <w:rPr>
                  <w:rFonts w:ascii="Cambria Math" w:hAnsi="Cambria Math"/>
                  <w:bCs/>
                  <w:i/>
                  <w:color w:val="FFFFFF" w:themeColor="background1"/>
                  <w:szCs w:val="24"/>
                  <w:shd w:val="clear" w:color="auto" w:fill="FFFFFF" w:themeFill="background1"/>
                </w:rPr>
              </w:del>
            </m:ctrlPr>
          </m:sSubPr>
          <m:e>
            <m:r>
              <w:del w:id="1265" w:author="muhammad fauzan" w:date="2022-08-07T12:49:00Z">
                <w:rPr>
                  <w:rFonts w:ascii="Cambria Math" w:hAnsi="Cambria Math"/>
                  <w:color w:val="FFFFFF" w:themeColor="background1"/>
                  <w:szCs w:val="24"/>
                  <w:shd w:val="clear" w:color="auto" w:fill="FFFFFF" w:themeFill="background1"/>
                </w:rPr>
                <m:t>S</m:t>
              </w:del>
            </m:r>
          </m:e>
          <m:sub>
            <m:r>
              <w:del w:id="1266" w:author="muhammad fauzan" w:date="2022-08-07T12:49:00Z">
                <w:rPr>
                  <w:rFonts w:ascii="Cambria Math" w:hAnsi="Cambria Math"/>
                  <w:color w:val="FFFFFF" w:themeColor="background1"/>
                  <w:szCs w:val="24"/>
                  <w:shd w:val="clear" w:color="auto" w:fill="FFFFFF" w:themeFill="background1"/>
                </w:rPr>
                <m:t>t+m-s</m:t>
              </w:del>
            </m:r>
          </m:sub>
        </m:sSub>
      </m:oMath>
      <w:del w:id="1267" w:author="muhammad fauzan" w:date="2022-08-07T12:49:00Z">
        <w:r w:rsidR="008B3912">
          <w:rPr>
            <w:bCs/>
            <w:color w:val="FFFFFF" w:themeColor="background1"/>
            <w:szCs w:val="24"/>
            <w:shd w:val="clear" w:color="auto" w:fill="FFFFFF" w:themeFill="background1"/>
          </w:rPr>
          <w:delText>…………</w:delText>
        </w:r>
        <w:r w:rsidR="008B3912">
          <w:rPr>
            <w:bCs/>
            <w:color w:val="FFFFFF" w:themeColor="background1"/>
            <w:szCs w:val="24"/>
            <w:shd w:val="clear" w:color="auto" w:fill="FFFFFF" w:themeFill="background1"/>
          </w:rPr>
          <w:tab/>
          <w:delText xml:space="preserve">           </w:delText>
        </w:r>
        <w:r w:rsidR="008B3912">
          <w:rPr>
            <w:bCs/>
            <w:color w:val="FFFFFF" w:themeColor="background1"/>
            <w:szCs w:val="24"/>
            <w:shd w:val="clear" w:color="auto" w:fill="FFFFFF" w:themeFill="background1"/>
          </w:rPr>
          <w:tab/>
        </w:r>
        <w:r w:rsidR="008B3912">
          <w:rPr>
            <w:bCs/>
            <w:color w:val="FFFFFF" w:themeColor="background1"/>
            <w:szCs w:val="24"/>
            <w:shd w:val="clear" w:color="auto" w:fill="FFFFFF" w:themeFill="background1"/>
          </w:rPr>
          <w:tab/>
        </w:r>
        <w:r w:rsidR="008B3912">
          <w:rPr>
            <w:bCs/>
            <w:color w:val="FFFFFF" w:themeColor="background1"/>
            <w:szCs w:val="24"/>
            <w:shd w:val="clear" w:color="auto" w:fill="FFFFFF" w:themeFill="background1"/>
          </w:rPr>
          <w:tab/>
        </w:r>
        <w:r w:rsidR="008B3912">
          <w:rPr>
            <w:bCs/>
            <w:color w:val="FFFFFF" w:themeColor="background1"/>
            <w:szCs w:val="24"/>
            <w:shd w:val="clear" w:color="auto" w:fill="FFFFFF" w:themeFill="background1"/>
          </w:rPr>
          <w:tab/>
        </w:r>
        <w:r w:rsidR="008B3912">
          <w:rPr>
            <w:bCs/>
            <w:szCs w:val="24"/>
          </w:rPr>
          <w:delText>(2.4)</w:delText>
        </w:r>
      </w:del>
    </w:p>
    <w:p w:rsidR="00222167" w:rsidRDefault="00222167">
      <w:pPr>
        <w:pStyle w:val="ListParagraph"/>
        <w:ind w:left="0" w:right="51" w:firstLine="709"/>
        <w:pPrChange w:id="1268" w:author="muhammad fauzan" w:date="2022-08-03T20:35:00Z">
          <w:pPr>
            <w:ind w:left="284" w:right="51"/>
          </w:pPr>
        </w:pPrChange>
      </w:pPr>
    </w:p>
    <w:p w:rsidR="00222167" w:rsidRDefault="008B3912">
      <w:pPr>
        <w:pStyle w:val="ListParagraph"/>
        <w:numPr>
          <w:ilvl w:val="0"/>
          <w:numId w:val="36"/>
        </w:numPr>
        <w:ind w:left="426" w:hanging="426"/>
      </w:pPr>
      <w:bookmarkStart w:id="1269" w:name="_Toc104483046"/>
      <w:r>
        <w:t>Pengujian Black-Box</w:t>
      </w:r>
      <w:bookmarkEnd w:id="1269"/>
    </w:p>
    <w:p w:rsidR="00222167" w:rsidRDefault="008B3912">
      <w:pPr>
        <w:ind w:right="51" w:firstLine="709"/>
        <w:rPr>
          <w:szCs w:val="24"/>
        </w:rPr>
      </w:pPr>
      <w:r>
        <w:rPr>
          <w:szCs w:val="24"/>
        </w:rPr>
        <w:t xml:space="preserve">Teknik pengujian yang digunakan dalam penelitian adalah pengujian </w:t>
      </w:r>
      <w:r>
        <w:rPr>
          <w:i/>
          <w:szCs w:val="24"/>
        </w:rPr>
        <w:t>black box</w:t>
      </w:r>
      <w:r>
        <w:rPr>
          <w:szCs w:val="24"/>
        </w:rPr>
        <w:t xml:space="preserve">. </w:t>
      </w:r>
      <w:r>
        <w:rPr>
          <w:i/>
          <w:szCs w:val="24"/>
        </w:rPr>
        <w:t>Black Box</w:t>
      </w:r>
      <w:r>
        <w:rPr>
          <w:szCs w:val="24"/>
        </w:rPr>
        <w:t xml:space="preserve"> Testing merupakan pengujian yang berfokus pada spesifikasi fungsional dari perangkat lunak, tester dapat mendefinisikan kumpulan kondisi input dan melakukan pengetesan pada spesifikasi fungsional program</w:t>
      </w:r>
      <w:r>
        <w:rPr>
          <w:szCs w:val="24"/>
        </w:rPr>
        <w:fldChar w:fldCharType="begin" w:fldLock="1"/>
      </w:r>
      <w:r>
        <w:rPr>
          <w:szCs w:val="24"/>
        </w:rPr>
        <w:instrText>ADDIN CSL_CITATION {"citationItems":[{"id":"ITEM-1","itemData":{"abstract":"Pelaksanaan pendidikan nasional harus menjamin pemerataan dan peningkatan mutu pendidikan di tengah perubahan global maka pendidikan harus dilakukan dengan sebaik-baiknya oleh pemerintah maupun masyarakat secara terpadu baik dalam pembangunan maupun penentuan lokasi sekolah untuk mendapatkan informasi secara lengkap mengenai madrasah baik tingkat RA maupun MA yang ada di kecamatan Jambi Luar Kota. Penelitian ini bertujuan untuk membuat suatu Perancangan Aplikasi Profil Madrasah Di Jambi Luar Kota Berbasis Android(Studi Kasus : Pengawas Madrasah Kementeriman Agama Kabupaten Muaro Jambi) dengan metode yang digunakan menggunakan model waterfall. Editor desain menggunakan software Android Studio dan memanfaatkan Google Maps untuk menampilkan Peta persebaran sekolah-sekolah di Kecamataan Jambi Luar Kota dalam bentuk aplikasi smartphone Android. Berdasarkan penelitian ini maka dapat diketahui letak-letak Madrasah di Kecamatan Jambi Luar Kota yang memungkinkan bagi pengguna untuk mencari dan mengetahui profil yang bersangkutan pada masing-masing madrasah, mulai dari tingkat RA, MI, MTS, dan MA yang ada di kecamatan Jambi Luar Kota.","author":[{"dropping-particle":"","family":"Alfarizi","given":"Arza","non-dropping-particle":"","parse-names":false,"suffix":""}],"id":"ITEM-1","issued":{"date-parts":[["2018"]]},"publisher":"STIKOM","title":"PERANCANGAN APLIKASI PROFIL MADRASAH DI JAMBI LUAR KOTA BERBASIS ANDROID(STUDI KASUS : PENGAWAS MADRASAH KEMENTERIMAN AGAMA KABUPATEN MUARO JAMBI)","type":"thesis"},"uris":["http://www.mendeley.com/documents/?uuid=9803c267-e727-44a6-a9a2-423601e69e97"]}],"mendeley":{"formattedCitation":"[16]","plainTextFormattedCitation":"[16]","previouslyFormattedCitation":"[18]"},"properties":{"noteIndex":0},"schema":"https://github.com/citation-style-language/schema/raw/master/csl-citation.json"}</w:instrText>
      </w:r>
      <w:r>
        <w:rPr>
          <w:szCs w:val="24"/>
        </w:rPr>
        <w:fldChar w:fldCharType="separate"/>
      </w:r>
      <w:r>
        <w:rPr>
          <w:szCs w:val="24"/>
        </w:rPr>
        <w:t>[16]</w:t>
      </w:r>
      <w:r>
        <w:rPr>
          <w:szCs w:val="24"/>
        </w:rPr>
        <w:fldChar w:fldCharType="end"/>
      </w:r>
      <w:r>
        <w:rPr>
          <w:szCs w:val="24"/>
        </w:rPr>
        <w:t xml:space="preserve">. Pada sistem distribusi sari roti ini terdapat beberapa </w:t>
      </w:r>
      <w:r>
        <w:rPr>
          <w:i/>
          <w:szCs w:val="24"/>
        </w:rPr>
        <w:t>button</w:t>
      </w:r>
      <w:r>
        <w:rPr>
          <w:szCs w:val="24"/>
        </w:rPr>
        <w:t xml:space="preserve"> yang akan diuji terlihat pada berikut:</w:t>
      </w:r>
    </w:p>
    <w:p w:rsidR="00222167" w:rsidRDefault="008B3912">
      <w:pPr>
        <w:pStyle w:val="ListParagraph"/>
        <w:numPr>
          <w:ilvl w:val="0"/>
          <w:numId w:val="38"/>
        </w:numPr>
        <w:ind w:left="426" w:hanging="425"/>
        <w:rPr>
          <w:ins w:id="1270" w:author="fauzan" w:date="2022-08-10T21:35:00Z"/>
        </w:rPr>
      </w:pPr>
      <w:bookmarkStart w:id="1271" w:name="_Toc92920121"/>
      <w:ins w:id="1272" w:author="fauzan" w:date="2022-08-10T21:35:00Z">
        <w:r>
          <w:t xml:space="preserve">Halaman </w:t>
        </w:r>
        <w:r>
          <w:rPr>
            <w:i/>
          </w:rPr>
          <w:t>Login</w:t>
        </w:r>
        <w:r>
          <w:t xml:space="preserve"> Admin </w:t>
        </w:r>
      </w:ins>
    </w:p>
    <w:p w:rsidR="00222167" w:rsidRDefault="008B3912">
      <w:pPr>
        <w:pStyle w:val="ListParagraph"/>
        <w:ind w:left="426"/>
        <w:rPr>
          <w:ins w:id="1273" w:author="fauzan" w:date="2022-08-10T21:35:00Z"/>
        </w:rPr>
      </w:pPr>
      <w:ins w:id="1274" w:author="fauzan" w:date="2022-08-10T21:35:00Z">
        <w:r>
          <w:t xml:space="preserve">Halaman </w:t>
        </w:r>
        <w:r>
          <w:rPr>
            <w:i/>
          </w:rPr>
          <w:t>Login</w:t>
        </w:r>
        <w:r>
          <w:t xml:space="preserve"> adalah halaman pertama yang akan diakses oleh admin sebelum admin melakukan </w:t>
        </w:r>
        <w:r>
          <w:rPr>
            <w:i/>
          </w:rPr>
          <w:t>login</w:t>
        </w:r>
        <w:r>
          <w:t xml:space="preserve">. Didalamnya admin harus memasukkan </w:t>
        </w:r>
        <w:r>
          <w:rPr>
            <w:i/>
          </w:rPr>
          <w:t>username</w:t>
        </w:r>
        <w:r>
          <w:t xml:space="preserve"> dan </w:t>
        </w:r>
        <w:r>
          <w:rPr>
            <w:i/>
          </w:rPr>
          <w:t>password</w:t>
        </w:r>
        <w:r>
          <w:t xml:space="preserve"> lalu menekan </w:t>
        </w:r>
        <w:r>
          <w:rPr>
            <w:i/>
          </w:rPr>
          <w:t>button</w:t>
        </w:r>
        <w:r>
          <w:t xml:space="preserve"> </w:t>
        </w:r>
        <w:r>
          <w:rPr>
            <w:i/>
          </w:rPr>
          <w:t>login</w:t>
        </w:r>
        <w:r>
          <w:t xml:space="preserve">. Untuk </w:t>
        </w:r>
        <w:r>
          <w:rPr>
            <w:i/>
          </w:rPr>
          <w:t>password</w:t>
        </w:r>
        <w:r>
          <w:t xml:space="preserve"> harus diisi dengan string sebanyak 8, jika kurang maka akan tampil error. Berikut pengujian untuk halaman </w:t>
        </w:r>
        <w:r>
          <w:rPr>
            <w:i/>
          </w:rPr>
          <w:t>login</w:t>
        </w:r>
        <w:r>
          <w:t>.</w:t>
        </w:r>
      </w:ins>
    </w:p>
    <w:p w:rsidR="00222167" w:rsidRDefault="008B3912">
      <w:pPr>
        <w:pStyle w:val="Caption"/>
        <w:rPr>
          <w:ins w:id="1275" w:author="fauzan" w:date="2022-08-10T21:35:00Z"/>
        </w:rPr>
      </w:pPr>
      <w:ins w:id="1276" w:author="fauzan" w:date="2022-08-10T21:35:00Z">
        <w:r>
          <w:t xml:space="preserve">Tabel 4. </w:t>
        </w:r>
        <w:r>
          <w:fldChar w:fldCharType="begin"/>
        </w:r>
        <w:r>
          <w:instrText xml:space="preserve"> SEQ Tabel_4. \* ARABIC </w:instrText>
        </w:r>
        <w:r>
          <w:fldChar w:fldCharType="separate"/>
        </w:r>
        <w:r>
          <w:t>1</w:t>
        </w:r>
        <w:r>
          <w:fldChar w:fldCharType="end"/>
        </w:r>
        <w:r>
          <w:t xml:space="preserve"> Tabel black box </w:t>
        </w:r>
        <w:r>
          <w:rPr>
            <w:i/>
          </w:rPr>
          <w:t>login</w:t>
        </w:r>
        <w:r>
          <w:t xml:space="preserve"> admin</w:t>
        </w:r>
      </w:ins>
    </w:p>
    <w:tbl>
      <w:tblPr>
        <w:tblStyle w:val="TableGrid"/>
        <w:tblW w:w="0" w:type="auto"/>
        <w:tblInd w:w="-8" w:type="dxa"/>
        <w:tblLayout w:type="fixed"/>
        <w:tblLook w:val="04A0" w:firstRow="1" w:lastRow="0" w:firstColumn="1" w:lastColumn="0" w:noHBand="0" w:noVBand="1"/>
      </w:tblPr>
      <w:tblGrid>
        <w:gridCol w:w="564"/>
        <w:gridCol w:w="2870"/>
        <w:gridCol w:w="1595"/>
        <w:gridCol w:w="2024"/>
        <w:gridCol w:w="883"/>
      </w:tblGrid>
      <w:tr w:rsidR="00222167">
        <w:trPr>
          <w:trHeight w:val="1314"/>
          <w:tblHeader/>
          <w:ins w:id="1277" w:author="fauzan" w:date="2022-08-10T21:35:00Z"/>
        </w:trPr>
        <w:tc>
          <w:tcPr>
            <w:tcW w:w="564" w:type="dxa"/>
            <w:vAlign w:val="center"/>
          </w:tcPr>
          <w:p w:rsidR="00222167" w:rsidRDefault="008B3912">
            <w:pPr>
              <w:pStyle w:val="ListParagraph"/>
              <w:spacing w:line="240" w:lineRule="auto"/>
              <w:ind w:left="0"/>
              <w:jc w:val="center"/>
              <w:rPr>
                <w:ins w:id="1278" w:author="fauzan" w:date="2022-08-10T21:35:00Z"/>
              </w:rPr>
            </w:pPr>
            <w:ins w:id="1279" w:author="fauzan" w:date="2022-08-10T21:35:00Z">
              <w:r>
                <w:rPr>
                  <w:szCs w:val="24"/>
                </w:rPr>
                <w:t>NO</w:t>
              </w:r>
            </w:ins>
          </w:p>
        </w:tc>
        <w:tc>
          <w:tcPr>
            <w:tcW w:w="2870" w:type="dxa"/>
            <w:vAlign w:val="center"/>
          </w:tcPr>
          <w:p w:rsidR="00222167" w:rsidRDefault="008B3912">
            <w:pPr>
              <w:pStyle w:val="ListParagraph"/>
              <w:spacing w:line="240" w:lineRule="auto"/>
              <w:ind w:left="0"/>
              <w:jc w:val="center"/>
              <w:rPr>
                <w:ins w:id="1280" w:author="fauzan" w:date="2022-08-10T21:35:00Z"/>
              </w:rPr>
            </w:pPr>
            <w:ins w:id="1281" w:author="fauzan" w:date="2022-08-10T21:35:00Z">
              <w:r>
                <w:rPr>
                  <w:szCs w:val="24"/>
                </w:rPr>
                <w:t>Pengujian</w:t>
              </w:r>
            </w:ins>
          </w:p>
        </w:tc>
        <w:tc>
          <w:tcPr>
            <w:tcW w:w="1595" w:type="dxa"/>
            <w:vAlign w:val="center"/>
          </w:tcPr>
          <w:p w:rsidR="00222167" w:rsidRDefault="008B3912">
            <w:pPr>
              <w:pStyle w:val="ListParagraph"/>
              <w:spacing w:line="240" w:lineRule="auto"/>
              <w:ind w:left="0"/>
              <w:jc w:val="center"/>
              <w:rPr>
                <w:ins w:id="1282" w:author="fauzan" w:date="2022-08-10T21:35:00Z"/>
              </w:rPr>
            </w:pPr>
            <w:ins w:id="1283" w:author="fauzan" w:date="2022-08-10T21:35:00Z">
              <w:r>
                <w:rPr>
                  <w:szCs w:val="24"/>
                </w:rPr>
                <w:t>Fungsi Yang Diuji</w:t>
              </w:r>
            </w:ins>
          </w:p>
        </w:tc>
        <w:tc>
          <w:tcPr>
            <w:tcW w:w="2024" w:type="dxa"/>
            <w:vAlign w:val="center"/>
          </w:tcPr>
          <w:p w:rsidR="00222167" w:rsidRDefault="008B3912">
            <w:pPr>
              <w:pStyle w:val="ListParagraph"/>
              <w:spacing w:line="240" w:lineRule="auto"/>
              <w:ind w:left="0"/>
              <w:jc w:val="center"/>
              <w:rPr>
                <w:ins w:id="1284" w:author="fauzan" w:date="2022-08-10T21:35:00Z"/>
              </w:rPr>
            </w:pPr>
            <w:ins w:id="1285" w:author="fauzan" w:date="2022-08-10T21:35:00Z">
              <w:r>
                <w:rPr>
                  <w:szCs w:val="24"/>
                </w:rPr>
                <w:t>Hasil Yang Diharapkan</w:t>
              </w:r>
            </w:ins>
          </w:p>
        </w:tc>
        <w:tc>
          <w:tcPr>
            <w:tcW w:w="883" w:type="dxa"/>
            <w:vAlign w:val="center"/>
          </w:tcPr>
          <w:p w:rsidR="00222167" w:rsidRDefault="008B3912">
            <w:pPr>
              <w:pStyle w:val="ListParagraph"/>
              <w:spacing w:line="240" w:lineRule="auto"/>
              <w:ind w:left="302" w:hanging="302"/>
              <w:jc w:val="center"/>
              <w:rPr>
                <w:ins w:id="1286" w:author="fauzan" w:date="2022-08-10T21:35:00Z"/>
              </w:rPr>
            </w:pPr>
            <w:ins w:id="1287" w:author="fauzan" w:date="2022-08-10T21:35:00Z">
              <w:r>
                <w:rPr>
                  <w:szCs w:val="24"/>
                </w:rPr>
                <w:t>Hasil</w:t>
              </w:r>
            </w:ins>
          </w:p>
        </w:tc>
      </w:tr>
      <w:tr w:rsidR="00222167">
        <w:trPr>
          <w:ins w:id="1288" w:author="fauzan" w:date="2022-08-10T21:35:00Z"/>
        </w:trPr>
        <w:tc>
          <w:tcPr>
            <w:tcW w:w="564" w:type="dxa"/>
            <w:vAlign w:val="center"/>
          </w:tcPr>
          <w:p w:rsidR="00222167" w:rsidRDefault="008B3912">
            <w:pPr>
              <w:pStyle w:val="ListParagraph"/>
              <w:spacing w:line="240" w:lineRule="auto"/>
              <w:ind w:left="0"/>
              <w:jc w:val="center"/>
              <w:rPr>
                <w:ins w:id="1289" w:author="fauzan" w:date="2022-08-10T21:35:00Z"/>
              </w:rPr>
            </w:pPr>
            <w:ins w:id="1290" w:author="fauzan" w:date="2022-08-10T21:35:00Z">
              <w:r>
                <w:rPr>
                  <w:szCs w:val="24"/>
                </w:rPr>
                <w:t>1</w:t>
              </w:r>
            </w:ins>
          </w:p>
        </w:tc>
        <w:tc>
          <w:tcPr>
            <w:tcW w:w="2870" w:type="dxa"/>
          </w:tcPr>
          <w:p w:rsidR="00222167" w:rsidRDefault="008B3912">
            <w:pPr>
              <w:pStyle w:val="ListParagraph"/>
              <w:spacing w:line="240" w:lineRule="auto"/>
              <w:ind w:left="0"/>
              <w:jc w:val="left"/>
              <w:rPr>
                <w:ins w:id="1291" w:author="fauzan" w:date="2022-08-10T21:35:00Z"/>
              </w:rPr>
            </w:pPr>
            <w:ins w:id="1292" w:author="fauzan" w:date="2022-08-10T21:35:00Z">
              <w:r>
                <w:rPr>
                  <w:i/>
                  <w:szCs w:val="24"/>
                </w:rPr>
                <w:t>Username</w:t>
              </w:r>
              <w:r>
                <w:rPr>
                  <w:szCs w:val="24"/>
                </w:rPr>
                <w:t xml:space="preserve"> dan </w:t>
              </w:r>
              <w:r>
                <w:rPr>
                  <w:i/>
                  <w:szCs w:val="24"/>
                </w:rPr>
                <w:t>password</w:t>
              </w:r>
              <w:r>
                <w:rPr>
                  <w:szCs w:val="24"/>
                </w:rPr>
                <w:t xml:space="preserve"> kosong kemudian menekan </w:t>
              </w:r>
              <w:r>
                <w:rPr>
                  <w:i/>
                  <w:szCs w:val="24"/>
                </w:rPr>
                <w:t>button</w:t>
              </w:r>
              <w:r>
                <w:rPr>
                  <w:szCs w:val="24"/>
                </w:rPr>
                <w:t xml:space="preserve"> </w:t>
              </w:r>
              <w:r>
                <w:rPr>
                  <w:i/>
                  <w:szCs w:val="24"/>
                </w:rPr>
                <w:t>login</w:t>
              </w:r>
            </w:ins>
          </w:p>
        </w:tc>
        <w:tc>
          <w:tcPr>
            <w:tcW w:w="1595" w:type="dxa"/>
          </w:tcPr>
          <w:p w:rsidR="00222167" w:rsidRDefault="008B3912">
            <w:pPr>
              <w:pStyle w:val="ListParagraph"/>
              <w:spacing w:line="240" w:lineRule="auto"/>
              <w:ind w:left="0"/>
              <w:rPr>
                <w:ins w:id="1293" w:author="fauzan" w:date="2022-08-10T21:35:00Z"/>
                <w:szCs w:val="24"/>
              </w:rPr>
            </w:pPr>
            <w:ins w:id="1294" w:author="fauzan" w:date="2022-08-10T21:35:00Z">
              <w:r>
                <w:rPr>
                  <w:i/>
                  <w:szCs w:val="24"/>
                </w:rPr>
                <w:t>Username</w:t>
              </w:r>
              <w:r>
                <w:rPr>
                  <w:szCs w:val="24"/>
                </w:rPr>
                <w:t>: (kosong)</w:t>
              </w:r>
            </w:ins>
          </w:p>
          <w:p w:rsidR="00222167" w:rsidRDefault="008B3912">
            <w:pPr>
              <w:pStyle w:val="ListParagraph"/>
              <w:spacing w:line="240" w:lineRule="auto"/>
              <w:ind w:left="0"/>
              <w:rPr>
                <w:ins w:id="1295" w:author="fauzan" w:date="2022-08-10T21:35:00Z"/>
              </w:rPr>
            </w:pPr>
            <w:ins w:id="1296" w:author="fauzan" w:date="2022-08-10T21:35:00Z">
              <w:r>
                <w:rPr>
                  <w:i/>
                  <w:szCs w:val="24"/>
                </w:rPr>
                <w:t>Password</w:t>
              </w:r>
              <w:r>
                <w:rPr>
                  <w:szCs w:val="24"/>
                </w:rPr>
                <w:t>: (kosong)</w:t>
              </w:r>
            </w:ins>
          </w:p>
        </w:tc>
        <w:tc>
          <w:tcPr>
            <w:tcW w:w="2024" w:type="dxa"/>
          </w:tcPr>
          <w:p w:rsidR="00222167" w:rsidRDefault="008B3912">
            <w:pPr>
              <w:pStyle w:val="ListParagraph"/>
              <w:spacing w:line="240" w:lineRule="auto"/>
              <w:ind w:left="0"/>
              <w:jc w:val="left"/>
              <w:rPr>
                <w:ins w:id="1297" w:author="fauzan" w:date="2022-08-10T21:35:00Z"/>
              </w:rPr>
            </w:pPr>
            <w:ins w:id="1298" w:author="fauzan" w:date="2022-08-10T21:35:00Z">
              <w:r>
                <w:rPr>
                  <w:szCs w:val="24"/>
                </w:rPr>
                <w:t>Sistem akan menampilkan error</w:t>
              </w:r>
            </w:ins>
          </w:p>
        </w:tc>
        <w:tc>
          <w:tcPr>
            <w:tcW w:w="883" w:type="dxa"/>
            <w:vAlign w:val="center"/>
          </w:tcPr>
          <w:p w:rsidR="00222167" w:rsidRDefault="00222167">
            <w:pPr>
              <w:pStyle w:val="ListParagraph"/>
              <w:spacing w:line="240" w:lineRule="auto"/>
              <w:ind w:left="0"/>
              <w:rPr>
                <w:ins w:id="1299" w:author="fauzan" w:date="2022-08-10T21:35:00Z"/>
              </w:rPr>
            </w:pPr>
          </w:p>
        </w:tc>
      </w:tr>
      <w:tr w:rsidR="00222167">
        <w:trPr>
          <w:ins w:id="1300" w:author="fauzan" w:date="2022-08-10T21:35:00Z"/>
        </w:trPr>
        <w:tc>
          <w:tcPr>
            <w:tcW w:w="564" w:type="dxa"/>
            <w:vAlign w:val="center"/>
          </w:tcPr>
          <w:p w:rsidR="00222167" w:rsidRDefault="008B3912">
            <w:pPr>
              <w:pStyle w:val="ListParagraph"/>
              <w:spacing w:line="240" w:lineRule="auto"/>
              <w:ind w:left="0"/>
              <w:jc w:val="center"/>
              <w:rPr>
                <w:ins w:id="1301" w:author="fauzan" w:date="2022-08-10T21:35:00Z"/>
                <w:szCs w:val="24"/>
              </w:rPr>
            </w:pPr>
            <w:ins w:id="1302" w:author="fauzan" w:date="2022-08-10T21:35:00Z">
              <w:r>
                <w:rPr>
                  <w:szCs w:val="24"/>
                </w:rPr>
                <w:t>2</w:t>
              </w:r>
            </w:ins>
          </w:p>
        </w:tc>
        <w:tc>
          <w:tcPr>
            <w:tcW w:w="2870" w:type="dxa"/>
          </w:tcPr>
          <w:p w:rsidR="00222167" w:rsidRDefault="008B3912">
            <w:pPr>
              <w:pStyle w:val="ListParagraph"/>
              <w:spacing w:line="240" w:lineRule="auto"/>
              <w:ind w:left="0"/>
              <w:rPr>
                <w:ins w:id="1303" w:author="fauzan" w:date="2022-08-10T21:35:00Z"/>
                <w:szCs w:val="24"/>
              </w:rPr>
            </w:pPr>
            <w:ins w:id="1304" w:author="fauzan" w:date="2022-08-10T21:35:00Z">
              <w:r>
                <w:rPr>
                  <w:i/>
                  <w:szCs w:val="24"/>
                </w:rPr>
                <w:t>Username</w:t>
              </w:r>
              <w:r>
                <w:rPr>
                  <w:szCs w:val="24"/>
                </w:rPr>
                <w:t xml:space="preserve"> berisi dan </w:t>
              </w:r>
              <w:r>
                <w:rPr>
                  <w:i/>
                  <w:szCs w:val="24"/>
                </w:rPr>
                <w:t>password</w:t>
              </w:r>
              <w:r>
                <w:rPr>
                  <w:szCs w:val="24"/>
                </w:rPr>
                <w:t xml:space="preserve"> kosong kemudian menekan </w:t>
              </w:r>
              <w:r>
                <w:rPr>
                  <w:i/>
                  <w:szCs w:val="24"/>
                </w:rPr>
                <w:t>button</w:t>
              </w:r>
              <w:r>
                <w:rPr>
                  <w:szCs w:val="24"/>
                </w:rPr>
                <w:t xml:space="preserve"> </w:t>
              </w:r>
              <w:r>
                <w:rPr>
                  <w:i/>
                  <w:szCs w:val="24"/>
                </w:rPr>
                <w:t>login</w:t>
              </w:r>
            </w:ins>
          </w:p>
        </w:tc>
        <w:tc>
          <w:tcPr>
            <w:tcW w:w="1595" w:type="dxa"/>
          </w:tcPr>
          <w:p w:rsidR="00222167" w:rsidRDefault="008B3912">
            <w:pPr>
              <w:pStyle w:val="ListParagraph"/>
              <w:spacing w:line="240" w:lineRule="auto"/>
              <w:ind w:left="0"/>
              <w:rPr>
                <w:ins w:id="1305" w:author="fauzan" w:date="2022-08-10T21:35:00Z"/>
                <w:szCs w:val="24"/>
              </w:rPr>
            </w:pPr>
            <w:ins w:id="1306" w:author="fauzan" w:date="2022-08-10T21:35:00Z">
              <w:r>
                <w:rPr>
                  <w:i/>
                  <w:szCs w:val="24"/>
                </w:rPr>
                <w:t>Username</w:t>
              </w:r>
              <w:r>
                <w:rPr>
                  <w:szCs w:val="24"/>
                </w:rPr>
                <w:t>: fauzan</w:t>
              </w:r>
            </w:ins>
          </w:p>
          <w:p w:rsidR="00222167" w:rsidRDefault="008B3912">
            <w:pPr>
              <w:pStyle w:val="ListParagraph"/>
              <w:spacing w:line="240" w:lineRule="auto"/>
              <w:ind w:left="0"/>
              <w:rPr>
                <w:ins w:id="1307" w:author="fauzan" w:date="2022-08-10T21:35:00Z"/>
                <w:szCs w:val="24"/>
              </w:rPr>
            </w:pPr>
            <w:ins w:id="1308" w:author="fauzan" w:date="2022-08-10T21:35:00Z">
              <w:r>
                <w:rPr>
                  <w:i/>
                  <w:szCs w:val="24"/>
                </w:rPr>
                <w:lastRenderedPageBreak/>
                <w:t>Password</w:t>
              </w:r>
              <w:r>
                <w:rPr>
                  <w:szCs w:val="24"/>
                </w:rPr>
                <w:t>: (kosong)</w:t>
              </w:r>
            </w:ins>
          </w:p>
        </w:tc>
        <w:tc>
          <w:tcPr>
            <w:tcW w:w="2024" w:type="dxa"/>
          </w:tcPr>
          <w:p w:rsidR="00222167" w:rsidRDefault="008B3912">
            <w:pPr>
              <w:pStyle w:val="ListParagraph"/>
              <w:spacing w:line="240" w:lineRule="auto"/>
              <w:ind w:left="0"/>
              <w:jc w:val="left"/>
              <w:rPr>
                <w:ins w:id="1309" w:author="fauzan" w:date="2022-08-10T21:35:00Z"/>
                <w:szCs w:val="24"/>
              </w:rPr>
            </w:pPr>
            <w:ins w:id="1310" w:author="fauzan" w:date="2022-08-10T21:35:00Z">
              <w:r>
                <w:rPr>
                  <w:szCs w:val="24"/>
                </w:rPr>
                <w:lastRenderedPageBreak/>
                <w:t>Sistem akan menampilkan error</w:t>
              </w:r>
            </w:ins>
          </w:p>
        </w:tc>
        <w:tc>
          <w:tcPr>
            <w:tcW w:w="883" w:type="dxa"/>
            <w:vAlign w:val="center"/>
          </w:tcPr>
          <w:p w:rsidR="00222167" w:rsidRDefault="00222167">
            <w:pPr>
              <w:pStyle w:val="ListParagraph"/>
              <w:spacing w:line="240" w:lineRule="auto"/>
              <w:ind w:left="0"/>
              <w:rPr>
                <w:ins w:id="1311" w:author="fauzan" w:date="2022-08-10T21:35:00Z"/>
              </w:rPr>
            </w:pPr>
          </w:p>
        </w:tc>
      </w:tr>
      <w:tr w:rsidR="00222167">
        <w:trPr>
          <w:ins w:id="1312" w:author="fauzan" w:date="2022-08-10T21:35:00Z"/>
        </w:trPr>
        <w:tc>
          <w:tcPr>
            <w:tcW w:w="564" w:type="dxa"/>
            <w:vAlign w:val="center"/>
          </w:tcPr>
          <w:p w:rsidR="00222167" w:rsidRDefault="008B3912">
            <w:pPr>
              <w:pStyle w:val="ListParagraph"/>
              <w:spacing w:line="240" w:lineRule="auto"/>
              <w:ind w:left="0"/>
              <w:jc w:val="center"/>
              <w:rPr>
                <w:ins w:id="1313" w:author="fauzan" w:date="2022-08-10T21:35:00Z"/>
                <w:szCs w:val="24"/>
              </w:rPr>
            </w:pPr>
            <w:ins w:id="1314" w:author="fauzan" w:date="2022-08-10T21:35:00Z">
              <w:r>
                <w:rPr>
                  <w:szCs w:val="24"/>
                </w:rPr>
                <w:t>3</w:t>
              </w:r>
            </w:ins>
          </w:p>
        </w:tc>
        <w:tc>
          <w:tcPr>
            <w:tcW w:w="2870" w:type="dxa"/>
          </w:tcPr>
          <w:p w:rsidR="00222167" w:rsidRDefault="008B3912">
            <w:pPr>
              <w:pStyle w:val="ListParagraph"/>
              <w:spacing w:line="240" w:lineRule="auto"/>
              <w:ind w:left="0"/>
              <w:rPr>
                <w:ins w:id="1315" w:author="fauzan" w:date="2022-08-10T21:35:00Z"/>
                <w:szCs w:val="24"/>
              </w:rPr>
            </w:pPr>
            <w:ins w:id="1316" w:author="fauzan" w:date="2022-08-10T21:35:00Z">
              <w:r>
                <w:rPr>
                  <w:i/>
                  <w:szCs w:val="24"/>
                </w:rPr>
                <w:t>Username</w:t>
              </w:r>
              <w:r>
                <w:rPr>
                  <w:szCs w:val="24"/>
                </w:rPr>
                <w:t xml:space="preserve"> kosong dan </w:t>
              </w:r>
              <w:r>
                <w:rPr>
                  <w:i/>
                  <w:szCs w:val="24"/>
                </w:rPr>
                <w:t>password</w:t>
              </w:r>
              <w:r>
                <w:rPr>
                  <w:szCs w:val="24"/>
                </w:rPr>
                <w:t xml:space="preserve"> berisi kemudian menekan </w:t>
              </w:r>
              <w:r>
                <w:rPr>
                  <w:i/>
                  <w:szCs w:val="24"/>
                </w:rPr>
                <w:t>button</w:t>
              </w:r>
              <w:r>
                <w:rPr>
                  <w:szCs w:val="24"/>
                </w:rPr>
                <w:t xml:space="preserve"> </w:t>
              </w:r>
              <w:r>
                <w:rPr>
                  <w:i/>
                  <w:szCs w:val="24"/>
                </w:rPr>
                <w:t>login</w:t>
              </w:r>
            </w:ins>
          </w:p>
        </w:tc>
        <w:tc>
          <w:tcPr>
            <w:tcW w:w="1595" w:type="dxa"/>
          </w:tcPr>
          <w:p w:rsidR="00222167" w:rsidRDefault="008B3912">
            <w:pPr>
              <w:pStyle w:val="ListParagraph"/>
              <w:spacing w:line="240" w:lineRule="auto"/>
              <w:ind w:left="0"/>
              <w:rPr>
                <w:ins w:id="1317" w:author="fauzan" w:date="2022-08-10T21:35:00Z"/>
                <w:szCs w:val="24"/>
              </w:rPr>
            </w:pPr>
            <w:ins w:id="1318" w:author="fauzan" w:date="2022-08-10T21:35:00Z">
              <w:r>
                <w:rPr>
                  <w:i/>
                  <w:szCs w:val="24"/>
                </w:rPr>
                <w:t>Username</w:t>
              </w:r>
              <w:r>
                <w:rPr>
                  <w:szCs w:val="24"/>
                </w:rPr>
                <w:t>: (kosong)</w:t>
              </w:r>
            </w:ins>
          </w:p>
          <w:p w:rsidR="00222167" w:rsidRDefault="008B3912">
            <w:pPr>
              <w:pStyle w:val="ListParagraph"/>
              <w:spacing w:line="240" w:lineRule="auto"/>
              <w:ind w:left="0"/>
              <w:rPr>
                <w:ins w:id="1319" w:author="fauzan" w:date="2022-08-10T21:35:00Z"/>
                <w:szCs w:val="24"/>
              </w:rPr>
            </w:pPr>
            <w:ins w:id="1320" w:author="fauzan" w:date="2022-08-10T21:35:00Z">
              <w:r>
                <w:rPr>
                  <w:i/>
                  <w:szCs w:val="24"/>
                </w:rPr>
                <w:t>Password</w:t>
              </w:r>
              <w:r>
                <w:rPr>
                  <w:szCs w:val="24"/>
                </w:rPr>
                <w:t>: 12345678</w:t>
              </w:r>
            </w:ins>
          </w:p>
        </w:tc>
        <w:tc>
          <w:tcPr>
            <w:tcW w:w="2024" w:type="dxa"/>
          </w:tcPr>
          <w:p w:rsidR="00222167" w:rsidRDefault="008B3912">
            <w:pPr>
              <w:pStyle w:val="ListParagraph"/>
              <w:spacing w:line="240" w:lineRule="auto"/>
              <w:ind w:left="0"/>
              <w:jc w:val="left"/>
              <w:rPr>
                <w:ins w:id="1321" w:author="fauzan" w:date="2022-08-10T21:35:00Z"/>
                <w:szCs w:val="24"/>
              </w:rPr>
            </w:pPr>
            <w:ins w:id="1322" w:author="fauzan" w:date="2022-08-10T21:35:00Z">
              <w:r>
                <w:rPr>
                  <w:szCs w:val="24"/>
                </w:rPr>
                <w:t>Sistem akan menampilkan error</w:t>
              </w:r>
            </w:ins>
          </w:p>
        </w:tc>
        <w:tc>
          <w:tcPr>
            <w:tcW w:w="883" w:type="dxa"/>
            <w:vAlign w:val="center"/>
          </w:tcPr>
          <w:p w:rsidR="00222167" w:rsidRDefault="00222167">
            <w:pPr>
              <w:pStyle w:val="ListParagraph"/>
              <w:spacing w:line="240" w:lineRule="auto"/>
              <w:ind w:left="0"/>
              <w:rPr>
                <w:ins w:id="1323" w:author="fauzan" w:date="2022-08-10T21:35:00Z"/>
              </w:rPr>
            </w:pPr>
          </w:p>
        </w:tc>
      </w:tr>
      <w:tr w:rsidR="00222167">
        <w:trPr>
          <w:ins w:id="1324" w:author="fauzan" w:date="2022-08-10T21:35:00Z"/>
        </w:trPr>
        <w:tc>
          <w:tcPr>
            <w:tcW w:w="564" w:type="dxa"/>
            <w:vAlign w:val="center"/>
          </w:tcPr>
          <w:p w:rsidR="00222167" w:rsidRDefault="008B3912">
            <w:pPr>
              <w:pStyle w:val="ListParagraph"/>
              <w:spacing w:line="240" w:lineRule="auto"/>
              <w:ind w:left="0"/>
              <w:jc w:val="center"/>
              <w:rPr>
                <w:ins w:id="1325" w:author="fauzan" w:date="2022-08-10T21:35:00Z"/>
                <w:szCs w:val="24"/>
              </w:rPr>
            </w:pPr>
            <w:ins w:id="1326" w:author="fauzan" w:date="2022-08-10T21:35:00Z">
              <w:r>
                <w:rPr>
                  <w:szCs w:val="24"/>
                </w:rPr>
                <w:t>4</w:t>
              </w:r>
            </w:ins>
          </w:p>
        </w:tc>
        <w:tc>
          <w:tcPr>
            <w:tcW w:w="2870" w:type="dxa"/>
          </w:tcPr>
          <w:p w:rsidR="00222167" w:rsidRDefault="008B3912">
            <w:pPr>
              <w:pStyle w:val="ListParagraph"/>
              <w:spacing w:line="240" w:lineRule="auto"/>
              <w:ind w:left="0"/>
              <w:rPr>
                <w:ins w:id="1327" w:author="fauzan" w:date="2022-08-10T21:35:00Z"/>
                <w:szCs w:val="24"/>
              </w:rPr>
            </w:pPr>
            <w:ins w:id="1328" w:author="fauzan" w:date="2022-08-10T21:35:00Z">
              <w:r>
                <w:rPr>
                  <w:i/>
                  <w:szCs w:val="24"/>
                </w:rPr>
                <w:t>Username</w:t>
              </w:r>
              <w:r>
                <w:rPr>
                  <w:szCs w:val="24"/>
                </w:rPr>
                <w:t xml:space="preserve"> benar dan </w:t>
              </w:r>
              <w:r>
                <w:rPr>
                  <w:i/>
                  <w:szCs w:val="24"/>
                </w:rPr>
                <w:t>password</w:t>
              </w:r>
              <w:r>
                <w:rPr>
                  <w:szCs w:val="24"/>
                </w:rPr>
                <w:t xml:space="preserve"> salah kemudian menekan </w:t>
              </w:r>
              <w:r>
                <w:rPr>
                  <w:i/>
                  <w:szCs w:val="24"/>
                </w:rPr>
                <w:t>button</w:t>
              </w:r>
              <w:r>
                <w:rPr>
                  <w:szCs w:val="24"/>
                </w:rPr>
                <w:t xml:space="preserve"> </w:t>
              </w:r>
              <w:r>
                <w:rPr>
                  <w:i/>
                  <w:szCs w:val="24"/>
                </w:rPr>
                <w:t>login</w:t>
              </w:r>
            </w:ins>
          </w:p>
        </w:tc>
        <w:tc>
          <w:tcPr>
            <w:tcW w:w="1595" w:type="dxa"/>
          </w:tcPr>
          <w:p w:rsidR="00222167" w:rsidRDefault="008B3912">
            <w:pPr>
              <w:pStyle w:val="ListParagraph"/>
              <w:spacing w:line="240" w:lineRule="auto"/>
              <w:ind w:left="0"/>
              <w:rPr>
                <w:ins w:id="1329" w:author="fauzan" w:date="2022-08-10T21:35:00Z"/>
                <w:szCs w:val="24"/>
              </w:rPr>
            </w:pPr>
            <w:ins w:id="1330" w:author="fauzan" w:date="2022-08-10T21:35:00Z">
              <w:r>
                <w:rPr>
                  <w:i/>
                  <w:szCs w:val="24"/>
                </w:rPr>
                <w:t>Username</w:t>
              </w:r>
              <w:r>
                <w:rPr>
                  <w:szCs w:val="24"/>
                </w:rPr>
                <w:t>: fauzan</w:t>
              </w:r>
            </w:ins>
          </w:p>
          <w:p w:rsidR="00222167" w:rsidRDefault="008B3912">
            <w:pPr>
              <w:pStyle w:val="ListParagraph"/>
              <w:spacing w:line="240" w:lineRule="auto"/>
              <w:ind w:left="0"/>
              <w:rPr>
                <w:ins w:id="1331" w:author="fauzan" w:date="2022-08-10T21:35:00Z"/>
                <w:szCs w:val="24"/>
              </w:rPr>
            </w:pPr>
            <w:ins w:id="1332" w:author="fauzan" w:date="2022-08-10T21:35:00Z">
              <w:r>
                <w:rPr>
                  <w:i/>
                  <w:szCs w:val="24"/>
                </w:rPr>
                <w:t>Password</w:t>
              </w:r>
              <w:r>
                <w:rPr>
                  <w:szCs w:val="24"/>
                </w:rPr>
                <w:t>: 123456789</w:t>
              </w:r>
            </w:ins>
          </w:p>
        </w:tc>
        <w:tc>
          <w:tcPr>
            <w:tcW w:w="2024" w:type="dxa"/>
          </w:tcPr>
          <w:p w:rsidR="00222167" w:rsidRDefault="008B3912">
            <w:pPr>
              <w:pStyle w:val="ListParagraph"/>
              <w:spacing w:line="240" w:lineRule="auto"/>
              <w:ind w:left="0"/>
              <w:jc w:val="left"/>
              <w:rPr>
                <w:ins w:id="1333" w:author="fauzan" w:date="2022-08-10T21:35:00Z"/>
                <w:szCs w:val="24"/>
              </w:rPr>
            </w:pPr>
            <w:ins w:id="1334" w:author="fauzan" w:date="2022-08-10T21:35:00Z">
              <w:r>
                <w:rPr>
                  <w:szCs w:val="24"/>
                </w:rPr>
                <w:t>Sistem akan menampilkan error</w:t>
              </w:r>
            </w:ins>
          </w:p>
        </w:tc>
        <w:tc>
          <w:tcPr>
            <w:tcW w:w="883" w:type="dxa"/>
            <w:vAlign w:val="center"/>
          </w:tcPr>
          <w:p w:rsidR="00222167" w:rsidRDefault="00222167">
            <w:pPr>
              <w:pStyle w:val="ListParagraph"/>
              <w:spacing w:line="240" w:lineRule="auto"/>
              <w:ind w:left="0"/>
              <w:rPr>
                <w:ins w:id="1335" w:author="fauzan" w:date="2022-08-10T21:35:00Z"/>
              </w:rPr>
            </w:pPr>
          </w:p>
        </w:tc>
      </w:tr>
      <w:tr w:rsidR="00222167">
        <w:trPr>
          <w:ins w:id="1336" w:author="fauzan" w:date="2022-08-10T21:35:00Z"/>
        </w:trPr>
        <w:tc>
          <w:tcPr>
            <w:tcW w:w="564" w:type="dxa"/>
            <w:vAlign w:val="center"/>
          </w:tcPr>
          <w:p w:rsidR="00222167" w:rsidRDefault="008B3912">
            <w:pPr>
              <w:pStyle w:val="ListParagraph"/>
              <w:spacing w:line="240" w:lineRule="auto"/>
              <w:ind w:left="0"/>
              <w:jc w:val="center"/>
              <w:rPr>
                <w:ins w:id="1337" w:author="fauzan" w:date="2022-08-10T21:35:00Z"/>
                <w:szCs w:val="24"/>
              </w:rPr>
            </w:pPr>
            <w:ins w:id="1338" w:author="fauzan" w:date="2022-08-10T21:35:00Z">
              <w:r>
                <w:rPr>
                  <w:szCs w:val="24"/>
                </w:rPr>
                <w:t>5</w:t>
              </w:r>
            </w:ins>
          </w:p>
        </w:tc>
        <w:tc>
          <w:tcPr>
            <w:tcW w:w="2870" w:type="dxa"/>
          </w:tcPr>
          <w:p w:rsidR="00222167" w:rsidRDefault="008B3912">
            <w:pPr>
              <w:pStyle w:val="ListParagraph"/>
              <w:spacing w:line="240" w:lineRule="auto"/>
              <w:ind w:left="0"/>
              <w:rPr>
                <w:ins w:id="1339" w:author="fauzan" w:date="2022-08-10T21:35:00Z"/>
                <w:szCs w:val="24"/>
              </w:rPr>
            </w:pPr>
            <w:ins w:id="1340" w:author="fauzan" w:date="2022-08-10T21:35:00Z">
              <w:r>
                <w:rPr>
                  <w:i/>
                  <w:szCs w:val="24"/>
                </w:rPr>
                <w:t>Username</w:t>
              </w:r>
              <w:r>
                <w:rPr>
                  <w:szCs w:val="24"/>
                </w:rPr>
                <w:t xml:space="preserve"> salah dan </w:t>
              </w:r>
              <w:r>
                <w:rPr>
                  <w:i/>
                  <w:szCs w:val="24"/>
                </w:rPr>
                <w:t>password</w:t>
              </w:r>
              <w:r>
                <w:rPr>
                  <w:szCs w:val="24"/>
                </w:rPr>
                <w:t xml:space="preserve"> benar kemudian menekan </w:t>
              </w:r>
              <w:r>
                <w:rPr>
                  <w:i/>
                  <w:szCs w:val="24"/>
                </w:rPr>
                <w:t>button</w:t>
              </w:r>
              <w:r>
                <w:rPr>
                  <w:szCs w:val="24"/>
                </w:rPr>
                <w:t xml:space="preserve"> </w:t>
              </w:r>
              <w:r>
                <w:rPr>
                  <w:i/>
                  <w:szCs w:val="24"/>
                </w:rPr>
                <w:t>login</w:t>
              </w:r>
            </w:ins>
          </w:p>
        </w:tc>
        <w:tc>
          <w:tcPr>
            <w:tcW w:w="1595" w:type="dxa"/>
          </w:tcPr>
          <w:p w:rsidR="00222167" w:rsidRDefault="008B3912">
            <w:pPr>
              <w:pStyle w:val="ListParagraph"/>
              <w:spacing w:line="240" w:lineRule="auto"/>
              <w:ind w:left="0"/>
              <w:rPr>
                <w:ins w:id="1341" w:author="fauzan" w:date="2022-08-10T21:35:00Z"/>
                <w:szCs w:val="24"/>
              </w:rPr>
            </w:pPr>
            <w:ins w:id="1342" w:author="fauzan" w:date="2022-08-10T21:35:00Z">
              <w:r>
                <w:rPr>
                  <w:i/>
                  <w:szCs w:val="24"/>
                </w:rPr>
                <w:t>Username</w:t>
              </w:r>
              <w:r>
                <w:rPr>
                  <w:szCs w:val="24"/>
                </w:rPr>
                <w:t>: Fauzan</w:t>
              </w:r>
            </w:ins>
          </w:p>
          <w:p w:rsidR="00222167" w:rsidRDefault="008B3912">
            <w:pPr>
              <w:pStyle w:val="ListParagraph"/>
              <w:spacing w:line="240" w:lineRule="auto"/>
              <w:ind w:left="0"/>
              <w:rPr>
                <w:ins w:id="1343" w:author="fauzan" w:date="2022-08-10T21:35:00Z"/>
                <w:szCs w:val="24"/>
              </w:rPr>
            </w:pPr>
            <w:ins w:id="1344" w:author="fauzan" w:date="2022-08-10T21:35:00Z">
              <w:r>
                <w:rPr>
                  <w:i/>
                  <w:szCs w:val="24"/>
                </w:rPr>
                <w:t>Password</w:t>
              </w:r>
              <w:r>
                <w:rPr>
                  <w:szCs w:val="24"/>
                </w:rPr>
                <w:t>: 12345678</w:t>
              </w:r>
            </w:ins>
          </w:p>
        </w:tc>
        <w:tc>
          <w:tcPr>
            <w:tcW w:w="2024" w:type="dxa"/>
          </w:tcPr>
          <w:p w:rsidR="00222167" w:rsidRDefault="008B3912">
            <w:pPr>
              <w:pStyle w:val="ListParagraph"/>
              <w:spacing w:line="240" w:lineRule="auto"/>
              <w:ind w:left="0"/>
              <w:jc w:val="left"/>
              <w:rPr>
                <w:ins w:id="1345" w:author="fauzan" w:date="2022-08-10T21:35:00Z"/>
                <w:szCs w:val="24"/>
              </w:rPr>
            </w:pPr>
            <w:ins w:id="1346" w:author="fauzan" w:date="2022-08-10T21:35:00Z">
              <w:r>
                <w:rPr>
                  <w:szCs w:val="24"/>
                </w:rPr>
                <w:t>Sistem akan menampilkan error</w:t>
              </w:r>
            </w:ins>
          </w:p>
        </w:tc>
        <w:tc>
          <w:tcPr>
            <w:tcW w:w="883" w:type="dxa"/>
            <w:vAlign w:val="center"/>
          </w:tcPr>
          <w:p w:rsidR="00222167" w:rsidRDefault="00222167">
            <w:pPr>
              <w:pStyle w:val="ListParagraph"/>
              <w:spacing w:line="240" w:lineRule="auto"/>
              <w:ind w:left="0"/>
              <w:rPr>
                <w:ins w:id="1347" w:author="fauzan" w:date="2022-08-10T21:35:00Z"/>
              </w:rPr>
            </w:pPr>
          </w:p>
        </w:tc>
      </w:tr>
      <w:tr w:rsidR="00222167">
        <w:trPr>
          <w:ins w:id="1348" w:author="fauzan" w:date="2022-08-10T21:35:00Z"/>
        </w:trPr>
        <w:tc>
          <w:tcPr>
            <w:tcW w:w="564" w:type="dxa"/>
            <w:tcBorders>
              <w:bottom w:val="single" w:sz="4" w:space="0" w:color="auto"/>
            </w:tcBorders>
            <w:vAlign w:val="center"/>
          </w:tcPr>
          <w:p w:rsidR="00222167" w:rsidRDefault="008B3912">
            <w:pPr>
              <w:pStyle w:val="ListParagraph"/>
              <w:spacing w:line="240" w:lineRule="auto"/>
              <w:ind w:left="0"/>
              <w:jc w:val="center"/>
              <w:rPr>
                <w:ins w:id="1349" w:author="fauzan" w:date="2022-08-10T21:35:00Z"/>
                <w:szCs w:val="24"/>
              </w:rPr>
            </w:pPr>
            <w:ins w:id="1350" w:author="fauzan" w:date="2022-08-10T21:35:00Z">
              <w:r>
                <w:rPr>
                  <w:szCs w:val="24"/>
                </w:rPr>
                <w:t>6</w:t>
              </w:r>
            </w:ins>
          </w:p>
        </w:tc>
        <w:tc>
          <w:tcPr>
            <w:tcW w:w="2870" w:type="dxa"/>
            <w:tcBorders>
              <w:bottom w:val="single" w:sz="4" w:space="0" w:color="auto"/>
            </w:tcBorders>
          </w:tcPr>
          <w:p w:rsidR="00222167" w:rsidRDefault="008B3912">
            <w:pPr>
              <w:pStyle w:val="ListParagraph"/>
              <w:spacing w:line="240" w:lineRule="auto"/>
              <w:ind w:left="0"/>
              <w:rPr>
                <w:ins w:id="1351" w:author="fauzan" w:date="2022-08-10T21:35:00Z"/>
                <w:szCs w:val="24"/>
              </w:rPr>
            </w:pPr>
            <w:ins w:id="1352" w:author="fauzan" w:date="2022-08-10T21:35:00Z">
              <w:r>
                <w:rPr>
                  <w:i/>
                  <w:szCs w:val="24"/>
                </w:rPr>
                <w:t>Username</w:t>
              </w:r>
              <w:r>
                <w:rPr>
                  <w:szCs w:val="24"/>
                </w:rPr>
                <w:t xml:space="preserve"> benar dan </w:t>
              </w:r>
              <w:r>
                <w:rPr>
                  <w:i/>
                  <w:szCs w:val="24"/>
                </w:rPr>
                <w:t>password</w:t>
              </w:r>
              <w:r>
                <w:rPr>
                  <w:szCs w:val="24"/>
                </w:rPr>
                <w:t xml:space="preserve"> benar kemudian menekan </w:t>
              </w:r>
              <w:r>
                <w:rPr>
                  <w:i/>
                  <w:szCs w:val="24"/>
                </w:rPr>
                <w:t>button</w:t>
              </w:r>
              <w:r>
                <w:rPr>
                  <w:szCs w:val="24"/>
                </w:rPr>
                <w:t xml:space="preserve"> </w:t>
              </w:r>
              <w:r>
                <w:rPr>
                  <w:i/>
                  <w:szCs w:val="24"/>
                </w:rPr>
                <w:t>login</w:t>
              </w:r>
            </w:ins>
          </w:p>
        </w:tc>
        <w:tc>
          <w:tcPr>
            <w:tcW w:w="1595" w:type="dxa"/>
            <w:tcBorders>
              <w:bottom w:val="single" w:sz="4" w:space="0" w:color="auto"/>
            </w:tcBorders>
          </w:tcPr>
          <w:p w:rsidR="00222167" w:rsidRDefault="008B3912">
            <w:pPr>
              <w:pStyle w:val="ListParagraph"/>
              <w:spacing w:line="240" w:lineRule="auto"/>
              <w:ind w:left="0"/>
              <w:rPr>
                <w:ins w:id="1353" w:author="fauzan" w:date="2022-08-10T21:35:00Z"/>
                <w:szCs w:val="24"/>
              </w:rPr>
            </w:pPr>
            <w:ins w:id="1354" w:author="fauzan" w:date="2022-08-10T21:35:00Z">
              <w:r>
                <w:rPr>
                  <w:i/>
                  <w:szCs w:val="24"/>
                </w:rPr>
                <w:t>Username</w:t>
              </w:r>
              <w:r>
                <w:rPr>
                  <w:szCs w:val="24"/>
                </w:rPr>
                <w:t>: fauzan</w:t>
              </w:r>
            </w:ins>
          </w:p>
          <w:p w:rsidR="00222167" w:rsidRDefault="008B3912">
            <w:pPr>
              <w:pStyle w:val="ListParagraph"/>
              <w:spacing w:line="240" w:lineRule="auto"/>
              <w:ind w:left="0"/>
              <w:rPr>
                <w:ins w:id="1355" w:author="fauzan" w:date="2022-08-10T21:35:00Z"/>
                <w:szCs w:val="24"/>
              </w:rPr>
            </w:pPr>
            <w:ins w:id="1356" w:author="fauzan" w:date="2022-08-10T21:35:00Z">
              <w:r>
                <w:rPr>
                  <w:i/>
                  <w:szCs w:val="24"/>
                </w:rPr>
                <w:t>Password</w:t>
              </w:r>
              <w:r>
                <w:rPr>
                  <w:szCs w:val="24"/>
                </w:rPr>
                <w:t>: 12345678</w:t>
              </w:r>
            </w:ins>
          </w:p>
        </w:tc>
        <w:tc>
          <w:tcPr>
            <w:tcW w:w="2024" w:type="dxa"/>
            <w:tcBorders>
              <w:bottom w:val="single" w:sz="4" w:space="0" w:color="auto"/>
            </w:tcBorders>
          </w:tcPr>
          <w:p w:rsidR="00222167" w:rsidRDefault="008B3912">
            <w:pPr>
              <w:pStyle w:val="ListParagraph"/>
              <w:spacing w:line="240" w:lineRule="auto"/>
              <w:ind w:left="0"/>
              <w:jc w:val="left"/>
              <w:rPr>
                <w:ins w:id="1357" w:author="fauzan" w:date="2022-08-10T21:35:00Z"/>
                <w:szCs w:val="24"/>
              </w:rPr>
            </w:pPr>
            <w:ins w:id="1358" w:author="fauzan" w:date="2022-08-10T21:35:00Z">
              <w:r>
                <w:rPr>
                  <w:szCs w:val="24"/>
                </w:rPr>
                <w:t>Menuju halaman index</w:t>
              </w:r>
            </w:ins>
          </w:p>
        </w:tc>
        <w:tc>
          <w:tcPr>
            <w:tcW w:w="883" w:type="dxa"/>
            <w:tcBorders>
              <w:bottom w:val="single" w:sz="4" w:space="0" w:color="auto"/>
            </w:tcBorders>
            <w:vAlign w:val="center"/>
          </w:tcPr>
          <w:p w:rsidR="00222167" w:rsidRDefault="00222167">
            <w:pPr>
              <w:pStyle w:val="ListParagraph"/>
              <w:spacing w:line="240" w:lineRule="auto"/>
              <w:ind w:left="0"/>
              <w:rPr>
                <w:ins w:id="1359" w:author="fauzan" w:date="2022-08-10T21:35:00Z"/>
              </w:rPr>
            </w:pPr>
          </w:p>
        </w:tc>
      </w:tr>
      <w:tr w:rsidR="00222167">
        <w:trPr>
          <w:ins w:id="1360" w:author="fauzan" w:date="2022-08-10T21:35:00Z"/>
        </w:trPr>
        <w:tc>
          <w:tcPr>
            <w:tcW w:w="564" w:type="dxa"/>
            <w:tcBorders>
              <w:left w:val="nil"/>
              <w:bottom w:val="nil"/>
              <w:right w:val="nil"/>
            </w:tcBorders>
            <w:vAlign w:val="center"/>
          </w:tcPr>
          <w:p w:rsidR="00222167" w:rsidRDefault="00222167">
            <w:pPr>
              <w:pStyle w:val="ListParagraph"/>
              <w:spacing w:line="240" w:lineRule="auto"/>
              <w:ind w:left="0"/>
              <w:jc w:val="center"/>
              <w:rPr>
                <w:ins w:id="1361" w:author="fauzan" w:date="2022-08-10T21:35:00Z"/>
                <w:szCs w:val="24"/>
              </w:rPr>
            </w:pPr>
          </w:p>
        </w:tc>
        <w:tc>
          <w:tcPr>
            <w:tcW w:w="2870" w:type="dxa"/>
            <w:tcBorders>
              <w:left w:val="nil"/>
              <w:bottom w:val="nil"/>
              <w:right w:val="nil"/>
            </w:tcBorders>
          </w:tcPr>
          <w:p w:rsidR="00222167" w:rsidRDefault="00222167">
            <w:pPr>
              <w:pStyle w:val="ListParagraph"/>
              <w:spacing w:line="240" w:lineRule="auto"/>
              <w:ind w:left="0"/>
              <w:rPr>
                <w:ins w:id="1362" w:author="fauzan" w:date="2022-08-10T21:35:00Z"/>
                <w:szCs w:val="24"/>
              </w:rPr>
            </w:pPr>
          </w:p>
        </w:tc>
        <w:tc>
          <w:tcPr>
            <w:tcW w:w="1595" w:type="dxa"/>
            <w:tcBorders>
              <w:left w:val="nil"/>
              <w:bottom w:val="nil"/>
              <w:right w:val="nil"/>
            </w:tcBorders>
          </w:tcPr>
          <w:p w:rsidR="00222167" w:rsidRDefault="00222167">
            <w:pPr>
              <w:pStyle w:val="ListParagraph"/>
              <w:spacing w:line="240" w:lineRule="auto"/>
              <w:ind w:left="0"/>
              <w:rPr>
                <w:ins w:id="1363" w:author="fauzan" w:date="2022-08-10T21:35:00Z"/>
                <w:szCs w:val="24"/>
              </w:rPr>
            </w:pPr>
          </w:p>
        </w:tc>
        <w:tc>
          <w:tcPr>
            <w:tcW w:w="2024" w:type="dxa"/>
            <w:tcBorders>
              <w:left w:val="nil"/>
              <w:bottom w:val="nil"/>
              <w:right w:val="nil"/>
            </w:tcBorders>
          </w:tcPr>
          <w:p w:rsidR="00222167" w:rsidRDefault="00222167">
            <w:pPr>
              <w:pStyle w:val="ListParagraph"/>
              <w:spacing w:line="240" w:lineRule="auto"/>
              <w:ind w:left="0"/>
              <w:jc w:val="left"/>
              <w:rPr>
                <w:ins w:id="1364" w:author="fauzan" w:date="2022-08-10T21:35:00Z"/>
                <w:szCs w:val="24"/>
              </w:rPr>
            </w:pPr>
          </w:p>
        </w:tc>
        <w:tc>
          <w:tcPr>
            <w:tcW w:w="883" w:type="dxa"/>
            <w:tcBorders>
              <w:left w:val="nil"/>
              <w:bottom w:val="nil"/>
              <w:right w:val="nil"/>
            </w:tcBorders>
            <w:vAlign w:val="center"/>
          </w:tcPr>
          <w:p w:rsidR="00222167" w:rsidRDefault="00222167">
            <w:pPr>
              <w:pStyle w:val="ListParagraph"/>
              <w:spacing w:line="240" w:lineRule="auto"/>
              <w:ind w:left="0"/>
              <w:rPr>
                <w:ins w:id="1365" w:author="fauzan" w:date="2022-08-10T21:35:00Z"/>
              </w:rPr>
            </w:pPr>
          </w:p>
        </w:tc>
      </w:tr>
    </w:tbl>
    <w:p w:rsidR="00222167" w:rsidRDefault="008B3912">
      <w:pPr>
        <w:pStyle w:val="ListParagraph"/>
        <w:numPr>
          <w:ilvl w:val="0"/>
          <w:numId w:val="38"/>
        </w:numPr>
        <w:ind w:left="426" w:hanging="426"/>
        <w:rPr>
          <w:ins w:id="1366" w:author="fauzan" w:date="2022-08-10T21:35:00Z"/>
          <w:color w:val="FF0000"/>
        </w:rPr>
      </w:pPr>
      <w:ins w:id="1367" w:author="fauzan" w:date="2022-08-10T21:35:00Z">
        <w:r>
          <w:t>Halaman dashboard admin</w:t>
        </w:r>
      </w:ins>
    </w:p>
    <w:p w:rsidR="00222167" w:rsidRDefault="008B3912">
      <w:pPr>
        <w:pStyle w:val="ListParagraph"/>
        <w:ind w:left="426"/>
        <w:rPr>
          <w:ins w:id="1368" w:author="fauzan" w:date="2022-08-10T21:35:00Z"/>
        </w:rPr>
        <w:pPrChange w:id="1369" w:author="fauzan" w:date="2022-08-10T21:38:00Z">
          <w:pPr>
            <w:pStyle w:val="ListParagraph"/>
            <w:ind w:left="426"/>
            <w:jc w:val="center"/>
          </w:pPr>
        </w:pPrChange>
      </w:pPr>
      <w:ins w:id="1370" w:author="fauzan" w:date="2022-08-10T21:35:00Z">
        <w:r>
          <w:t xml:space="preserve">Halaman dashboard admin adalah halaman yang utama dari sistem admin yang diakses ketika admin telah melakukan </w:t>
        </w:r>
        <w:r>
          <w:rPr>
            <w:i/>
          </w:rPr>
          <w:t>login</w:t>
        </w:r>
        <w:r>
          <w:t>. Berikut pengujian untuk halaman dashboard.</w:t>
        </w:r>
      </w:ins>
    </w:p>
    <w:p w:rsidR="00222167" w:rsidRDefault="008B3912">
      <w:pPr>
        <w:pStyle w:val="ListParagraph"/>
        <w:ind w:left="0"/>
        <w:jc w:val="center"/>
        <w:rPr>
          <w:ins w:id="1371" w:author="fauzan" w:date="2022-08-10T21:35:00Z"/>
        </w:rPr>
      </w:pPr>
      <w:ins w:id="1372" w:author="fauzan" w:date="2022-08-10T21:35:00Z">
        <w:r>
          <w:t xml:space="preserve">Tabel 4. </w:t>
        </w:r>
        <w:r>
          <w:fldChar w:fldCharType="begin"/>
        </w:r>
        <w:r>
          <w:instrText xml:space="preserve"> SEQ Tabel_4. \* ARABIC </w:instrText>
        </w:r>
        <w:r>
          <w:fldChar w:fldCharType="separate"/>
        </w:r>
        <w:r>
          <w:t>2</w:t>
        </w:r>
        <w:r>
          <w:fldChar w:fldCharType="end"/>
        </w:r>
        <w:r>
          <w:t xml:space="preserve"> Tabel black box dashboard admin</w:t>
        </w:r>
      </w:ins>
    </w:p>
    <w:tbl>
      <w:tblPr>
        <w:tblStyle w:val="TableGrid"/>
        <w:tblW w:w="0" w:type="auto"/>
        <w:tblInd w:w="-147" w:type="dxa"/>
        <w:tblLook w:val="04A0" w:firstRow="1" w:lastRow="0" w:firstColumn="1" w:lastColumn="0" w:noHBand="0" w:noVBand="1"/>
      </w:tblPr>
      <w:tblGrid>
        <w:gridCol w:w="563"/>
        <w:gridCol w:w="2439"/>
        <w:gridCol w:w="1497"/>
        <w:gridCol w:w="2853"/>
        <w:gridCol w:w="723"/>
      </w:tblGrid>
      <w:tr w:rsidR="00222167">
        <w:trPr>
          <w:trHeight w:val="1314"/>
          <w:tblHeader/>
          <w:ins w:id="1373" w:author="fauzan" w:date="2022-08-10T21:35:00Z"/>
        </w:trPr>
        <w:tc>
          <w:tcPr>
            <w:tcW w:w="0" w:type="auto"/>
            <w:vAlign w:val="center"/>
          </w:tcPr>
          <w:p w:rsidR="00222167" w:rsidRDefault="008B3912">
            <w:pPr>
              <w:pStyle w:val="ListParagraph"/>
              <w:spacing w:line="240" w:lineRule="auto"/>
              <w:ind w:left="0"/>
              <w:jc w:val="center"/>
              <w:rPr>
                <w:ins w:id="1374" w:author="fauzan" w:date="2022-08-10T21:35:00Z"/>
              </w:rPr>
            </w:pPr>
            <w:ins w:id="1375"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1376" w:author="fauzan" w:date="2022-08-10T21:35:00Z"/>
              </w:rPr>
            </w:pPr>
            <w:ins w:id="1377"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1378" w:author="fauzan" w:date="2022-08-10T21:35:00Z"/>
              </w:rPr>
            </w:pPr>
            <w:ins w:id="1379"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1380" w:author="fauzan" w:date="2022-08-10T21:35:00Z"/>
              </w:rPr>
            </w:pPr>
            <w:ins w:id="1381"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1382" w:author="fauzan" w:date="2022-08-10T21:35:00Z"/>
              </w:rPr>
            </w:pPr>
            <w:ins w:id="1383" w:author="fauzan" w:date="2022-08-10T21:35:00Z">
              <w:r>
                <w:rPr>
                  <w:szCs w:val="24"/>
                </w:rPr>
                <w:t>Hasil</w:t>
              </w:r>
            </w:ins>
          </w:p>
        </w:tc>
      </w:tr>
      <w:tr w:rsidR="00222167">
        <w:trPr>
          <w:ins w:id="1384" w:author="fauzan" w:date="2022-08-10T21:35:00Z"/>
        </w:trPr>
        <w:tc>
          <w:tcPr>
            <w:tcW w:w="0" w:type="auto"/>
            <w:vAlign w:val="center"/>
          </w:tcPr>
          <w:p w:rsidR="00222167" w:rsidRDefault="008B3912">
            <w:pPr>
              <w:pStyle w:val="ListParagraph"/>
              <w:spacing w:line="240" w:lineRule="auto"/>
              <w:ind w:left="0"/>
              <w:jc w:val="center"/>
              <w:rPr>
                <w:ins w:id="1385" w:author="fauzan" w:date="2022-08-10T21:35:00Z"/>
              </w:rPr>
            </w:pPr>
            <w:ins w:id="1386" w:author="fauzan" w:date="2022-08-10T21:35:00Z">
              <w:r>
                <w:rPr>
                  <w:szCs w:val="24"/>
                </w:rPr>
                <w:t>1</w:t>
              </w:r>
            </w:ins>
          </w:p>
        </w:tc>
        <w:tc>
          <w:tcPr>
            <w:tcW w:w="0" w:type="auto"/>
            <w:vAlign w:val="center"/>
          </w:tcPr>
          <w:p w:rsidR="00222167" w:rsidRDefault="008B3912">
            <w:pPr>
              <w:pStyle w:val="ListParagraph"/>
              <w:spacing w:line="240" w:lineRule="auto"/>
              <w:ind w:left="0"/>
              <w:jc w:val="left"/>
              <w:rPr>
                <w:ins w:id="1387" w:author="fauzan" w:date="2022-08-10T21:35:00Z"/>
              </w:rPr>
            </w:pPr>
            <w:ins w:id="1388" w:author="fauzan" w:date="2022-08-10T21:35:00Z">
              <w:r>
                <w:rPr>
                  <w:szCs w:val="24"/>
                </w:rPr>
                <w:t>menekan dashboard pada sidebar</w:t>
              </w:r>
            </w:ins>
          </w:p>
        </w:tc>
        <w:tc>
          <w:tcPr>
            <w:tcW w:w="0" w:type="auto"/>
            <w:vAlign w:val="center"/>
          </w:tcPr>
          <w:p w:rsidR="00222167" w:rsidRDefault="008B3912">
            <w:pPr>
              <w:pStyle w:val="ListParagraph"/>
              <w:spacing w:line="240" w:lineRule="auto"/>
              <w:ind w:left="0"/>
              <w:jc w:val="left"/>
              <w:rPr>
                <w:ins w:id="1389" w:author="fauzan" w:date="2022-08-10T21:35:00Z"/>
              </w:rPr>
            </w:pPr>
            <w:ins w:id="1390" w:author="fauzan" w:date="2022-08-10T21:35:00Z">
              <w:r>
                <w:rPr>
                  <w:szCs w:val="24"/>
                </w:rPr>
                <w:t>Dashboard</w:t>
              </w:r>
            </w:ins>
          </w:p>
        </w:tc>
        <w:tc>
          <w:tcPr>
            <w:tcW w:w="0" w:type="auto"/>
            <w:vAlign w:val="center"/>
          </w:tcPr>
          <w:p w:rsidR="00222167" w:rsidRDefault="008B3912">
            <w:pPr>
              <w:pStyle w:val="ListParagraph"/>
              <w:spacing w:line="240" w:lineRule="auto"/>
              <w:ind w:left="0"/>
              <w:jc w:val="left"/>
              <w:rPr>
                <w:ins w:id="1391" w:author="fauzan" w:date="2022-08-10T21:35:00Z"/>
              </w:rPr>
            </w:pPr>
            <w:ins w:id="1392" w:author="fauzan" w:date="2022-08-10T21:35:00Z">
              <w:r>
                <w:rPr>
                  <w:szCs w:val="24"/>
                </w:rPr>
                <w:t>Sistem akan menampilkan Dashboard</w:t>
              </w:r>
            </w:ins>
          </w:p>
        </w:tc>
        <w:tc>
          <w:tcPr>
            <w:tcW w:w="0" w:type="auto"/>
            <w:vAlign w:val="center"/>
          </w:tcPr>
          <w:p w:rsidR="00222167" w:rsidRDefault="00222167">
            <w:pPr>
              <w:pStyle w:val="ListParagraph"/>
              <w:spacing w:line="240" w:lineRule="auto"/>
              <w:ind w:left="0"/>
              <w:rPr>
                <w:ins w:id="1393" w:author="fauzan" w:date="2022-08-10T21:35:00Z"/>
              </w:rPr>
            </w:pPr>
          </w:p>
        </w:tc>
      </w:tr>
      <w:tr w:rsidR="00222167">
        <w:trPr>
          <w:ins w:id="1394" w:author="fauzan" w:date="2022-08-10T21:35:00Z"/>
        </w:trPr>
        <w:tc>
          <w:tcPr>
            <w:tcW w:w="0" w:type="auto"/>
            <w:vAlign w:val="center"/>
          </w:tcPr>
          <w:p w:rsidR="00222167" w:rsidRDefault="008B3912">
            <w:pPr>
              <w:pStyle w:val="ListParagraph"/>
              <w:spacing w:line="240" w:lineRule="auto"/>
              <w:ind w:left="0"/>
              <w:jc w:val="center"/>
              <w:rPr>
                <w:ins w:id="1395" w:author="fauzan" w:date="2022-08-10T21:35:00Z"/>
                <w:szCs w:val="24"/>
              </w:rPr>
            </w:pPr>
            <w:ins w:id="1396" w:author="fauzan" w:date="2022-08-10T21:35:00Z">
              <w:r>
                <w:rPr>
                  <w:szCs w:val="24"/>
                </w:rPr>
                <w:t>2</w:t>
              </w:r>
            </w:ins>
          </w:p>
        </w:tc>
        <w:tc>
          <w:tcPr>
            <w:tcW w:w="0" w:type="auto"/>
            <w:vAlign w:val="center"/>
          </w:tcPr>
          <w:p w:rsidR="00222167" w:rsidRDefault="008B3912">
            <w:pPr>
              <w:pStyle w:val="ListParagraph"/>
              <w:spacing w:line="240" w:lineRule="auto"/>
              <w:ind w:left="0"/>
              <w:jc w:val="left"/>
              <w:rPr>
                <w:ins w:id="1397" w:author="fauzan" w:date="2022-08-10T21:35:00Z"/>
                <w:szCs w:val="24"/>
              </w:rPr>
            </w:pPr>
            <w:ins w:id="1398" w:author="fauzan" w:date="2022-08-10T21:35:00Z">
              <w:r>
                <w:rPr>
                  <w:szCs w:val="24"/>
                </w:rPr>
                <w:t>menekan kelola data pada sidebar</w:t>
              </w:r>
            </w:ins>
          </w:p>
        </w:tc>
        <w:tc>
          <w:tcPr>
            <w:tcW w:w="0" w:type="auto"/>
            <w:vAlign w:val="center"/>
          </w:tcPr>
          <w:p w:rsidR="00222167" w:rsidRDefault="008B3912">
            <w:pPr>
              <w:pStyle w:val="ListParagraph"/>
              <w:spacing w:line="240" w:lineRule="auto"/>
              <w:ind w:left="0"/>
              <w:jc w:val="left"/>
              <w:rPr>
                <w:ins w:id="1399" w:author="fauzan" w:date="2022-08-10T21:35:00Z"/>
                <w:szCs w:val="24"/>
              </w:rPr>
            </w:pPr>
            <w:ins w:id="1400" w:author="fauzan" w:date="2022-08-10T21:35:00Z">
              <w:r>
                <w:rPr>
                  <w:szCs w:val="24"/>
                </w:rPr>
                <w:t>kelola data</w:t>
              </w:r>
            </w:ins>
          </w:p>
        </w:tc>
        <w:tc>
          <w:tcPr>
            <w:tcW w:w="0" w:type="auto"/>
            <w:vAlign w:val="center"/>
          </w:tcPr>
          <w:p w:rsidR="00222167" w:rsidRDefault="008B3912">
            <w:pPr>
              <w:pStyle w:val="ListParagraph"/>
              <w:spacing w:line="240" w:lineRule="auto"/>
              <w:ind w:left="0"/>
              <w:jc w:val="left"/>
              <w:rPr>
                <w:ins w:id="1401" w:author="fauzan" w:date="2022-08-10T21:35:00Z"/>
                <w:szCs w:val="24"/>
              </w:rPr>
            </w:pPr>
            <w:ins w:id="1402" w:author="fauzan" w:date="2022-08-10T21:35:00Z">
              <w:r>
                <w:rPr>
                  <w:szCs w:val="24"/>
                </w:rPr>
                <w:t xml:space="preserve">Sistem akan menampilkan toko, </w:t>
              </w:r>
              <w:r>
                <w:rPr>
                  <w:i/>
                  <w:szCs w:val="24"/>
                </w:rPr>
                <w:t>sales</w:t>
              </w:r>
              <w:r>
                <w:rPr>
                  <w:szCs w:val="24"/>
                </w:rPr>
                <w:t xml:space="preserve"> dan roti</w:t>
              </w:r>
            </w:ins>
          </w:p>
        </w:tc>
        <w:tc>
          <w:tcPr>
            <w:tcW w:w="0" w:type="auto"/>
            <w:vAlign w:val="center"/>
          </w:tcPr>
          <w:p w:rsidR="00222167" w:rsidRDefault="00222167">
            <w:pPr>
              <w:pStyle w:val="ListParagraph"/>
              <w:spacing w:line="240" w:lineRule="auto"/>
              <w:ind w:left="0"/>
              <w:rPr>
                <w:ins w:id="1403" w:author="fauzan" w:date="2022-08-10T21:35:00Z"/>
              </w:rPr>
            </w:pPr>
          </w:p>
        </w:tc>
      </w:tr>
      <w:tr w:rsidR="00222167">
        <w:trPr>
          <w:ins w:id="1404" w:author="fauzan" w:date="2022-08-10T21:35:00Z"/>
        </w:trPr>
        <w:tc>
          <w:tcPr>
            <w:tcW w:w="0" w:type="auto"/>
            <w:vAlign w:val="center"/>
          </w:tcPr>
          <w:p w:rsidR="00222167" w:rsidRDefault="008B3912">
            <w:pPr>
              <w:pStyle w:val="ListParagraph"/>
              <w:spacing w:line="240" w:lineRule="auto"/>
              <w:ind w:left="0"/>
              <w:jc w:val="center"/>
              <w:rPr>
                <w:ins w:id="1405" w:author="fauzan" w:date="2022-08-10T21:35:00Z"/>
                <w:szCs w:val="24"/>
              </w:rPr>
            </w:pPr>
            <w:ins w:id="1406" w:author="fauzan" w:date="2022-08-10T21:35:00Z">
              <w:r>
                <w:rPr>
                  <w:szCs w:val="24"/>
                </w:rPr>
                <w:t>3</w:t>
              </w:r>
            </w:ins>
          </w:p>
        </w:tc>
        <w:tc>
          <w:tcPr>
            <w:tcW w:w="0" w:type="auto"/>
            <w:vAlign w:val="center"/>
          </w:tcPr>
          <w:p w:rsidR="00222167" w:rsidRDefault="008B3912">
            <w:pPr>
              <w:pStyle w:val="ListParagraph"/>
              <w:spacing w:line="240" w:lineRule="auto"/>
              <w:ind w:left="0"/>
              <w:jc w:val="left"/>
              <w:rPr>
                <w:ins w:id="1407" w:author="fauzan" w:date="2022-08-10T21:35:00Z"/>
                <w:szCs w:val="24"/>
              </w:rPr>
            </w:pPr>
            <w:ins w:id="1408" w:author="fauzan" w:date="2022-08-10T21:35:00Z">
              <w:r>
                <w:rPr>
                  <w:szCs w:val="24"/>
                </w:rPr>
                <w:t>menekan toko pada sidebar setelah menekan kelola data</w:t>
              </w:r>
            </w:ins>
          </w:p>
        </w:tc>
        <w:tc>
          <w:tcPr>
            <w:tcW w:w="0" w:type="auto"/>
            <w:vAlign w:val="center"/>
          </w:tcPr>
          <w:p w:rsidR="00222167" w:rsidRDefault="008B3912">
            <w:pPr>
              <w:pStyle w:val="ListParagraph"/>
              <w:spacing w:line="240" w:lineRule="auto"/>
              <w:ind w:left="0"/>
              <w:jc w:val="left"/>
              <w:rPr>
                <w:ins w:id="1409" w:author="fauzan" w:date="2022-08-10T21:35:00Z"/>
                <w:szCs w:val="24"/>
              </w:rPr>
            </w:pPr>
            <w:ins w:id="1410" w:author="fauzan" w:date="2022-08-10T21:35:00Z">
              <w:r>
                <w:rPr>
                  <w:szCs w:val="24"/>
                </w:rPr>
                <w:t>toko</w:t>
              </w:r>
            </w:ins>
          </w:p>
        </w:tc>
        <w:tc>
          <w:tcPr>
            <w:tcW w:w="0" w:type="auto"/>
            <w:vAlign w:val="center"/>
          </w:tcPr>
          <w:p w:rsidR="00222167" w:rsidRDefault="008B3912">
            <w:pPr>
              <w:pStyle w:val="ListParagraph"/>
              <w:spacing w:line="240" w:lineRule="auto"/>
              <w:ind w:left="0"/>
              <w:jc w:val="left"/>
              <w:rPr>
                <w:ins w:id="1411" w:author="fauzan" w:date="2022-08-10T21:35:00Z"/>
                <w:szCs w:val="24"/>
              </w:rPr>
            </w:pPr>
            <w:ins w:id="1412" w:author="fauzan" w:date="2022-08-10T21:35:00Z">
              <w:r>
                <w:rPr>
                  <w:szCs w:val="24"/>
                </w:rPr>
                <w:t>Sistem akan menampilkan halaman data toko</w:t>
              </w:r>
            </w:ins>
          </w:p>
        </w:tc>
        <w:tc>
          <w:tcPr>
            <w:tcW w:w="0" w:type="auto"/>
            <w:vAlign w:val="center"/>
          </w:tcPr>
          <w:p w:rsidR="00222167" w:rsidRDefault="00222167">
            <w:pPr>
              <w:pStyle w:val="ListParagraph"/>
              <w:spacing w:line="240" w:lineRule="auto"/>
              <w:ind w:left="0"/>
              <w:rPr>
                <w:ins w:id="1413" w:author="fauzan" w:date="2022-08-10T21:35:00Z"/>
              </w:rPr>
            </w:pPr>
          </w:p>
        </w:tc>
      </w:tr>
      <w:tr w:rsidR="00222167">
        <w:trPr>
          <w:ins w:id="1414" w:author="fauzan" w:date="2022-08-10T21:35:00Z"/>
        </w:trPr>
        <w:tc>
          <w:tcPr>
            <w:tcW w:w="0" w:type="auto"/>
            <w:vAlign w:val="center"/>
          </w:tcPr>
          <w:p w:rsidR="00222167" w:rsidRDefault="008B3912">
            <w:pPr>
              <w:pStyle w:val="ListParagraph"/>
              <w:spacing w:line="240" w:lineRule="auto"/>
              <w:ind w:left="0"/>
              <w:jc w:val="center"/>
              <w:rPr>
                <w:ins w:id="1415" w:author="fauzan" w:date="2022-08-10T21:35:00Z"/>
                <w:szCs w:val="24"/>
              </w:rPr>
            </w:pPr>
            <w:ins w:id="1416" w:author="fauzan" w:date="2022-08-10T21:35:00Z">
              <w:r>
                <w:rPr>
                  <w:szCs w:val="24"/>
                </w:rPr>
                <w:lastRenderedPageBreak/>
                <w:t>4</w:t>
              </w:r>
            </w:ins>
          </w:p>
        </w:tc>
        <w:tc>
          <w:tcPr>
            <w:tcW w:w="0" w:type="auto"/>
            <w:vAlign w:val="center"/>
          </w:tcPr>
          <w:p w:rsidR="00222167" w:rsidRDefault="008B3912">
            <w:pPr>
              <w:pStyle w:val="ListParagraph"/>
              <w:spacing w:line="240" w:lineRule="auto"/>
              <w:ind w:left="0"/>
              <w:jc w:val="left"/>
              <w:rPr>
                <w:ins w:id="1417" w:author="fauzan" w:date="2022-08-10T21:35:00Z"/>
                <w:szCs w:val="24"/>
              </w:rPr>
            </w:pPr>
            <w:ins w:id="1418" w:author="fauzan" w:date="2022-08-10T21:35:00Z">
              <w:r>
                <w:rPr>
                  <w:szCs w:val="24"/>
                </w:rPr>
                <w:t xml:space="preserve">menekan </w:t>
              </w:r>
              <w:r>
                <w:rPr>
                  <w:i/>
                  <w:szCs w:val="24"/>
                </w:rPr>
                <w:t>sales</w:t>
              </w:r>
              <w:r>
                <w:rPr>
                  <w:szCs w:val="24"/>
                </w:rPr>
                <w:t xml:space="preserve"> pada sidebar setelah menekan kelola data</w:t>
              </w:r>
            </w:ins>
          </w:p>
        </w:tc>
        <w:tc>
          <w:tcPr>
            <w:tcW w:w="0" w:type="auto"/>
            <w:vAlign w:val="center"/>
          </w:tcPr>
          <w:p w:rsidR="00222167" w:rsidRDefault="008B3912">
            <w:pPr>
              <w:pStyle w:val="ListParagraph"/>
              <w:spacing w:line="240" w:lineRule="auto"/>
              <w:ind w:left="0"/>
              <w:jc w:val="left"/>
              <w:rPr>
                <w:ins w:id="1419" w:author="fauzan" w:date="2022-08-10T21:35:00Z"/>
                <w:szCs w:val="24"/>
              </w:rPr>
            </w:pPr>
            <w:ins w:id="1420" w:author="fauzan" w:date="2022-08-10T21:35:00Z">
              <w:r>
                <w:rPr>
                  <w:i/>
                  <w:szCs w:val="24"/>
                </w:rPr>
                <w:t>sales</w:t>
              </w:r>
            </w:ins>
          </w:p>
        </w:tc>
        <w:tc>
          <w:tcPr>
            <w:tcW w:w="0" w:type="auto"/>
            <w:vAlign w:val="center"/>
          </w:tcPr>
          <w:p w:rsidR="00222167" w:rsidRDefault="008B3912">
            <w:pPr>
              <w:pStyle w:val="ListParagraph"/>
              <w:spacing w:line="240" w:lineRule="auto"/>
              <w:ind w:left="0"/>
              <w:jc w:val="left"/>
              <w:rPr>
                <w:ins w:id="1421" w:author="fauzan" w:date="2022-08-10T21:35:00Z"/>
                <w:szCs w:val="24"/>
              </w:rPr>
            </w:pPr>
            <w:ins w:id="1422" w:author="fauzan" w:date="2022-08-10T21:35:00Z">
              <w:r>
                <w:rPr>
                  <w:szCs w:val="24"/>
                </w:rPr>
                <w:t xml:space="preserve">Sistem akan menampilkan halaman data </w:t>
              </w:r>
              <w:r>
                <w:rPr>
                  <w:i/>
                  <w:szCs w:val="24"/>
                </w:rPr>
                <w:t>sales</w:t>
              </w:r>
            </w:ins>
          </w:p>
        </w:tc>
        <w:tc>
          <w:tcPr>
            <w:tcW w:w="0" w:type="auto"/>
            <w:vAlign w:val="center"/>
          </w:tcPr>
          <w:p w:rsidR="00222167" w:rsidRDefault="00222167">
            <w:pPr>
              <w:pStyle w:val="ListParagraph"/>
              <w:spacing w:line="240" w:lineRule="auto"/>
              <w:ind w:left="0"/>
              <w:rPr>
                <w:ins w:id="1423" w:author="fauzan" w:date="2022-08-10T21:35:00Z"/>
              </w:rPr>
            </w:pPr>
          </w:p>
        </w:tc>
      </w:tr>
      <w:tr w:rsidR="00222167">
        <w:trPr>
          <w:ins w:id="1424" w:author="fauzan" w:date="2022-08-10T21:35:00Z"/>
        </w:trPr>
        <w:tc>
          <w:tcPr>
            <w:tcW w:w="0" w:type="auto"/>
            <w:vAlign w:val="center"/>
          </w:tcPr>
          <w:p w:rsidR="00222167" w:rsidRDefault="008B3912">
            <w:pPr>
              <w:pStyle w:val="ListParagraph"/>
              <w:spacing w:line="240" w:lineRule="auto"/>
              <w:ind w:left="0"/>
              <w:jc w:val="center"/>
              <w:rPr>
                <w:ins w:id="1425" w:author="fauzan" w:date="2022-08-10T21:35:00Z"/>
                <w:szCs w:val="24"/>
              </w:rPr>
            </w:pPr>
            <w:ins w:id="1426" w:author="fauzan" w:date="2022-08-10T21:35:00Z">
              <w:r>
                <w:rPr>
                  <w:szCs w:val="24"/>
                </w:rPr>
                <w:t>5</w:t>
              </w:r>
            </w:ins>
          </w:p>
        </w:tc>
        <w:tc>
          <w:tcPr>
            <w:tcW w:w="0" w:type="auto"/>
            <w:vAlign w:val="center"/>
          </w:tcPr>
          <w:p w:rsidR="00222167" w:rsidRDefault="008B3912">
            <w:pPr>
              <w:pStyle w:val="ListParagraph"/>
              <w:spacing w:line="240" w:lineRule="auto"/>
              <w:ind w:left="0"/>
              <w:jc w:val="left"/>
              <w:rPr>
                <w:ins w:id="1427" w:author="fauzan" w:date="2022-08-10T21:35:00Z"/>
                <w:szCs w:val="24"/>
              </w:rPr>
            </w:pPr>
            <w:ins w:id="1428" w:author="fauzan" w:date="2022-08-10T21:35:00Z">
              <w:r>
                <w:rPr>
                  <w:szCs w:val="24"/>
                </w:rPr>
                <w:t>menekan roti pada sidebar setelah menekan kelola data</w:t>
              </w:r>
            </w:ins>
          </w:p>
        </w:tc>
        <w:tc>
          <w:tcPr>
            <w:tcW w:w="0" w:type="auto"/>
            <w:vAlign w:val="center"/>
          </w:tcPr>
          <w:p w:rsidR="00222167" w:rsidRDefault="008B3912">
            <w:pPr>
              <w:pStyle w:val="ListParagraph"/>
              <w:spacing w:line="240" w:lineRule="auto"/>
              <w:ind w:left="0"/>
              <w:jc w:val="left"/>
              <w:rPr>
                <w:ins w:id="1429" w:author="fauzan" w:date="2022-08-10T21:35:00Z"/>
                <w:szCs w:val="24"/>
              </w:rPr>
            </w:pPr>
            <w:ins w:id="1430" w:author="fauzan" w:date="2022-08-10T21:35:00Z">
              <w:r>
                <w:rPr>
                  <w:szCs w:val="24"/>
                </w:rPr>
                <w:t>roti</w:t>
              </w:r>
            </w:ins>
          </w:p>
        </w:tc>
        <w:tc>
          <w:tcPr>
            <w:tcW w:w="0" w:type="auto"/>
            <w:vAlign w:val="center"/>
          </w:tcPr>
          <w:p w:rsidR="00222167" w:rsidRDefault="008B3912">
            <w:pPr>
              <w:pStyle w:val="ListParagraph"/>
              <w:spacing w:line="240" w:lineRule="auto"/>
              <w:ind w:left="0"/>
              <w:jc w:val="left"/>
              <w:rPr>
                <w:ins w:id="1431" w:author="fauzan" w:date="2022-08-10T21:35:00Z"/>
                <w:szCs w:val="24"/>
              </w:rPr>
            </w:pPr>
            <w:ins w:id="1432" w:author="fauzan" w:date="2022-08-10T21:35:00Z">
              <w:r>
                <w:rPr>
                  <w:szCs w:val="24"/>
                </w:rPr>
                <w:t>Sistem akan menampilkan halaman data roti</w:t>
              </w:r>
            </w:ins>
          </w:p>
        </w:tc>
        <w:tc>
          <w:tcPr>
            <w:tcW w:w="0" w:type="auto"/>
            <w:vAlign w:val="center"/>
          </w:tcPr>
          <w:p w:rsidR="00222167" w:rsidRDefault="00222167">
            <w:pPr>
              <w:pStyle w:val="ListParagraph"/>
              <w:spacing w:line="240" w:lineRule="auto"/>
              <w:ind w:left="0"/>
              <w:rPr>
                <w:ins w:id="1433" w:author="fauzan" w:date="2022-08-10T21:35:00Z"/>
              </w:rPr>
            </w:pPr>
          </w:p>
        </w:tc>
      </w:tr>
      <w:tr w:rsidR="00222167">
        <w:trPr>
          <w:ins w:id="1434" w:author="fauzan" w:date="2022-08-10T21:35:00Z"/>
        </w:trPr>
        <w:tc>
          <w:tcPr>
            <w:tcW w:w="0" w:type="auto"/>
            <w:vAlign w:val="center"/>
          </w:tcPr>
          <w:p w:rsidR="00222167" w:rsidRDefault="008B3912">
            <w:pPr>
              <w:pStyle w:val="ListParagraph"/>
              <w:spacing w:line="240" w:lineRule="auto"/>
              <w:ind w:left="0"/>
              <w:jc w:val="center"/>
              <w:rPr>
                <w:ins w:id="1435" w:author="fauzan" w:date="2022-08-10T21:35:00Z"/>
                <w:szCs w:val="24"/>
              </w:rPr>
            </w:pPr>
            <w:ins w:id="1436" w:author="fauzan" w:date="2022-08-10T21:35:00Z">
              <w:r>
                <w:rPr>
                  <w:szCs w:val="24"/>
                </w:rPr>
                <w:t>6</w:t>
              </w:r>
            </w:ins>
          </w:p>
        </w:tc>
        <w:tc>
          <w:tcPr>
            <w:tcW w:w="0" w:type="auto"/>
            <w:vAlign w:val="center"/>
          </w:tcPr>
          <w:p w:rsidR="00222167" w:rsidRDefault="008B3912">
            <w:pPr>
              <w:pStyle w:val="ListParagraph"/>
              <w:spacing w:line="240" w:lineRule="auto"/>
              <w:ind w:left="0"/>
              <w:jc w:val="left"/>
              <w:rPr>
                <w:ins w:id="1437" w:author="fauzan" w:date="2022-08-10T21:35:00Z"/>
                <w:szCs w:val="24"/>
              </w:rPr>
            </w:pPr>
            <w:ins w:id="1438" w:author="fauzan" w:date="2022-08-10T21:35:00Z">
              <w:r>
                <w:rPr>
                  <w:szCs w:val="24"/>
                </w:rPr>
                <w:t xml:space="preserve">menekan distribusi pada sidebar </w:t>
              </w:r>
            </w:ins>
          </w:p>
        </w:tc>
        <w:tc>
          <w:tcPr>
            <w:tcW w:w="0" w:type="auto"/>
            <w:vAlign w:val="center"/>
          </w:tcPr>
          <w:p w:rsidR="00222167" w:rsidRDefault="008B3912">
            <w:pPr>
              <w:pStyle w:val="ListParagraph"/>
              <w:spacing w:line="240" w:lineRule="auto"/>
              <w:ind w:left="0"/>
              <w:jc w:val="left"/>
              <w:rPr>
                <w:ins w:id="1439" w:author="fauzan" w:date="2022-08-10T21:35:00Z"/>
                <w:szCs w:val="24"/>
              </w:rPr>
            </w:pPr>
            <w:ins w:id="1440" w:author="fauzan" w:date="2022-08-10T21:35:00Z">
              <w:r>
                <w:rPr>
                  <w:szCs w:val="24"/>
                </w:rPr>
                <w:t>Distribusi</w:t>
              </w:r>
            </w:ins>
          </w:p>
        </w:tc>
        <w:tc>
          <w:tcPr>
            <w:tcW w:w="0" w:type="auto"/>
            <w:vAlign w:val="center"/>
          </w:tcPr>
          <w:p w:rsidR="00222167" w:rsidRDefault="008B3912">
            <w:pPr>
              <w:pStyle w:val="ListParagraph"/>
              <w:spacing w:line="240" w:lineRule="auto"/>
              <w:ind w:left="0"/>
              <w:jc w:val="left"/>
              <w:rPr>
                <w:ins w:id="1441" w:author="fauzan" w:date="2022-08-10T21:35:00Z"/>
                <w:szCs w:val="24"/>
              </w:rPr>
            </w:pPr>
            <w:ins w:id="1442" w:author="fauzan" w:date="2022-08-10T21:35:00Z">
              <w:r>
                <w:rPr>
                  <w:szCs w:val="24"/>
                </w:rPr>
                <w:t>Sistem akan menampilkan halaman distribusi</w:t>
              </w:r>
            </w:ins>
          </w:p>
        </w:tc>
        <w:tc>
          <w:tcPr>
            <w:tcW w:w="0" w:type="auto"/>
            <w:vAlign w:val="center"/>
          </w:tcPr>
          <w:p w:rsidR="00222167" w:rsidRDefault="00222167">
            <w:pPr>
              <w:pStyle w:val="ListParagraph"/>
              <w:spacing w:line="240" w:lineRule="auto"/>
              <w:ind w:left="0"/>
              <w:rPr>
                <w:ins w:id="1443" w:author="fauzan" w:date="2022-08-10T21:35:00Z"/>
              </w:rPr>
            </w:pPr>
          </w:p>
        </w:tc>
      </w:tr>
      <w:tr w:rsidR="00222167">
        <w:trPr>
          <w:ins w:id="1444" w:author="fauzan" w:date="2022-08-10T21:35:00Z"/>
        </w:trPr>
        <w:tc>
          <w:tcPr>
            <w:tcW w:w="0" w:type="auto"/>
            <w:vAlign w:val="center"/>
          </w:tcPr>
          <w:p w:rsidR="00222167" w:rsidRDefault="008B3912">
            <w:pPr>
              <w:pStyle w:val="ListParagraph"/>
              <w:spacing w:line="240" w:lineRule="auto"/>
              <w:ind w:left="0"/>
              <w:jc w:val="center"/>
              <w:rPr>
                <w:ins w:id="1445" w:author="fauzan" w:date="2022-08-10T21:35:00Z"/>
                <w:szCs w:val="24"/>
              </w:rPr>
            </w:pPr>
            <w:ins w:id="1446" w:author="fauzan" w:date="2022-08-10T21:35:00Z">
              <w:r>
                <w:rPr>
                  <w:szCs w:val="24"/>
                </w:rPr>
                <w:t>7</w:t>
              </w:r>
            </w:ins>
          </w:p>
        </w:tc>
        <w:tc>
          <w:tcPr>
            <w:tcW w:w="0" w:type="auto"/>
            <w:vAlign w:val="center"/>
          </w:tcPr>
          <w:p w:rsidR="00222167" w:rsidRDefault="008B3912">
            <w:pPr>
              <w:pStyle w:val="ListParagraph"/>
              <w:spacing w:line="240" w:lineRule="auto"/>
              <w:ind w:left="0"/>
              <w:jc w:val="left"/>
              <w:rPr>
                <w:ins w:id="1447" w:author="fauzan" w:date="2022-08-10T21:35:00Z"/>
                <w:szCs w:val="24"/>
              </w:rPr>
            </w:pPr>
            <w:ins w:id="1448" w:author="fauzan" w:date="2022-08-10T21:35:00Z">
              <w:r>
                <w:rPr>
                  <w:szCs w:val="24"/>
                </w:rPr>
                <w:t>Menekan jadwal kunjungan pada sidebar</w:t>
              </w:r>
            </w:ins>
          </w:p>
        </w:tc>
        <w:tc>
          <w:tcPr>
            <w:tcW w:w="0" w:type="auto"/>
            <w:vAlign w:val="center"/>
          </w:tcPr>
          <w:p w:rsidR="00222167" w:rsidRDefault="008B3912">
            <w:pPr>
              <w:pStyle w:val="ListParagraph"/>
              <w:spacing w:line="240" w:lineRule="auto"/>
              <w:ind w:left="0"/>
              <w:jc w:val="left"/>
              <w:rPr>
                <w:ins w:id="1449" w:author="fauzan" w:date="2022-08-10T21:35:00Z"/>
                <w:szCs w:val="24"/>
              </w:rPr>
            </w:pPr>
            <w:ins w:id="1450" w:author="fauzan" w:date="2022-08-10T21:35:00Z">
              <w:r>
                <w:rPr>
                  <w:szCs w:val="24"/>
                </w:rPr>
                <w:t>jadwal kunjungan</w:t>
              </w:r>
            </w:ins>
          </w:p>
        </w:tc>
        <w:tc>
          <w:tcPr>
            <w:tcW w:w="0" w:type="auto"/>
            <w:vAlign w:val="center"/>
          </w:tcPr>
          <w:p w:rsidR="00222167" w:rsidRDefault="008B3912">
            <w:pPr>
              <w:pStyle w:val="ListParagraph"/>
              <w:spacing w:line="240" w:lineRule="auto"/>
              <w:ind w:left="0"/>
              <w:jc w:val="left"/>
              <w:rPr>
                <w:ins w:id="1451" w:author="fauzan" w:date="2022-08-10T21:35:00Z"/>
                <w:szCs w:val="24"/>
              </w:rPr>
            </w:pPr>
            <w:ins w:id="1452" w:author="fauzan" w:date="2022-08-10T21:35:00Z">
              <w:r>
                <w:rPr>
                  <w:szCs w:val="24"/>
                </w:rPr>
                <w:t>Sistem akan menampilkan halaman jadwal kunjungan</w:t>
              </w:r>
            </w:ins>
          </w:p>
        </w:tc>
        <w:tc>
          <w:tcPr>
            <w:tcW w:w="0" w:type="auto"/>
            <w:vAlign w:val="center"/>
          </w:tcPr>
          <w:p w:rsidR="00222167" w:rsidRDefault="00222167">
            <w:pPr>
              <w:pStyle w:val="ListParagraph"/>
              <w:spacing w:line="240" w:lineRule="auto"/>
              <w:ind w:left="0"/>
              <w:rPr>
                <w:ins w:id="1453" w:author="fauzan" w:date="2022-08-10T21:35:00Z"/>
              </w:rPr>
            </w:pPr>
          </w:p>
        </w:tc>
      </w:tr>
      <w:tr w:rsidR="00222167">
        <w:trPr>
          <w:ins w:id="1454" w:author="fauzan" w:date="2022-08-10T21:35:00Z"/>
        </w:trPr>
        <w:tc>
          <w:tcPr>
            <w:tcW w:w="0" w:type="auto"/>
            <w:vAlign w:val="center"/>
          </w:tcPr>
          <w:p w:rsidR="00222167" w:rsidRDefault="008B3912">
            <w:pPr>
              <w:pStyle w:val="ListParagraph"/>
              <w:spacing w:line="240" w:lineRule="auto"/>
              <w:ind w:left="0"/>
              <w:jc w:val="center"/>
              <w:rPr>
                <w:ins w:id="1455" w:author="fauzan" w:date="2022-08-10T21:35:00Z"/>
                <w:szCs w:val="24"/>
              </w:rPr>
            </w:pPr>
            <w:ins w:id="1456" w:author="fauzan" w:date="2022-08-10T21:35:00Z">
              <w:r>
                <w:rPr>
                  <w:szCs w:val="24"/>
                </w:rPr>
                <w:t>8</w:t>
              </w:r>
            </w:ins>
          </w:p>
        </w:tc>
        <w:tc>
          <w:tcPr>
            <w:tcW w:w="0" w:type="auto"/>
            <w:vAlign w:val="center"/>
          </w:tcPr>
          <w:p w:rsidR="00222167" w:rsidRDefault="008B3912">
            <w:pPr>
              <w:pStyle w:val="ListParagraph"/>
              <w:spacing w:line="240" w:lineRule="auto"/>
              <w:ind w:left="0"/>
              <w:jc w:val="left"/>
              <w:rPr>
                <w:ins w:id="1457" w:author="fauzan" w:date="2022-08-10T21:35:00Z"/>
                <w:szCs w:val="24"/>
              </w:rPr>
            </w:pPr>
            <w:ins w:id="1458" w:author="fauzan" w:date="2022-08-10T21:35:00Z">
              <w:r>
                <w:rPr>
                  <w:szCs w:val="24"/>
                </w:rPr>
                <w:t xml:space="preserve">menekan nama </w:t>
              </w:r>
              <w:r>
                <w:rPr>
                  <w:i/>
                  <w:szCs w:val="24"/>
                </w:rPr>
                <w:t>user</w:t>
              </w:r>
              <w:r>
                <w:rPr>
                  <w:szCs w:val="24"/>
                </w:rPr>
                <w:t xml:space="preserve"> pada navbar </w:t>
              </w:r>
            </w:ins>
          </w:p>
        </w:tc>
        <w:tc>
          <w:tcPr>
            <w:tcW w:w="0" w:type="auto"/>
            <w:vAlign w:val="center"/>
          </w:tcPr>
          <w:p w:rsidR="00222167" w:rsidRDefault="008B3912">
            <w:pPr>
              <w:pStyle w:val="ListParagraph"/>
              <w:spacing w:line="240" w:lineRule="auto"/>
              <w:ind w:left="0"/>
              <w:jc w:val="left"/>
              <w:rPr>
                <w:ins w:id="1459" w:author="fauzan" w:date="2022-08-10T21:35:00Z"/>
                <w:szCs w:val="24"/>
              </w:rPr>
            </w:pPr>
            <w:ins w:id="1460" w:author="fauzan" w:date="2022-08-10T21:35:00Z">
              <w:r>
                <w:rPr>
                  <w:szCs w:val="24"/>
                </w:rPr>
                <w:t xml:space="preserve">Nama </w:t>
              </w:r>
              <w:r>
                <w:rPr>
                  <w:i/>
                  <w:szCs w:val="24"/>
                </w:rPr>
                <w:t>user</w:t>
              </w:r>
            </w:ins>
          </w:p>
        </w:tc>
        <w:tc>
          <w:tcPr>
            <w:tcW w:w="0" w:type="auto"/>
            <w:vAlign w:val="center"/>
          </w:tcPr>
          <w:p w:rsidR="00222167" w:rsidRDefault="008B3912">
            <w:pPr>
              <w:pStyle w:val="ListParagraph"/>
              <w:spacing w:line="240" w:lineRule="auto"/>
              <w:ind w:left="0"/>
              <w:jc w:val="left"/>
              <w:rPr>
                <w:ins w:id="1461" w:author="fauzan" w:date="2022-08-10T21:35:00Z"/>
                <w:szCs w:val="24"/>
              </w:rPr>
            </w:pPr>
            <w:ins w:id="1462" w:author="fauzan" w:date="2022-08-10T21:35:00Z">
              <w:r>
                <w:rPr>
                  <w:szCs w:val="24"/>
                </w:rPr>
                <w:t xml:space="preserve">Sistem akan menampilkan select untuk memilih change </w:t>
              </w:r>
              <w:r>
                <w:rPr>
                  <w:i/>
                  <w:szCs w:val="24"/>
                </w:rPr>
                <w:t>password</w:t>
              </w:r>
              <w:r>
                <w:rPr>
                  <w:szCs w:val="24"/>
                </w:rPr>
                <w:t xml:space="preserve"> dan logout</w:t>
              </w:r>
            </w:ins>
          </w:p>
        </w:tc>
        <w:tc>
          <w:tcPr>
            <w:tcW w:w="0" w:type="auto"/>
            <w:vAlign w:val="center"/>
          </w:tcPr>
          <w:p w:rsidR="00222167" w:rsidRDefault="00222167">
            <w:pPr>
              <w:pStyle w:val="ListParagraph"/>
              <w:spacing w:line="240" w:lineRule="auto"/>
              <w:ind w:left="0"/>
              <w:rPr>
                <w:ins w:id="1463" w:author="fauzan" w:date="2022-08-10T21:35:00Z"/>
              </w:rPr>
            </w:pPr>
          </w:p>
        </w:tc>
      </w:tr>
      <w:tr w:rsidR="00222167">
        <w:trPr>
          <w:ins w:id="1464" w:author="fauzan" w:date="2022-08-10T21:35:00Z"/>
        </w:trPr>
        <w:tc>
          <w:tcPr>
            <w:tcW w:w="0" w:type="auto"/>
            <w:vAlign w:val="center"/>
          </w:tcPr>
          <w:p w:rsidR="00222167" w:rsidRDefault="008B3912">
            <w:pPr>
              <w:pStyle w:val="ListParagraph"/>
              <w:spacing w:line="240" w:lineRule="auto"/>
              <w:ind w:left="0"/>
              <w:jc w:val="center"/>
              <w:rPr>
                <w:ins w:id="1465" w:author="fauzan" w:date="2022-08-10T21:35:00Z"/>
                <w:szCs w:val="24"/>
              </w:rPr>
            </w:pPr>
            <w:ins w:id="1466" w:author="fauzan" w:date="2022-08-10T21:35:00Z">
              <w:r>
                <w:rPr>
                  <w:szCs w:val="24"/>
                </w:rPr>
                <w:t>9</w:t>
              </w:r>
            </w:ins>
          </w:p>
        </w:tc>
        <w:tc>
          <w:tcPr>
            <w:tcW w:w="0" w:type="auto"/>
            <w:vAlign w:val="center"/>
          </w:tcPr>
          <w:p w:rsidR="00222167" w:rsidRDefault="008B3912">
            <w:pPr>
              <w:pStyle w:val="ListParagraph"/>
              <w:spacing w:line="240" w:lineRule="auto"/>
              <w:ind w:left="0"/>
              <w:jc w:val="left"/>
              <w:rPr>
                <w:ins w:id="1467" w:author="fauzan" w:date="2022-08-10T21:35:00Z"/>
                <w:szCs w:val="24"/>
              </w:rPr>
            </w:pPr>
            <w:ins w:id="1468" w:author="fauzan" w:date="2022-08-10T21:35:00Z">
              <w:r>
                <w:rPr>
                  <w:szCs w:val="24"/>
                </w:rPr>
                <w:t xml:space="preserve">menekan change </w:t>
              </w:r>
              <w:r>
                <w:rPr>
                  <w:i/>
                  <w:szCs w:val="24"/>
                </w:rPr>
                <w:t>password</w:t>
              </w:r>
              <w:r>
                <w:rPr>
                  <w:szCs w:val="24"/>
                </w:rPr>
                <w:t xml:space="preserve"> pada sidebar setelah menekan nama </w:t>
              </w:r>
              <w:r>
                <w:rPr>
                  <w:i/>
                  <w:szCs w:val="24"/>
                </w:rPr>
                <w:t>user</w:t>
              </w:r>
            </w:ins>
          </w:p>
        </w:tc>
        <w:tc>
          <w:tcPr>
            <w:tcW w:w="0" w:type="auto"/>
            <w:vAlign w:val="center"/>
          </w:tcPr>
          <w:p w:rsidR="00222167" w:rsidRDefault="008B3912">
            <w:pPr>
              <w:pStyle w:val="ListParagraph"/>
              <w:spacing w:line="240" w:lineRule="auto"/>
              <w:ind w:left="0"/>
              <w:jc w:val="left"/>
              <w:rPr>
                <w:ins w:id="1469" w:author="fauzan" w:date="2022-08-10T21:35:00Z"/>
                <w:szCs w:val="24"/>
              </w:rPr>
            </w:pPr>
            <w:ins w:id="1470" w:author="fauzan" w:date="2022-08-10T21:35:00Z">
              <w:r>
                <w:rPr>
                  <w:szCs w:val="24"/>
                </w:rPr>
                <w:t xml:space="preserve">toko change </w:t>
              </w:r>
              <w:r>
                <w:rPr>
                  <w:i/>
                  <w:szCs w:val="24"/>
                </w:rPr>
                <w:t>password</w:t>
              </w:r>
            </w:ins>
          </w:p>
        </w:tc>
        <w:tc>
          <w:tcPr>
            <w:tcW w:w="0" w:type="auto"/>
            <w:vAlign w:val="center"/>
          </w:tcPr>
          <w:p w:rsidR="00222167" w:rsidRDefault="008B3912">
            <w:pPr>
              <w:pStyle w:val="ListParagraph"/>
              <w:spacing w:line="240" w:lineRule="auto"/>
              <w:ind w:left="0"/>
              <w:jc w:val="left"/>
              <w:rPr>
                <w:ins w:id="1471" w:author="fauzan" w:date="2022-08-10T21:35:00Z"/>
                <w:szCs w:val="24"/>
              </w:rPr>
            </w:pPr>
            <w:ins w:id="1472" w:author="fauzan" w:date="2022-08-10T21:35:00Z">
              <w:r>
                <w:rPr>
                  <w:szCs w:val="24"/>
                </w:rPr>
                <w:t xml:space="preserve">Sistem akan menampilkan halaman change </w:t>
              </w:r>
              <w:r>
                <w:rPr>
                  <w:i/>
                  <w:szCs w:val="24"/>
                </w:rPr>
                <w:t>password</w:t>
              </w:r>
            </w:ins>
          </w:p>
        </w:tc>
        <w:tc>
          <w:tcPr>
            <w:tcW w:w="0" w:type="auto"/>
            <w:vAlign w:val="center"/>
          </w:tcPr>
          <w:p w:rsidR="00222167" w:rsidRDefault="00222167">
            <w:pPr>
              <w:pStyle w:val="ListParagraph"/>
              <w:spacing w:line="240" w:lineRule="auto"/>
              <w:ind w:left="0"/>
              <w:rPr>
                <w:ins w:id="1473" w:author="fauzan" w:date="2022-08-10T21:35:00Z"/>
              </w:rPr>
            </w:pPr>
          </w:p>
        </w:tc>
      </w:tr>
      <w:tr w:rsidR="00222167">
        <w:trPr>
          <w:ins w:id="1474" w:author="fauzan" w:date="2022-08-10T21:35:00Z"/>
        </w:trPr>
        <w:tc>
          <w:tcPr>
            <w:tcW w:w="0" w:type="auto"/>
            <w:vAlign w:val="center"/>
          </w:tcPr>
          <w:p w:rsidR="00222167" w:rsidRDefault="008B3912">
            <w:pPr>
              <w:pStyle w:val="ListParagraph"/>
              <w:spacing w:line="240" w:lineRule="auto"/>
              <w:ind w:left="0"/>
              <w:jc w:val="center"/>
              <w:rPr>
                <w:ins w:id="1475" w:author="fauzan" w:date="2022-08-10T21:35:00Z"/>
                <w:szCs w:val="24"/>
              </w:rPr>
            </w:pPr>
            <w:ins w:id="1476" w:author="fauzan" w:date="2022-08-10T21:35:00Z">
              <w:r>
                <w:rPr>
                  <w:szCs w:val="24"/>
                </w:rPr>
                <w:t>10</w:t>
              </w:r>
            </w:ins>
          </w:p>
        </w:tc>
        <w:tc>
          <w:tcPr>
            <w:tcW w:w="0" w:type="auto"/>
            <w:vAlign w:val="center"/>
          </w:tcPr>
          <w:p w:rsidR="00222167" w:rsidRDefault="008B3912">
            <w:pPr>
              <w:pStyle w:val="ListParagraph"/>
              <w:spacing w:line="240" w:lineRule="auto"/>
              <w:ind w:left="0"/>
              <w:jc w:val="left"/>
              <w:rPr>
                <w:ins w:id="1477" w:author="fauzan" w:date="2022-08-10T21:35:00Z"/>
                <w:szCs w:val="24"/>
              </w:rPr>
            </w:pPr>
            <w:ins w:id="1478" w:author="fauzan" w:date="2022-08-10T21:35:00Z">
              <w:r>
                <w:rPr>
                  <w:szCs w:val="24"/>
                </w:rPr>
                <w:t xml:space="preserve">menekan logout pada sidebar setelah menekan nama </w:t>
              </w:r>
              <w:r>
                <w:rPr>
                  <w:i/>
                  <w:szCs w:val="24"/>
                </w:rPr>
                <w:t>user</w:t>
              </w:r>
            </w:ins>
          </w:p>
        </w:tc>
        <w:tc>
          <w:tcPr>
            <w:tcW w:w="0" w:type="auto"/>
            <w:vAlign w:val="center"/>
          </w:tcPr>
          <w:p w:rsidR="00222167" w:rsidRDefault="008B3912">
            <w:pPr>
              <w:pStyle w:val="ListParagraph"/>
              <w:spacing w:line="240" w:lineRule="auto"/>
              <w:ind w:left="0"/>
              <w:jc w:val="left"/>
              <w:rPr>
                <w:ins w:id="1479" w:author="fauzan" w:date="2022-08-10T21:35:00Z"/>
                <w:szCs w:val="24"/>
              </w:rPr>
            </w:pPr>
            <w:ins w:id="1480" w:author="fauzan" w:date="2022-08-10T21:35:00Z">
              <w:r>
                <w:rPr>
                  <w:szCs w:val="24"/>
                </w:rPr>
                <w:t>logout</w:t>
              </w:r>
            </w:ins>
          </w:p>
        </w:tc>
        <w:tc>
          <w:tcPr>
            <w:tcW w:w="0" w:type="auto"/>
            <w:vAlign w:val="center"/>
          </w:tcPr>
          <w:p w:rsidR="00222167" w:rsidRDefault="008B3912">
            <w:pPr>
              <w:pStyle w:val="ListParagraph"/>
              <w:spacing w:line="240" w:lineRule="auto"/>
              <w:ind w:left="0"/>
              <w:jc w:val="left"/>
              <w:rPr>
                <w:ins w:id="1481" w:author="fauzan" w:date="2022-08-10T21:35:00Z"/>
                <w:szCs w:val="24"/>
              </w:rPr>
            </w:pPr>
            <w:ins w:id="1482" w:author="fauzan" w:date="2022-08-10T21:35:00Z">
              <w:r>
                <w:rPr>
                  <w:szCs w:val="24"/>
                </w:rPr>
                <w:t xml:space="preserve">Sistem akan menampilkan halaman </w:t>
              </w:r>
              <w:r>
                <w:rPr>
                  <w:i/>
                  <w:szCs w:val="24"/>
                </w:rPr>
                <w:t>login</w:t>
              </w:r>
            </w:ins>
          </w:p>
        </w:tc>
        <w:tc>
          <w:tcPr>
            <w:tcW w:w="0" w:type="auto"/>
            <w:vAlign w:val="center"/>
          </w:tcPr>
          <w:p w:rsidR="00222167" w:rsidRDefault="00222167">
            <w:pPr>
              <w:pStyle w:val="ListParagraph"/>
              <w:spacing w:line="240" w:lineRule="auto"/>
              <w:ind w:left="0"/>
              <w:rPr>
                <w:ins w:id="1483" w:author="fauzan" w:date="2022-08-10T21:35:00Z"/>
              </w:rPr>
            </w:pPr>
          </w:p>
        </w:tc>
      </w:tr>
      <w:tr w:rsidR="00222167">
        <w:trPr>
          <w:ins w:id="1484" w:author="fauzan" w:date="2022-08-10T21:35:00Z"/>
        </w:trPr>
        <w:tc>
          <w:tcPr>
            <w:tcW w:w="0" w:type="auto"/>
            <w:vAlign w:val="center"/>
          </w:tcPr>
          <w:p w:rsidR="00222167" w:rsidRDefault="008B3912">
            <w:pPr>
              <w:pStyle w:val="ListParagraph"/>
              <w:spacing w:line="240" w:lineRule="auto"/>
              <w:ind w:left="0"/>
              <w:jc w:val="center"/>
              <w:rPr>
                <w:ins w:id="1485" w:author="fauzan" w:date="2022-08-10T21:35:00Z"/>
                <w:szCs w:val="24"/>
              </w:rPr>
            </w:pPr>
            <w:ins w:id="1486" w:author="fauzan" w:date="2022-08-10T21:35:00Z">
              <w:r>
                <w:rPr>
                  <w:szCs w:val="24"/>
                </w:rPr>
                <w:t>5</w:t>
              </w:r>
            </w:ins>
          </w:p>
        </w:tc>
        <w:tc>
          <w:tcPr>
            <w:tcW w:w="0" w:type="auto"/>
            <w:vAlign w:val="center"/>
          </w:tcPr>
          <w:p w:rsidR="00222167" w:rsidRDefault="008B3912">
            <w:pPr>
              <w:pStyle w:val="ListParagraph"/>
              <w:spacing w:line="240" w:lineRule="auto"/>
              <w:ind w:left="0"/>
              <w:jc w:val="left"/>
              <w:rPr>
                <w:ins w:id="1487" w:author="fauzan" w:date="2022-08-10T21:35:00Z"/>
                <w:szCs w:val="24"/>
              </w:rPr>
            </w:pPr>
            <w:ins w:id="1488" w:author="fauzan" w:date="2022-08-10T21:35:00Z">
              <w:r>
                <w:rPr>
                  <w:szCs w:val="24"/>
                </w:rPr>
                <w:t>menekan roti pada sidebar setelah menekan kelola data</w:t>
              </w:r>
            </w:ins>
          </w:p>
        </w:tc>
        <w:tc>
          <w:tcPr>
            <w:tcW w:w="0" w:type="auto"/>
            <w:vAlign w:val="center"/>
          </w:tcPr>
          <w:p w:rsidR="00222167" w:rsidRDefault="008B3912">
            <w:pPr>
              <w:pStyle w:val="ListParagraph"/>
              <w:spacing w:line="240" w:lineRule="auto"/>
              <w:ind w:left="0"/>
              <w:jc w:val="left"/>
              <w:rPr>
                <w:ins w:id="1489" w:author="fauzan" w:date="2022-08-10T21:35:00Z"/>
                <w:szCs w:val="24"/>
              </w:rPr>
            </w:pPr>
            <w:ins w:id="1490" w:author="fauzan" w:date="2022-08-10T21:35:00Z">
              <w:r>
                <w:rPr>
                  <w:szCs w:val="24"/>
                </w:rPr>
                <w:t>roti</w:t>
              </w:r>
            </w:ins>
          </w:p>
        </w:tc>
        <w:tc>
          <w:tcPr>
            <w:tcW w:w="0" w:type="auto"/>
            <w:vAlign w:val="center"/>
          </w:tcPr>
          <w:p w:rsidR="00222167" w:rsidRDefault="008B3912">
            <w:pPr>
              <w:pStyle w:val="ListParagraph"/>
              <w:spacing w:line="240" w:lineRule="auto"/>
              <w:ind w:left="0"/>
              <w:jc w:val="left"/>
              <w:rPr>
                <w:ins w:id="1491" w:author="fauzan" w:date="2022-08-10T21:35:00Z"/>
                <w:szCs w:val="24"/>
              </w:rPr>
            </w:pPr>
            <w:ins w:id="1492" w:author="fauzan" w:date="2022-08-10T21:35:00Z">
              <w:r>
                <w:rPr>
                  <w:szCs w:val="24"/>
                </w:rPr>
                <w:t>Sistem akan menampilkan halaman data roti</w:t>
              </w:r>
            </w:ins>
          </w:p>
        </w:tc>
        <w:tc>
          <w:tcPr>
            <w:tcW w:w="0" w:type="auto"/>
            <w:vAlign w:val="center"/>
          </w:tcPr>
          <w:p w:rsidR="00222167" w:rsidRDefault="00222167">
            <w:pPr>
              <w:pStyle w:val="ListParagraph"/>
              <w:spacing w:line="240" w:lineRule="auto"/>
              <w:ind w:left="0"/>
              <w:rPr>
                <w:ins w:id="1493" w:author="fauzan" w:date="2022-08-10T21:35:00Z"/>
              </w:rPr>
            </w:pPr>
          </w:p>
        </w:tc>
      </w:tr>
      <w:tr w:rsidR="00222167">
        <w:trPr>
          <w:ins w:id="1494" w:author="fauzan" w:date="2022-08-10T21:35:00Z"/>
        </w:trPr>
        <w:tc>
          <w:tcPr>
            <w:tcW w:w="0" w:type="auto"/>
            <w:vAlign w:val="center"/>
          </w:tcPr>
          <w:p w:rsidR="00222167" w:rsidRDefault="008B3912">
            <w:pPr>
              <w:pStyle w:val="ListParagraph"/>
              <w:spacing w:line="240" w:lineRule="auto"/>
              <w:ind w:left="0"/>
              <w:jc w:val="center"/>
              <w:rPr>
                <w:ins w:id="1495" w:author="fauzan" w:date="2022-08-10T21:35:00Z"/>
                <w:szCs w:val="24"/>
              </w:rPr>
            </w:pPr>
            <w:ins w:id="1496" w:author="fauzan" w:date="2022-08-10T21:35:00Z">
              <w:r>
                <w:rPr>
                  <w:szCs w:val="24"/>
                </w:rPr>
                <w:t>6</w:t>
              </w:r>
            </w:ins>
          </w:p>
        </w:tc>
        <w:tc>
          <w:tcPr>
            <w:tcW w:w="0" w:type="auto"/>
            <w:vAlign w:val="center"/>
          </w:tcPr>
          <w:p w:rsidR="00222167" w:rsidRDefault="008B3912">
            <w:pPr>
              <w:pStyle w:val="ListParagraph"/>
              <w:spacing w:line="240" w:lineRule="auto"/>
              <w:ind w:left="0"/>
              <w:jc w:val="left"/>
              <w:rPr>
                <w:ins w:id="1497" w:author="fauzan" w:date="2022-08-10T21:35:00Z"/>
                <w:szCs w:val="24"/>
              </w:rPr>
            </w:pPr>
            <w:ins w:id="1498" w:author="fauzan" w:date="2022-08-10T21:35:00Z">
              <w:r>
                <w:rPr>
                  <w:szCs w:val="24"/>
                </w:rPr>
                <w:t>menekan Distribusi pada sidebar setelah menekan kelola data</w:t>
              </w:r>
            </w:ins>
          </w:p>
        </w:tc>
        <w:tc>
          <w:tcPr>
            <w:tcW w:w="0" w:type="auto"/>
            <w:vAlign w:val="center"/>
          </w:tcPr>
          <w:p w:rsidR="00222167" w:rsidRDefault="008B3912">
            <w:pPr>
              <w:pStyle w:val="ListParagraph"/>
              <w:spacing w:line="240" w:lineRule="auto"/>
              <w:ind w:left="0"/>
              <w:jc w:val="left"/>
              <w:rPr>
                <w:ins w:id="1499" w:author="fauzan" w:date="2022-08-10T21:35:00Z"/>
                <w:szCs w:val="24"/>
              </w:rPr>
            </w:pPr>
            <w:ins w:id="1500" w:author="fauzan" w:date="2022-08-10T21:35:00Z">
              <w:r>
                <w:rPr>
                  <w:szCs w:val="24"/>
                </w:rPr>
                <w:t>Distribusi</w:t>
              </w:r>
            </w:ins>
          </w:p>
        </w:tc>
        <w:tc>
          <w:tcPr>
            <w:tcW w:w="0" w:type="auto"/>
            <w:vAlign w:val="center"/>
          </w:tcPr>
          <w:p w:rsidR="00222167" w:rsidRDefault="008B3912">
            <w:pPr>
              <w:pStyle w:val="ListParagraph"/>
              <w:spacing w:line="240" w:lineRule="auto"/>
              <w:ind w:left="0"/>
              <w:jc w:val="left"/>
              <w:rPr>
                <w:ins w:id="1501" w:author="fauzan" w:date="2022-08-10T21:35:00Z"/>
                <w:szCs w:val="24"/>
              </w:rPr>
            </w:pPr>
            <w:ins w:id="1502" w:author="fauzan" w:date="2022-08-10T21:35:00Z">
              <w:r>
                <w:rPr>
                  <w:szCs w:val="24"/>
                </w:rPr>
                <w:t>Sistem akan menampilkan halaman distribusi</w:t>
              </w:r>
            </w:ins>
          </w:p>
        </w:tc>
        <w:tc>
          <w:tcPr>
            <w:tcW w:w="0" w:type="auto"/>
            <w:vAlign w:val="center"/>
          </w:tcPr>
          <w:p w:rsidR="00222167" w:rsidRDefault="00222167">
            <w:pPr>
              <w:pStyle w:val="ListParagraph"/>
              <w:spacing w:line="240" w:lineRule="auto"/>
              <w:ind w:left="0"/>
              <w:rPr>
                <w:ins w:id="1503" w:author="fauzan" w:date="2022-08-10T21:35:00Z"/>
              </w:rPr>
            </w:pPr>
          </w:p>
        </w:tc>
      </w:tr>
    </w:tbl>
    <w:p w:rsidR="00222167" w:rsidRDefault="00222167">
      <w:pPr>
        <w:pStyle w:val="ListParagraph"/>
        <w:spacing w:line="240" w:lineRule="auto"/>
        <w:ind w:left="0"/>
        <w:rPr>
          <w:ins w:id="1504" w:author="fauzan" w:date="2022-08-10T21:35:00Z"/>
        </w:rPr>
      </w:pPr>
    </w:p>
    <w:p w:rsidR="00222167" w:rsidRDefault="008B3912">
      <w:pPr>
        <w:pStyle w:val="ListParagraph"/>
        <w:numPr>
          <w:ilvl w:val="0"/>
          <w:numId w:val="38"/>
        </w:numPr>
        <w:ind w:left="426" w:hanging="425"/>
        <w:rPr>
          <w:ins w:id="1505" w:author="fauzan" w:date="2022-08-10T21:35:00Z"/>
        </w:rPr>
      </w:pPr>
      <w:ins w:id="1506" w:author="fauzan" w:date="2022-08-10T21:35:00Z">
        <w:r>
          <w:t xml:space="preserve">Halaman Ganti </w:t>
        </w:r>
        <w:r>
          <w:rPr>
            <w:i/>
          </w:rPr>
          <w:t>Password</w:t>
        </w:r>
        <w:r>
          <w:t xml:space="preserve"> Admin</w:t>
        </w:r>
      </w:ins>
    </w:p>
    <w:p w:rsidR="00222167" w:rsidRDefault="008B3912">
      <w:pPr>
        <w:pStyle w:val="ListParagraph"/>
        <w:ind w:left="426"/>
        <w:rPr>
          <w:ins w:id="1507" w:author="fauzan" w:date="2022-08-10T21:35:00Z"/>
        </w:rPr>
      </w:pPr>
      <w:ins w:id="1508" w:author="fauzan" w:date="2022-08-10T21:35:00Z">
        <w:r>
          <w:t xml:space="preserve">Halaman ganti </w:t>
        </w:r>
        <w:r>
          <w:rPr>
            <w:i/>
          </w:rPr>
          <w:t>password</w:t>
        </w:r>
        <w:r>
          <w:t xml:space="preserve"> admin adalah halaman yang dituju setelah admin menekan change </w:t>
        </w:r>
        <w:r>
          <w:rPr>
            <w:i/>
          </w:rPr>
          <w:t>password</w:t>
        </w:r>
        <w:r>
          <w:t xml:space="preserve"> pada navbar. Berikut pengujian sistem pada halaman change </w:t>
        </w:r>
        <w:r>
          <w:rPr>
            <w:i/>
          </w:rPr>
          <w:t>password</w:t>
        </w:r>
        <w:r>
          <w:t>.</w:t>
        </w:r>
      </w:ins>
    </w:p>
    <w:p w:rsidR="00222167" w:rsidRDefault="00222167">
      <w:pPr>
        <w:pStyle w:val="ListParagraph"/>
        <w:ind w:left="851"/>
        <w:jc w:val="center"/>
        <w:rPr>
          <w:ins w:id="1509" w:author="fauzan" w:date="2022-08-10T21:35:00Z"/>
        </w:rPr>
      </w:pPr>
    </w:p>
    <w:p w:rsidR="00222167" w:rsidRDefault="008B3912">
      <w:pPr>
        <w:pStyle w:val="ListParagraph"/>
        <w:ind w:left="851"/>
        <w:jc w:val="center"/>
        <w:rPr>
          <w:ins w:id="1510" w:author="fauzan" w:date="2022-08-10T21:35:00Z"/>
        </w:rPr>
      </w:pPr>
      <w:ins w:id="1511" w:author="fauzan" w:date="2022-08-10T21:35:00Z">
        <w:r>
          <w:t xml:space="preserve">Tabel 4. </w:t>
        </w:r>
        <w:r>
          <w:fldChar w:fldCharType="begin"/>
        </w:r>
        <w:r>
          <w:instrText xml:space="preserve"> SEQ Tabel_4. \* ARABIC </w:instrText>
        </w:r>
        <w:r>
          <w:fldChar w:fldCharType="separate"/>
        </w:r>
        <w:r>
          <w:t>3</w:t>
        </w:r>
        <w:r>
          <w:fldChar w:fldCharType="end"/>
        </w:r>
        <w:r>
          <w:t xml:space="preserve"> Tabel black box ganti </w:t>
        </w:r>
        <w:r>
          <w:rPr>
            <w:i/>
          </w:rPr>
          <w:t>password</w:t>
        </w:r>
        <w:r>
          <w:t xml:space="preserve"> admin</w:t>
        </w:r>
      </w:ins>
    </w:p>
    <w:tbl>
      <w:tblPr>
        <w:tblStyle w:val="TableGrid"/>
        <w:tblW w:w="0" w:type="auto"/>
        <w:tblInd w:w="-5" w:type="dxa"/>
        <w:tblLook w:val="04A0" w:firstRow="1" w:lastRow="0" w:firstColumn="1" w:lastColumn="0" w:noHBand="0" w:noVBand="1"/>
      </w:tblPr>
      <w:tblGrid>
        <w:gridCol w:w="563"/>
        <w:gridCol w:w="2342"/>
        <w:gridCol w:w="2059"/>
        <w:gridCol w:w="2246"/>
        <w:gridCol w:w="723"/>
      </w:tblGrid>
      <w:tr w:rsidR="00222167">
        <w:trPr>
          <w:trHeight w:val="575"/>
          <w:tblHeader/>
          <w:ins w:id="1512" w:author="fauzan" w:date="2022-08-10T21:35:00Z"/>
        </w:trPr>
        <w:tc>
          <w:tcPr>
            <w:tcW w:w="0" w:type="auto"/>
            <w:vAlign w:val="center"/>
          </w:tcPr>
          <w:p w:rsidR="00222167" w:rsidRDefault="008B3912">
            <w:pPr>
              <w:pStyle w:val="ListParagraph"/>
              <w:spacing w:line="240" w:lineRule="auto"/>
              <w:ind w:left="0"/>
              <w:jc w:val="center"/>
              <w:rPr>
                <w:ins w:id="1513" w:author="fauzan" w:date="2022-08-10T21:35:00Z"/>
              </w:rPr>
            </w:pPr>
            <w:ins w:id="1514" w:author="fauzan" w:date="2022-08-10T21:35:00Z">
              <w:r>
                <w:rPr>
                  <w:szCs w:val="24"/>
                </w:rPr>
                <w:lastRenderedPageBreak/>
                <w:t>NO</w:t>
              </w:r>
            </w:ins>
          </w:p>
        </w:tc>
        <w:tc>
          <w:tcPr>
            <w:tcW w:w="0" w:type="auto"/>
            <w:vAlign w:val="center"/>
          </w:tcPr>
          <w:p w:rsidR="00222167" w:rsidRDefault="008B3912">
            <w:pPr>
              <w:pStyle w:val="ListParagraph"/>
              <w:spacing w:line="240" w:lineRule="auto"/>
              <w:ind w:left="0"/>
              <w:jc w:val="center"/>
              <w:rPr>
                <w:ins w:id="1515" w:author="fauzan" w:date="2022-08-10T21:35:00Z"/>
              </w:rPr>
            </w:pPr>
            <w:ins w:id="1516"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1517" w:author="fauzan" w:date="2022-08-10T21:35:00Z"/>
              </w:rPr>
            </w:pPr>
            <w:ins w:id="1518"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1519" w:author="fauzan" w:date="2022-08-10T21:35:00Z"/>
              </w:rPr>
            </w:pPr>
            <w:ins w:id="1520"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1521" w:author="fauzan" w:date="2022-08-10T21:35:00Z"/>
              </w:rPr>
            </w:pPr>
            <w:ins w:id="1522" w:author="fauzan" w:date="2022-08-10T21:35:00Z">
              <w:r>
                <w:rPr>
                  <w:szCs w:val="24"/>
                </w:rPr>
                <w:t>Hasil</w:t>
              </w:r>
            </w:ins>
          </w:p>
        </w:tc>
      </w:tr>
      <w:tr w:rsidR="00222167">
        <w:trPr>
          <w:ins w:id="1523" w:author="fauzan" w:date="2022-08-10T21:35:00Z"/>
        </w:trPr>
        <w:tc>
          <w:tcPr>
            <w:tcW w:w="0" w:type="auto"/>
          </w:tcPr>
          <w:p w:rsidR="00222167" w:rsidRDefault="008B3912">
            <w:pPr>
              <w:pStyle w:val="ListParagraph"/>
              <w:spacing w:line="240" w:lineRule="auto"/>
              <w:ind w:left="0"/>
              <w:jc w:val="center"/>
              <w:rPr>
                <w:ins w:id="1524" w:author="fauzan" w:date="2022-08-10T21:35:00Z"/>
              </w:rPr>
            </w:pPr>
            <w:ins w:id="1525" w:author="fauzan" w:date="2022-08-10T21:35:00Z">
              <w:r>
                <w:rPr>
                  <w:szCs w:val="24"/>
                </w:rPr>
                <w:t>1</w:t>
              </w:r>
            </w:ins>
          </w:p>
        </w:tc>
        <w:tc>
          <w:tcPr>
            <w:tcW w:w="0" w:type="auto"/>
          </w:tcPr>
          <w:p w:rsidR="00222167" w:rsidRDefault="008B3912">
            <w:pPr>
              <w:pStyle w:val="ListParagraph"/>
              <w:spacing w:line="240" w:lineRule="auto"/>
              <w:ind w:left="0"/>
              <w:jc w:val="left"/>
              <w:rPr>
                <w:ins w:id="1526" w:author="fauzan" w:date="2022-08-10T21:35:00Z"/>
              </w:rPr>
            </w:pPr>
            <w:ins w:id="1527" w:author="fauzan" w:date="2022-08-10T21:35:00Z">
              <w:r>
                <w:rPr>
                  <w:szCs w:val="24"/>
                </w:rPr>
                <w:t xml:space="preserve">Old </w:t>
              </w:r>
              <w:r>
                <w:rPr>
                  <w:i/>
                  <w:szCs w:val="24"/>
                </w:rPr>
                <w:t>password</w:t>
              </w:r>
              <w:r>
                <w:rPr>
                  <w:szCs w:val="24"/>
                </w:rPr>
                <w:t xml:space="preserve"> , </w:t>
              </w:r>
              <w:r>
                <w:rPr>
                  <w:i/>
                  <w:szCs w:val="24"/>
                </w:rPr>
                <w:t>password</w:t>
              </w:r>
              <w:r>
                <w:rPr>
                  <w:szCs w:val="24"/>
                </w:rPr>
                <w:t xml:space="preserve"> 1 dan </w:t>
              </w:r>
              <w:r>
                <w:rPr>
                  <w:i/>
                  <w:szCs w:val="24"/>
                </w:rPr>
                <w:t>password</w:t>
              </w:r>
              <w:r>
                <w:rPr>
                  <w:szCs w:val="24"/>
                </w:rPr>
                <w:t xml:space="preserve"> 2 kosong kemudian menekan </w:t>
              </w:r>
              <w:r>
                <w:rPr>
                  <w:i/>
                  <w:szCs w:val="24"/>
                </w:rPr>
                <w:t>button</w:t>
              </w:r>
              <w:r>
                <w:rPr>
                  <w:szCs w:val="24"/>
                </w:rPr>
                <w:t xml:space="preserve"> </w:t>
              </w:r>
              <w:r>
                <w:rPr>
                  <w:i/>
                  <w:szCs w:val="24"/>
                </w:rPr>
                <w:t>login</w:t>
              </w:r>
            </w:ins>
          </w:p>
        </w:tc>
        <w:tc>
          <w:tcPr>
            <w:tcW w:w="0" w:type="auto"/>
            <w:vAlign w:val="center"/>
          </w:tcPr>
          <w:p w:rsidR="00222167" w:rsidRDefault="008B3912">
            <w:pPr>
              <w:pStyle w:val="ListParagraph"/>
              <w:spacing w:line="240" w:lineRule="auto"/>
              <w:ind w:left="0"/>
              <w:jc w:val="left"/>
              <w:rPr>
                <w:ins w:id="1528" w:author="fauzan" w:date="2022-08-10T21:35:00Z"/>
                <w:szCs w:val="24"/>
              </w:rPr>
            </w:pPr>
            <w:ins w:id="1529" w:author="fauzan" w:date="2022-08-10T21:35:00Z">
              <w:r>
                <w:rPr>
                  <w:szCs w:val="24"/>
                </w:rPr>
                <w:t xml:space="preserve">Old </w:t>
              </w:r>
              <w:r>
                <w:rPr>
                  <w:i/>
                  <w:szCs w:val="24"/>
                </w:rPr>
                <w:t>password</w:t>
              </w:r>
              <w:r>
                <w:rPr>
                  <w:szCs w:val="24"/>
                </w:rPr>
                <w:t xml:space="preserve"> : (kosong) </w:t>
              </w:r>
              <w:r>
                <w:rPr>
                  <w:i/>
                  <w:szCs w:val="24"/>
                </w:rPr>
                <w:t>password</w:t>
              </w:r>
              <w:r>
                <w:rPr>
                  <w:szCs w:val="24"/>
                </w:rPr>
                <w:t xml:space="preserve"> 1 : (kosong) </w:t>
              </w:r>
              <w:r>
                <w:rPr>
                  <w:i/>
                  <w:szCs w:val="24"/>
                </w:rPr>
                <w:t>password</w:t>
              </w:r>
              <w:r>
                <w:rPr>
                  <w:szCs w:val="24"/>
                </w:rPr>
                <w:t xml:space="preserve"> 2 : (kosong)</w:t>
              </w:r>
            </w:ins>
          </w:p>
        </w:tc>
        <w:tc>
          <w:tcPr>
            <w:tcW w:w="0" w:type="auto"/>
          </w:tcPr>
          <w:p w:rsidR="00222167" w:rsidRDefault="008B3912">
            <w:pPr>
              <w:pStyle w:val="ListParagraph"/>
              <w:spacing w:line="240" w:lineRule="auto"/>
              <w:ind w:left="0"/>
              <w:jc w:val="left"/>
              <w:rPr>
                <w:ins w:id="1530" w:author="fauzan" w:date="2022-08-10T21:35:00Z"/>
              </w:rPr>
            </w:pPr>
            <w:ins w:id="1531" w:author="fauzan" w:date="2022-08-10T21:35:00Z">
              <w:r>
                <w:rPr>
                  <w:szCs w:val="24"/>
                </w:rPr>
                <w:t>Sistem akan menampilkan error</w:t>
              </w:r>
            </w:ins>
          </w:p>
        </w:tc>
        <w:tc>
          <w:tcPr>
            <w:tcW w:w="0" w:type="auto"/>
          </w:tcPr>
          <w:p w:rsidR="00222167" w:rsidRDefault="00222167">
            <w:pPr>
              <w:pStyle w:val="ListParagraph"/>
              <w:spacing w:line="240" w:lineRule="auto"/>
              <w:ind w:left="0"/>
              <w:rPr>
                <w:ins w:id="1532" w:author="fauzan" w:date="2022-08-10T21:35:00Z"/>
              </w:rPr>
            </w:pPr>
          </w:p>
        </w:tc>
      </w:tr>
      <w:tr w:rsidR="00222167">
        <w:trPr>
          <w:ins w:id="1533" w:author="fauzan" w:date="2022-08-10T21:35:00Z"/>
        </w:trPr>
        <w:tc>
          <w:tcPr>
            <w:tcW w:w="0" w:type="auto"/>
          </w:tcPr>
          <w:p w:rsidR="00222167" w:rsidRDefault="008B3912">
            <w:pPr>
              <w:pStyle w:val="ListParagraph"/>
              <w:spacing w:line="240" w:lineRule="auto"/>
              <w:ind w:left="0"/>
              <w:jc w:val="center"/>
              <w:rPr>
                <w:ins w:id="1534" w:author="fauzan" w:date="2022-08-10T21:35:00Z"/>
                <w:szCs w:val="24"/>
              </w:rPr>
            </w:pPr>
            <w:ins w:id="1535" w:author="fauzan" w:date="2022-08-10T21:35:00Z">
              <w:r>
                <w:rPr>
                  <w:szCs w:val="24"/>
                </w:rPr>
                <w:t>2</w:t>
              </w:r>
            </w:ins>
          </w:p>
        </w:tc>
        <w:tc>
          <w:tcPr>
            <w:tcW w:w="0" w:type="auto"/>
          </w:tcPr>
          <w:p w:rsidR="00222167" w:rsidRDefault="008B3912">
            <w:pPr>
              <w:pStyle w:val="ListParagraph"/>
              <w:spacing w:line="240" w:lineRule="auto"/>
              <w:ind w:left="0"/>
              <w:rPr>
                <w:ins w:id="1536" w:author="fauzan" w:date="2022-08-10T21:35:00Z"/>
                <w:szCs w:val="24"/>
              </w:rPr>
            </w:pPr>
            <w:ins w:id="1537" w:author="fauzan" w:date="2022-08-10T21:35:00Z">
              <w:r>
                <w:rPr>
                  <w:szCs w:val="24"/>
                </w:rPr>
                <w:t xml:space="preserve">Old </w:t>
              </w:r>
              <w:r>
                <w:rPr>
                  <w:i/>
                  <w:szCs w:val="24"/>
                </w:rPr>
                <w:t>password</w:t>
              </w:r>
              <w:r>
                <w:rPr>
                  <w:szCs w:val="24"/>
                </w:rPr>
                <w:t xml:space="preserve"> berisi benar, </w:t>
              </w:r>
              <w:r>
                <w:rPr>
                  <w:i/>
                  <w:szCs w:val="24"/>
                </w:rPr>
                <w:t>password</w:t>
              </w:r>
              <w:r>
                <w:rPr>
                  <w:szCs w:val="24"/>
                </w:rPr>
                <w:t xml:space="preserve"> 1 dan </w:t>
              </w:r>
              <w:r>
                <w:rPr>
                  <w:i/>
                  <w:szCs w:val="24"/>
                </w:rPr>
                <w:t>password</w:t>
              </w:r>
              <w:r>
                <w:rPr>
                  <w:szCs w:val="24"/>
                </w:rPr>
                <w:t xml:space="preserve"> 2 kosong kemudian menekan </w:t>
              </w:r>
              <w:r>
                <w:rPr>
                  <w:i/>
                  <w:szCs w:val="24"/>
                </w:rPr>
                <w:t>button</w:t>
              </w:r>
              <w:r>
                <w:rPr>
                  <w:szCs w:val="24"/>
                </w:rPr>
                <w:t xml:space="preserve"> </w:t>
              </w:r>
              <w:r>
                <w:rPr>
                  <w:i/>
                  <w:szCs w:val="24"/>
                </w:rPr>
                <w:t>login</w:t>
              </w:r>
            </w:ins>
          </w:p>
        </w:tc>
        <w:tc>
          <w:tcPr>
            <w:tcW w:w="0" w:type="auto"/>
            <w:vAlign w:val="center"/>
          </w:tcPr>
          <w:p w:rsidR="00222167" w:rsidRDefault="008B3912">
            <w:pPr>
              <w:pStyle w:val="ListParagraph"/>
              <w:spacing w:line="240" w:lineRule="auto"/>
              <w:ind w:left="0"/>
              <w:jc w:val="left"/>
              <w:rPr>
                <w:ins w:id="1538" w:author="fauzan" w:date="2022-08-10T21:35:00Z"/>
                <w:szCs w:val="24"/>
              </w:rPr>
            </w:pPr>
            <w:ins w:id="1539" w:author="fauzan" w:date="2022-08-10T21:35:00Z">
              <w:r>
                <w:rPr>
                  <w:szCs w:val="24"/>
                </w:rPr>
                <w:t xml:space="preserve">Old </w:t>
              </w:r>
              <w:r>
                <w:rPr>
                  <w:i/>
                  <w:szCs w:val="24"/>
                </w:rPr>
                <w:t>password</w:t>
              </w:r>
              <w:r>
                <w:rPr>
                  <w:szCs w:val="24"/>
                </w:rPr>
                <w:t xml:space="preserve"> : 12345678 </w:t>
              </w:r>
              <w:r>
                <w:rPr>
                  <w:i/>
                  <w:szCs w:val="24"/>
                </w:rPr>
                <w:t>password</w:t>
              </w:r>
              <w:r>
                <w:rPr>
                  <w:szCs w:val="24"/>
                </w:rPr>
                <w:t xml:space="preserve"> 1 : (kosong) </w:t>
              </w:r>
              <w:r>
                <w:rPr>
                  <w:i/>
                  <w:szCs w:val="24"/>
                </w:rPr>
                <w:t>password</w:t>
              </w:r>
              <w:r>
                <w:rPr>
                  <w:szCs w:val="24"/>
                </w:rPr>
                <w:t xml:space="preserve"> 2 : (kosong)</w:t>
              </w:r>
            </w:ins>
          </w:p>
        </w:tc>
        <w:tc>
          <w:tcPr>
            <w:tcW w:w="0" w:type="auto"/>
          </w:tcPr>
          <w:p w:rsidR="00222167" w:rsidRDefault="008B3912">
            <w:pPr>
              <w:pStyle w:val="ListParagraph"/>
              <w:spacing w:line="240" w:lineRule="auto"/>
              <w:ind w:left="0"/>
              <w:jc w:val="left"/>
              <w:rPr>
                <w:ins w:id="1540" w:author="fauzan" w:date="2022-08-10T21:35:00Z"/>
                <w:szCs w:val="24"/>
              </w:rPr>
            </w:pPr>
            <w:ins w:id="1541" w:author="fauzan" w:date="2022-08-10T21:35:00Z">
              <w:r>
                <w:rPr>
                  <w:szCs w:val="24"/>
                </w:rPr>
                <w:t>Sistem akan menampilkan error</w:t>
              </w:r>
            </w:ins>
          </w:p>
        </w:tc>
        <w:tc>
          <w:tcPr>
            <w:tcW w:w="0" w:type="auto"/>
          </w:tcPr>
          <w:p w:rsidR="00222167" w:rsidRDefault="00222167">
            <w:pPr>
              <w:pStyle w:val="ListParagraph"/>
              <w:spacing w:line="240" w:lineRule="auto"/>
              <w:ind w:left="0"/>
              <w:rPr>
                <w:ins w:id="1542" w:author="fauzan" w:date="2022-08-10T21:35:00Z"/>
              </w:rPr>
            </w:pPr>
          </w:p>
        </w:tc>
      </w:tr>
      <w:tr w:rsidR="00222167">
        <w:trPr>
          <w:ins w:id="1543" w:author="fauzan" w:date="2022-08-10T21:35:00Z"/>
        </w:trPr>
        <w:tc>
          <w:tcPr>
            <w:tcW w:w="0" w:type="auto"/>
          </w:tcPr>
          <w:p w:rsidR="00222167" w:rsidRDefault="008B3912">
            <w:pPr>
              <w:pStyle w:val="ListParagraph"/>
              <w:spacing w:line="240" w:lineRule="auto"/>
              <w:ind w:left="0"/>
              <w:jc w:val="center"/>
              <w:rPr>
                <w:ins w:id="1544" w:author="fauzan" w:date="2022-08-10T21:35:00Z"/>
                <w:szCs w:val="24"/>
              </w:rPr>
            </w:pPr>
            <w:ins w:id="1545" w:author="fauzan" w:date="2022-08-10T21:35:00Z">
              <w:r>
                <w:rPr>
                  <w:szCs w:val="24"/>
                </w:rPr>
                <w:t>3</w:t>
              </w:r>
            </w:ins>
          </w:p>
        </w:tc>
        <w:tc>
          <w:tcPr>
            <w:tcW w:w="0" w:type="auto"/>
          </w:tcPr>
          <w:p w:rsidR="00222167" w:rsidRDefault="008B3912">
            <w:pPr>
              <w:pStyle w:val="ListParagraph"/>
              <w:spacing w:line="240" w:lineRule="auto"/>
              <w:ind w:left="0"/>
              <w:rPr>
                <w:ins w:id="1546" w:author="fauzan" w:date="2022-08-10T21:35:00Z"/>
                <w:szCs w:val="24"/>
              </w:rPr>
            </w:pPr>
            <w:ins w:id="1547" w:author="fauzan" w:date="2022-08-10T21:35:00Z">
              <w:r>
                <w:rPr>
                  <w:szCs w:val="24"/>
                </w:rPr>
                <w:t xml:space="preserve">Old </w:t>
              </w:r>
              <w:r>
                <w:rPr>
                  <w:i/>
                  <w:szCs w:val="24"/>
                </w:rPr>
                <w:t>password</w:t>
              </w:r>
              <w:r>
                <w:rPr>
                  <w:szCs w:val="24"/>
                </w:rPr>
                <w:t xml:space="preserve"> benar, </w:t>
              </w:r>
              <w:r>
                <w:rPr>
                  <w:i/>
                  <w:szCs w:val="24"/>
                </w:rPr>
                <w:t>password</w:t>
              </w:r>
              <w:r>
                <w:rPr>
                  <w:szCs w:val="24"/>
                </w:rPr>
                <w:t xml:space="preserve"> 1 berisi, </w:t>
              </w:r>
              <w:r>
                <w:rPr>
                  <w:i/>
                  <w:szCs w:val="24"/>
                </w:rPr>
                <w:t>password</w:t>
              </w:r>
              <w:r>
                <w:rPr>
                  <w:szCs w:val="24"/>
                </w:rPr>
                <w:t xml:space="preserve"> 2 kosong kemudian menekan </w:t>
              </w:r>
              <w:r>
                <w:rPr>
                  <w:i/>
                  <w:szCs w:val="24"/>
                </w:rPr>
                <w:t>button</w:t>
              </w:r>
              <w:r>
                <w:rPr>
                  <w:szCs w:val="24"/>
                </w:rPr>
                <w:t xml:space="preserve"> </w:t>
              </w:r>
              <w:r>
                <w:rPr>
                  <w:i/>
                  <w:szCs w:val="24"/>
                </w:rPr>
                <w:t>login</w:t>
              </w:r>
            </w:ins>
          </w:p>
        </w:tc>
        <w:tc>
          <w:tcPr>
            <w:tcW w:w="0" w:type="auto"/>
            <w:vAlign w:val="center"/>
          </w:tcPr>
          <w:p w:rsidR="00222167" w:rsidRDefault="008B3912">
            <w:pPr>
              <w:pStyle w:val="ListParagraph"/>
              <w:spacing w:line="240" w:lineRule="auto"/>
              <w:ind w:left="0"/>
              <w:jc w:val="left"/>
              <w:rPr>
                <w:ins w:id="1548" w:author="fauzan" w:date="2022-08-10T21:35:00Z"/>
                <w:szCs w:val="24"/>
              </w:rPr>
            </w:pPr>
            <w:ins w:id="1549" w:author="fauzan" w:date="2022-08-10T21:35:00Z">
              <w:r>
                <w:rPr>
                  <w:szCs w:val="24"/>
                </w:rPr>
                <w:t xml:space="preserve">Old </w:t>
              </w:r>
              <w:r>
                <w:rPr>
                  <w:i/>
                  <w:szCs w:val="24"/>
                </w:rPr>
                <w:t>password</w:t>
              </w:r>
              <w:r>
                <w:rPr>
                  <w:szCs w:val="24"/>
                </w:rPr>
                <w:t xml:space="preserve"> : 12345678 </w:t>
              </w:r>
              <w:r>
                <w:rPr>
                  <w:i/>
                  <w:szCs w:val="24"/>
                </w:rPr>
                <w:t>password</w:t>
              </w:r>
              <w:r>
                <w:rPr>
                  <w:szCs w:val="24"/>
                </w:rPr>
                <w:t xml:space="preserve"> 1 : fauzan123 </w:t>
              </w:r>
              <w:r>
                <w:rPr>
                  <w:i/>
                  <w:szCs w:val="24"/>
                </w:rPr>
                <w:t>password</w:t>
              </w:r>
              <w:r>
                <w:rPr>
                  <w:szCs w:val="24"/>
                </w:rPr>
                <w:t xml:space="preserve"> 2 : (kosong)</w:t>
              </w:r>
            </w:ins>
          </w:p>
        </w:tc>
        <w:tc>
          <w:tcPr>
            <w:tcW w:w="0" w:type="auto"/>
          </w:tcPr>
          <w:p w:rsidR="00222167" w:rsidRDefault="008B3912">
            <w:pPr>
              <w:pStyle w:val="ListParagraph"/>
              <w:spacing w:line="240" w:lineRule="auto"/>
              <w:ind w:left="0"/>
              <w:jc w:val="left"/>
              <w:rPr>
                <w:ins w:id="1550" w:author="fauzan" w:date="2022-08-10T21:35:00Z"/>
                <w:szCs w:val="24"/>
              </w:rPr>
            </w:pPr>
            <w:ins w:id="1551" w:author="fauzan" w:date="2022-08-10T21:35:00Z">
              <w:r>
                <w:rPr>
                  <w:szCs w:val="24"/>
                </w:rPr>
                <w:t>Sistem akan menampilkan error</w:t>
              </w:r>
            </w:ins>
          </w:p>
        </w:tc>
        <w:tc>
          <w:tcPr>
            <w:tcW w:w="0" w:type="auto"/>
          </w:tcPr>
          <w:p w:rsidR="00222167" w:rsidRDefault="00222167">
            <w:pPr>
              <w:pStyle w:val="ListParagraph"/>
              <w:spacing w:line="240" w:lineRule="auto"/>
              <w:ind w:left="0"/>
              <w:rPr>
                <w:ins w:id="1552" w:author="fauzan" w:date="2022-08-10T21:35:00Z"/>
              </w:rPr>
            </w:pPr>
          </w:p>
        </w:tc>
      </w:tr>
      <w:tr w:rsidR="00222167">
        <w:trPr>
          <w:ins w:id="1553" w:author="fauzan" w:date="2022-08-10T21:35:00Z"/>
        </w:trPr>
        <w:tc>
          <w:tcPr>
            <w:tcW w:w="0" w:type="auto"/>
          </w:tcPr>
          <w:p w:rsidR="00222167" w:rsidRDefault="008B3912">
            <w:pPr>
              <w:pStyle w:val="ListParagraph"/>
              <w:spacing w:line="240" w:lineRule="auto"/>
              <w:ind w:left="0"/>
              <w:jc w:val="center"/>
              <w:rPr>
                <w:ins w:id="1554" w:author="fauzan" w:date="2022-08-10T21:35:00Z"/>
                <w:szCs w:val="24"/>
              </w:rPr>
            </w:pPr>
            <w:ins w:id="1555" w:author="fauzan" w:date="2022-08-10T21:35:00Z">
              <w:r>
                <w:rPr>
                  <w:szCs w:val="24"/>
                </w:rPr>
                <w:t>4</w:t>
              </w:r>
            </w:ins>
          </w:p>
        </w:tc>
        <w:tc>
          <w:tcPr>
            <w:tcW w:w="0" w:type="auto"/>
          </w:tcPr>
          <w:p w:rsidR="00222167" w:rsidRDefault="008B3912">
            <w:pPr>
              <w:pStyle w:val="ListParagraph"/>
              <w:spacing w:line="240" w:lineRule="auto"/>
              <w:ind w:left="0"/>
              <w:jc w:val="left"/>
              <w:rPr>
                <w:ins w:id="1556" w:author="fauzan" w:date="2022-08-10T21:35:00Z"/>
                <w:szCs w:val="24"/>
              </w:rPr>
            </w:pPr>
            <w:ins w:id="1557" w:author="fauzan" w:date="2022-08-10T21:35:00Z">
              <w:r>
                <w:rPr>
                  <w:szCs w:val="24"/>
                </w:rPr>
                <w:t xml:space="preserve">Old </w:t>
              </w:r>
              <w:r>
                <w:rPr>
                  <w:i/>
                  <w:szCs w:val="24"/>
                </w:rPr>
                <w:t>password</w:t>
              </w:r>
              <w:r>
                <w:rPr>
                  <w:szCs w:val="24"/>
                </w:rPr>
                <w:t xml:space="preserve"> benar, </w:t>
              </w:r>
              <w:r>
                <w:rPr>
                  <w:i/>
                  <w:szCs w:val="24"/>
                </w:rPr>
                <w:t>password</w:t>
              </w:r>
              <w:r>
                <w:rPr>
                  <w:szCs w:val="24"/>
                </w:rPr>
                <w:t xml:space="preserve"> 1 berisi, </w:t>
              </w:r>
              <w:r>
                <w:rPr>
                  <w:i/>
                  <w:szCs w:val="24"/>
                </w:rPr>
                <w:t>password</w:t>
              </w:r>
              <w:r>
                <w:rPr>
                  <w:szCs w:val="24"/>
                </w:rPr>
                <w:t xml:space="preserve"> 2 isi yang tidak sama  kemudian menekan </w:t>
              </w:r>
              <w:r>
                <w:rPr>
                  <w:i/>
                  <w:szCs w:val="24"/>
                </w:rPr>
                <w:t>button</w:t>
              </w:r>
              <w:r>
                <w:rPr>
                  <w:szCs w:val="24"/>
                </w:rPr>
                <w:t xml:space="preserve"> </w:t>
              </w:r>
              <w:r>
                <w:rPr>
                  <w:i/>
                  <w:szCs w:val="24"/>
                </w:rPr>
                <w:t>login</w:t>
              </w:r>
            </w:ins>
          </w:p>
        </w:tc>
        <w:tc>
          <w:tcPr>
            <w:tcW w:w="0" w:type="auto"/>
            <w:vAlign w:val="center"/>
          </w:tcPr>
          <w:p w:rsidR="00222167" w:rsidRDefault="008B3912">
            <w:pPr>
              <w:pStyle w:val="ListParagraph"/>
              <w:spacing w:line="240" w:lineRule="auto"/>
              <w:ind w:left="0"/>
              <w:jc w:val="left"/>
              <w:rPr>
                <w:ins w:id="1558" w:author="fauzan" w:date="2022-08-10T21:35:00Z"/>
                <w:szCs w:val="24"/>
              </w:rPr>
            </w:pPr>
            <w:ins w:id="1559" w:author="fauzan" w:date="2022-08-10T21:35:00Z">
              <w:r>
                <w:rPr>
                  <w:szCs w:val="24"/>
                </w:rPr>
                <w:t xml:space="preserve">Old </w:t>
              </w:r>
              <w:r>
                <w:rPr>
                  <w:i/>
                  <w:szCs w:val="24"/>
                </w:rPr>
                <w:t>password</w:t>
              </w:r>
              <w:r>
                <w:rPr>
                  <w:szCs w:val="24"/>
                </w:rPr>
                <w:t xml:space="preserve"> : 12345678 </w:t>
              </w:r>
              <w:r>
                <w:rPr>
                  <w:i/>
                  <w:szCs w:val="24"/>
                </w:rPr>
                <w:t>password</w:t>
              </w:r>
              <w:r>
                <w:rPr>
                  <w:szCs w:val="24"/>
                </w:rPr>
                <w:t xml:space="preserve"> 1 : fauzan123 </w:t>
              </w:r>
              <w:r>
                <w:rPr>
                  <w:i/>
                  <w:szCs w:val="24"/>
                </w:rPr>
                <w:t>password</w:t>
              </w:r>
              <w:r>
                <w:rPr>
                  <w:szCs w:val="24"/>
                </w:rPr>
                <w:t xml:space="preserve"> 2 : Fauzan123</w:t>
              </w:r>
            </w:ins>
          </w:p>
        </w:tc>
        <w:tc>
          <w:tcPr>
            <w:tcW w:w="0" w:type="auto"/>
          </w:tcPr>
          <w:p w:rsidR="00222167" w:rsidRDefault="008B3912">
            <w:pPr>
              <w:pStyle w:val="ListParagraph"/>
              <w:spacing w:line="240" w:lineRule="auto"/>
              <w:ind w:left="0"/>
              <w:jc w:val="left"/>
              <w:rPr>
                <w:ins w:id="1560" w:author="fauzan" w:date="2022-08-10T21:35:00Z"/>
                <w:szCs w:val="24"/>
              </w:rPr>
            </w:pPr>
            <w:ins w:id="1561" w:author="fauzan" w:date="2022-08-10T21:35:00Z">
              <w:r>
                <w:rPr>
                  <w:szCs w:val="24"/>
                </w:rPr>
                <w:t>Sistem akan menampilkan error</w:t>
              </w:r>
            </w:ins>
          </w:p>
        </w:tc>
        <w:tc>
          <w:tcPr>
            <w:tcW w:w="0" w:type="auto"/>
          </w:tcPr>
          <w:p w:rsidR="00222167" w:rsidRDefault="00222167">
            <w:pPr>
              <w:pStyle w:val="ListParagraph"/>
              <w:spacing w:line="240" w:lineRule="auto"/>
              <w:ind w:left="0"/>
              <w:rPr>
                <w:ins w:id="1562" w:author="fauzan" w:date="2022-08-10T21:35:00Z"/>
              </w:rPr>
            </w:pPr>
          </w:p>
        </w:tc>
      </w:tr>
      <w:tr w:rsidR="00222167">
        <w:trPr>
          <w:ins w:id="1563" w:author="fauzan" w:date="2022-08-10T21:35:00Z"/>
        </w:trPr>
        <w:tc>
          <w:tcPr>
            <w:tcW w:w="0" w:type="auto"/>
          </w:tcPr>
          <w:p w:rsidR="00222167" w:rsidRDefault="008B3912">
            <w:pPr>
              <w:pStyle w:val="ListParagraph"/>
              <w:spacing w:line="240" w:lineRule="auto"/>
              <w:ind w:left="0"/>
              <w:jc w:val="center"/>
              <w:rPr>
                <w:ins w:id="1564" w:author="fauzan" w:date="2022-08-10T21:35:00Z"/>
                <w:szCs w:val="24"/>
              </w:rPr>
            </w:pPr>
            <w:ins w:id="1565" w:author="fauzan" w:date="2022-08-10T21:35:00Z">
              <w:r>
                <w:rPr>
                  <w:szCs w:val="24"/>
                </w:rPr>
                <w:t>5</w:t>
              </w:r>
            </w:ins>
          </w:p>
        </w:tc>
        <w:tc>
          <w:tcPr>
            <w:tcW w:w="0" w:type="auto"/>
          </w:tcPr>
          <w:p w:rsidR="00222167" w:rsidRDefault="008B3912">
            <w:pPr>
              <w:pStyle w:val="ListParagraph"/>
              <w:spacing w:line="240" w:lineRule="auto"/>
              <w:ind w:left="0"/>
              <w:jc w:val="left"/>
              <w:rPr>
                <w:ins w:id="1566" w:author="fauzan" w:date="2022-08-10T21:35:00Z"/>
                <w:szCs w:val="24"/>
              </w:rPr>
            </w:pPr>
            <w:ins w:id="1567" w:author="fauzan" w:date="2022-08-10T21:35:00Z">
              <w:r>
                <w:rPr>
                  <w:szCs w:val="24"/>
                </w:rPr>
                <w:t xml:space="preserve">Old </w:t>
              </w:r>
              <w:r>
                <w:rPr>
                  <w:i/>
                  <w:szCs w:val="24"/>
                </w:rPr>
                <w:t>password</w:t>
              </w:r>
              <w:r>
                <w:rPr>
                  <w:szCs w:val="24"/>
                </w:rPr>
                <w:t xml:space="preserve"> benar, </w:t>
              </w:r>
              <w:r>
                <w:rPr>
                  <w:i/>
                  <w:szCs w:val="24"/>
                </w:rPr>
                <w:t>password</w:t>
              </w:r>
              <w:r>
                <w:rPr>
                  <w:szCs w:val="24"/>
                </w:rPr>
                <w:t xml:space="preserve"> 1 berisi, </w:t>
              </w:r>
              <w:r>
                <w:rPr>
                  <w:i/>
                  <w:szCs w:val="24"/>
                </w:rPr>
                <w:t>password</w:t>
              </w:r>
              <w:r>
                <w:rPr>
                  <w:szCs w:val="24"/>
                </w:rPr>
                <w:t xml:space="preserve"> 2 isi yang sama  kemudian menekan </w:t>
              </w:r>
              <w:r>
                <w:rPr>
                  <w:i/>
                  <w:szCs w:val="24"/>
                </w:rPr>
                <w:t>button</w:t>
              </w:r>
              <w:r>
                <w:rPr>
                  <w:szCs w:val="24"/>
                </w:rPr>
                <w:t xml:space="preserve"> </w:t>
              </w:r>
              <w:r>
                <w:rPr>
                  <w:i/>
                  <w:szCs w:val="24"/>
                </w:rPr>
                <w:t>login</w:t>
              </w:r>
            </w:ins>
          </w:p>
        </w:tc>
        <w:tc>
          <w:tcPr>
            <w:tcW w:w="0" w:type="auto"/>
            <w:vAlign w:val="center"/>
          </w:tcPr>
          <w:p w:rsidR="00222167" w:rsidRDefault="008B3912">
            <w:pPr>
              <w:pStyle w:val="ListParagraph"/>
              <w:spacing w:line="240" w:lineRule="auto"/>
              <w:ind w:left="0"/>
              <w:jc w:val="left"/>
              <w:rPr>
                <w:ins w:id="1568" w:author="fauzan" w:date="2022-08-10T21:35:00Z"/>
                <w:szCs w:val="24"/>
              </w:rPr>
            </w:pPr>
            <w:ins w:id="1569" w:author="fauzan" w:date="2022-08-10T21:35:00Z">
              <w:r>
                <w:rPr>
                  <w:szCs w:val="24"/>
                </w:rPr>
                <w:t xml:space="preserve">Old </w:t>
              </w:r>
              <w:r>
                <w:rPr>
                  <w:i/>
                  <w:szCs w:val="24"/>
                </w:rPr>
                <w:t>password</w:t>
              </w:r>
              <w:r>
                <w:rPr>
                  <w:szCs w:val="24"/>
                </w:rPr>
                <w:t xml:space="preserve"> : 12345678 </w:t>
              </w:r>
              <w:r>
                <w:rPr>
                  <w:i/>
                  <w:szCs w:val="24"/>
                </w:rPr>
                <w:t>password</w:t>
              </w:r>
              <w:r>
                <w:rPr>
                  <w:szCs w:val="24"/>
                </w:rPr>
                <w:t xml:space="preserve"> 1 : fauzan123 </w:t>
              </w:r>
              <w:r>
                <w:rPr>
                  <w:i/>
                  <w:szCs w:val="24"/>
                </w:rPr>
                <w:t>password</w:t>
              </w:r>
              <w:r>
                <w:rPr>
                  <w:szCs w:val="24"/>
                </w:rPr>
                <w:t xml:space="preserve"> 2 : fauzan123</w:t>
              </w:r>
            </w:ins>
          </w:p>
        </w:tc>
        <w:tc>
          <w:tcPr>
            <w:tcW w:w="0" w:type="auto"/>
          </w:tcPr>
          <w:p w:rsidR="00222167" w:rsidRDefault="008B3912">
            <w:pPr>
              <w:pStyle w:val="ListParagraph"/>
              <w:spacing w:line="240" w:lineRule="auto"/>
              <w:ind w:left="0"/>
              <w:jc w:val="left"/>
              <w:rPr>
                <w:ins w:id="1570" w:author="fauzan" w:date="2022-08-10T21:35:00Z"/>
                <w:szCs w:val="24"/>
              </w:rPr>
            </w:pPr>
            <w:ins w:id="1571" w:author="fauzan" w:date="2022-08-10T21:35:00Z">
              <w:r>
                <w:rPr>
                  <w:szCs w:val="24"/>
                </w:rPr>
                <w:t xml:space="preserve">Sistem akan menampilkan </w:t>
              </w:r>
              <w:r>
                <w:rPr>
                  <w:i/>
                  <w:szCs w:val="24"/>
                </w:rPr>
                <w:t>password</w:t>
              </w:r>
              <w:r>
                <w:rPr>
                  <w:szCs w:val="24"/>
                </w:rPr>
                <w:t xml:space="preserve"> telag diganti dan dialihkan ke </w:t>
              </w:r>
              <w:r>
                <w:rPr>
                  <w:i/>
                  <w:szCs w:val="24"/>
                </w:rPr>
                <w:t>login</w:t>
              </w:r>
            </w:ins>
          </w:p>
        </w:tc>
        <w:tc>
          <w:tcPr>
            <w:tcW w:w="0" w:type="auto"/>
          </w:tcPr>
          <w:p w:rsidR="00222167" w:rsidRDefault="00222167">
            <w:pPr>
              <w:pStyle w:val="ListParagraph"/>
              <w:spacing w:line="240" w:lineRule="auto"/>
              <w:ind w:left="0"/>
              <w:rPr>
                <w:ins w:id="1572" w:author="fauzan" w:date="2022-08-10T21:35:00Z"/>
              </w:rPr>
            </w:pPr>
          </w:p>
        </w:tc>
      </w:tr>
      <w:tr w:rsidR="00222167">
        <w:trPr>
          <w:ins w:id="1573" w:author="fauzan" w:date="2022-08-10T21:35:00Z"/>
        </w:trPr>
        <w:tc>
          <w:tcPr>
            <w:tcW w:w="0" w:type="auto"/>
          </w:tcPr>
          <w:p w:rsidR="00222167" w:rsidRDefault="008B3912">
            <w:pPr>
              <w:pStyle w:val="ListParagraph"/>
              <w:spacing w:line="240" w:lineRule="auto"/>
              <w:ind w:left="0"/>
              <w:jc w:val="center"/>
              <w:rPr>
                <w:ins w:id="1574" w:author="fauzan" w:date="2022-08-10T21:35:00Z"/>
                <w:szCs w:val="24"/>
              </w:rPr>
            </w:pPr>
            <w:ins w:id="1575" w:author="fauzan" w:date="2022-08-10T21:35:00Z">
              <w:r>
                <w:rPr>
                  <w:szCs w:val="24"/>
                </w:rPr>
                <w:t>6</w:t>
              </w:r>
            </w:ins>
          </w:p>
        </w:tc>
        <w:tc>
          <w:tcPr>
            <w:tcW w:w="0" w:type="auto"/>
          </w:tcPr>
          <w:p w:rsidR="00222167" w:rsidRDefault="008B3912">
            <w:pPr>
              <w:pStyle w:val="ListParagraph"/>
              <w:spacing w:line="240" w:lineRule="auto"/>
              <w:ind w:left="0"/>
              <w:jc w:val="left"/>
              <w:rPr>
                <w:ins w:id="1576" w:author="fauzan" w:date="2022-08-10T21:35:00Z"/>
                <w:szCs w:val="24"/>
              </w:rPr>
            </w:pPr>
            <w:ins w:id="1577" w:author="fauzan" w:date="2022-08-10T21:35:00Z">
              <w:r>
                <w:rPr>
                  <w:szCs w:val="24"/>
                </w:rPr>
                <w:t xml:space="preserve">Menekan </w:t>
              </w:r>
              <w:r>
                <w:rPr>
                  <w:i/>
                  <w:szCs w:val="24"/>
                </w:rPr>
                <w:t>button</w:t>
              </w:r>
              <w:r>
                <w:rPr>
                  <w:szCs w:val="24"/>
                </w:rPr>
                <w:t xml:space="preserve"> kembali</w:t>
              </w:r>
            </w:ins>
          </w:p>
        </w:tc>
        <w:tc>
          <w:tcPr>
            <w:tcW w:w="0" w:type="auto"/>
            <w:vAlign w:val="center"/>
          </w:tcPr>
          <w:p w:rsidR="00222167" w:rsidRDefault="008B3912">
            <w:pPr>
              <w:pStyle w:val="ListParagraph"/>
              <w:spacing w:line="240" w:lineRule="auto"/>
              <w:ind w:left="0"/>
              <w:jc w:val="left"/>
              <w:rPr>
                <w:ins w:id="1578" w:author="fauzan" w:date="2022-08-10T21:35:00Z"/>
                <w:szCs w:val="24"/>
              </w:rPr>
            </w:pPr>
            <w:ins w:id="1579" w:author="fauzan" w:date="2022-08-10T21:35:00Z">
              <w:r>
                <w:rPr>
                  <w:szCs w:val="24"/>
                </w:rPr>
                <w:t>kembali</w:t>
              </w:r>
            </w:ins>
          </w:p>
        </w:tc>
        <w:tc>
          <w:tcPr>
            <w:tcW w:w="0" w:type="auto"/>
          </w:tcPr>
          <w:p w:rsidR="00222167" w:rsidRDefault="008B3912">
            <w:pPr>
              <w:pStyle w:val="ListParagraph"/>
              <w:spacing w:line="240" w:lineRule="auto"/>
              <w:ind w:left="0"/>
              <w:jc w:val="left"/>
              <w:rPr>
                <w:ins w:id="1580" w:author="fauzan" w:date="2022-08-10T21:35:00Z"/>
                <w:szCs w:val="24"/>
              </w:rPr>
            </w:pPr>
            <w:ins w:id="1581" w:author="fauzan" w:date="2022-08-10T21:35:00Z">
              <w:r>
                <w:rPr>
                  <w:szCs w:val="24"/>
                </w:rPr>
                <w:t>Sistem akan menampilkan halaman dashboard kembali</w:t>
              </w:r>
            </w:ins>
          </w:p>
        </w:tc>
        <w:tc>
          <w:tcPr>
            <w:tcW w:w="0" w:type="auto"/>
          </w:tcPr>
          <w:p w:rsidR="00222167" w:rsidRDefault="00222167">
            <w:pPr>
              <w:pStyle w:val="ListParagraph"/>
              <w:spacing w:line="240" w:lineRule="auto"/>
              <w:ind w:left="0"/>
              <w:rPr>
                <w:ins w:id="1582" w:author="fauzan" w:date="2022-08-10T21:35:00Z"/>
              </w:rPr>
            </w:pPr>
          </w:p>
        </w:tc>
      </w:tr>
    </w:tbl>
    <w:p w:rsidR="00222167" w:rsidRDefault="00222167">
      <w:pPr>
        <w:pStyle w:val="ListParagraph"/>
        <w:spacing w:line="240" w:lineRule="auto"/>
        <w:ind w:left="851"/>
        <w:rPr>
          <w:ins w:id="1583" w:author="fauzan" w:date="2022-08-10T21:35:00Z"/>
        </w:rPr>
      </w:pPr>
    </w:p>
    <w:p w:rsidR="00222167" w:rsidRDefault="008B3912">
      <w:pPr>
        <w:pStyle w:val="ListParagraph"/>
        <w:numPr>
          <w:ilvl w:val="0"/>
          <w:numId w:val="38"/>
        </w:numPr>
        <w:ind w:left="426" w:hanging="425"/>
        <w:rPr>
          <w:ins w:id="1584" w:author="fauzan" w:date="2022-08-10T21:35:00Z"/>
        </w:rPr>
      </w:pPr>
      <w:ins w:id="1585" w:author="fauzan" w:date="2022-08-10T21:35:00Z">
        <w:r>
          <w:t xml:space="preserve">Halaman data </w:t>
        </w:r>
        <w:r>
          <w:rPr>
            <w:i/>
          </w:rPr>
          <w:t>sales</w:t>
        </w:r>
        <w:r>
          <w:t xml:space="preserve"> pada admin </w:t>
        </w:r>
      </w:ins>
    </w:p>
    <w:p w:rsidR="00222167" w:rsidRDefault="008B3912">
      <w:pPr>
        <w:pStyle w:val="ListParagraph"/>
        <w:ind w:left="426"/>
        <w:rPr>
          <w:ins w:id="1586" w:author="fauzan" w:date="2022-08-10T21:35:00Z"/>
        </w:rPr>
      </w:pPr>
      <w:ins w:id="1587" w:author="fauzan" w:date="2022-08-10T21:35:00Z">
        <w:r>
          <w:t xml:space="preserve">Halaman data </w:t>
        </w:r>
        <w:r>
          <w:rPr>
            <w:i/>
          </w:rPr>
          <w:t>sales</w:t>
        </w:r>
        <w:r>
          <w:t xml:space="preserve"> merupakan halaman untuk mengelola data </w:t>
        </w:r>
        <w:r>
          <w:rPr>
            <w:i/>
          </w:rPr>
          <w:t>sales</w:t>
        </w:r>
        <w:r>
          <w:t xml:space="preserve"> oleh admin. Berikut pengujian pada halaman data </w:t>
        </w:r>
        <w:r>
          <w:rPr>
            <w:i/>
          </w:rPr>
          <w:t>sales</w:t>
        </w:r>
        <w:r>
          <w:t>.</w:t>
        </w:r>
      </w:ins>
    </w:p>
    <w:p w:rsidR="00222167" w:rsidRDefault="00222167">
      <w:pPr>
        <w:pStyle w:val="ListParagraph"/>
        <w:ind w:left="0"/>
        <w:jc w:val="center"/>
        <w:rPr>
          <w:ins w:id="1588" w:author="fauzan" w:date="2022-08-10T21:35:00Z"/>
        </w:rPr>
      </w:pPr>
    </w:p>
    <w:p w:rsidR="00222167" w:rsidRDefault="008B3912">
      <w:pPr>
        <w:pStyle w:val="ListParagraph"/>
        <w:ind w:left="0"/>
        <w:jc w:val="center"/>
        <w:rPr>
          <w:ins w:id="1589" w:author="fauzan" w:date="2022-08-10T21:35:00Z"/>
        </w:rPr>
      </w:pPr>
      <w:ins w:id="1590" w:author="fauzan" w:date="2022-08-10T21:35:00Z">
        <w:r>
          <w:t xml:space="preserve">Tabel 4. </w:t>
        </w:r>
        <w:r>
          <w:fldChar w:fldCharType="begin"/>
        </w:r>
        <w:r>
          <w:instrText xml:space="preserve"> SEQ Tabel_4. \* ARABIC </w:instrText>
        </w:r>
        <w:r>
          <w:fldChar w:fldCharType="separate"/>
        </w:r>
        <w:r>
          <w:t>4</w:t>
        </w:r>
        <w:r>
          <w:fldChar w:fldCharType="end"/>
        </w:r>
        <w:r>
          <w:t xml:space="preserve"> Tabel black box data </w:t>
        </w:r>
        <w:r>
          <w:rPr>
            <w:i/>
          </w:rPr>
          <w:t>sales</w:t>
        </w:r>
        <w:r>
          <w:t xml:space="preserve"> pada admin</w:t>
        </w:r>
      </w:ins>
    </w:p>
    <w:tbl>
      <w:tblPr>
        <w:tblStyle w:val="TableGrid"/>
        <w:tblW w:w="0" w:type="auto"/>
        <w:tblLook w:val="04A0" w:firstRow="1" w:lastRow="0" w:firstColumn="1" w:lastColumn="0" w:noHBand="0" w:noVBand="1"/>
      </w:tblPr>
      <w:tblGrid>
        <w:gridCol w:w="563"/>
        <w:gridCol w:w="2374"/>
        <w:gridCol w:w="1485"/>
        <w:gridCol w:w="2783"/>
        <w:gridCol w:w="723"/>
      </w:tblGrid>
      <w:tr w:rsidR="00222167">
        <w:trPr>
          <w:trHeight w:val="575"/>
          <w:tblHeader/>
          <w:ins w:id="1591" w:author="fauzan" w:date="2022-08-10T21:35:00Z"/>
        </w:trPr>
        <w:tc>
          <w:tcPr>
            <w:tcW w:w="0" w:type="auto"/>
            <w:vAlign w:val="center"/>
          </w:tcPr>
          <w:p w:rsidR="00222167" w:rsidRDefault="008B3912">
            <w:pPr>
              <w:pStyle w:val="ListParagraph"/>
              <w:spacing w:line="240" w:lineRule="auto"/>
              <w:ind w:left="0"/>
              <w:jc w:val="center"/>
              <w:rPr>
                <w:ins w:id="1592" w:author="fauzan" w:date="2022-08-10T21:35:00Z"/>
              </w:rPr>
            </w:pPr>
            <w:ins w:id="1593" w:author="fauzan" w:date="2022-08-10T21:35:00Z">
              <w:r>
                <w:rPr>
                  <w:szCs w:val="24"/>
                </w:rPr>
                <w:lastRenderedPageBreak/>
                <w:t>NO</w:t>
              </w:r>
            </w:ins>
          </w:p>
        </w:tc>
        <w:tc>
          <w:tcPr>
            <w:tcW w:w="0" w:type="auto"/>
            <w:vAlign w:val="center"/>
          </w:tcPr>
          <w:p w:rsidR="00222167" w:rsidRDefault="008B3912">
            <w:pPr>
              <w:pStyle w:val="ListParagraph"/>
              <w:spacing w:line="240" w:lineRule="auto"/>
              <w:ind w:left="0"/>
              <w:jc w:val="center"/>
              <w:rPr>
                <w:ins w:id="1594" w:author="fauzan" w:date="2022-08-10T21:35:00Z"/>
              </w:rPr>
            </w:pPr>
            <w:ins w:id="1595"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1596" w:author="fauzan" w:date="2022-08-10T21:35:00Z"/>
              </w:rPr>
            </w:pPr>
            <w:ins w:id="1597"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1598" w:author="fauzan" w:date="2022-08-10T21:35:00Z"/>
              </w:rPr>
            </w:pPr>
            <w:ins w:id="1599"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1600" w:author="fauzan" w:date="2022-08-10T21:35:00Z"/>
              </w:rPr>
            </w:pPr>
            <w:ins w:id="1601" w:author="fauzan" w:date="2022-08-10T21:35:00Z">
              <w:r>
                <w:rPr>
                  <w:szCs w:val="24"/>
                </w:rPr>
                <w:t>Hasil</w:t>
              </w:r>
            </w:ins>
          </w:p>
        </w:tc>
      </w:tr>
      <w:tr w:rsidR="00222167">
        <w:trPr>
          <w:trHeight w:val="1314"/>
          <w:ins w:id="1602" w:author="fauzan" w:date="2022-08-10T21:35:00Z"/>
        </w:trPr>
        <w:tc>
          <w:tcPr>
            <w:tcW w:w="0" w:type="auto"/>
            <w:vAlign w:val="center"/>
          </w:tcPr>
          <w:p w:rsidR="00222167" w:rsidRDefault="008B3912">
            <w:pPr>
              <w:pStyle w:val="ListParagraph"/>
              <w:spacing w:line="240" w:lineRule="auto"/>
              <w:ind w:left="0"/>
              <w:jc w:val="center"/>
              <w:rPr>
                <w:ins w:id="1603" w:author="fauzan" w:date="2022-08-10T21:35:00Z"/>
                <w:szCs w:val="24"/>
              </w:rPr>
            </w:pPr>
            <w:ins w:id="1604" w:author="fauzan" w:date="2022-08-10T21:35:00Z">
              <w:r>
                <w:rPr>
                  <w:szCs w:val="24"/>
                </w:rPr>
                <w:t>1</w:t>
              </w:r>
            </w:ins>
          </w:p>
        </w:tc>
        <w:tc>
          <w:tcPr>
            <w:tcW w:w="0" w:type="auto"/>
            <w:vAlign w:val="center"/>
          </w:tcPr>
          <w:p w:rsidR="00222167" w:rsidRDefault="008B3912">
            <w:pPr>
              <w:pStyle w:val="ListParagraph"/>
              <w:spacing w:line="240" w:lineRule="auto"/>
              <w:ind w:left="0"/>
              <w:jc w:val="left"/>
              <w:rPr>
                <w:ins w:id="1605" w:author="fauzan" w:date="2022-08-10T21:35:00Z"/>
                <w:szCs w:val="24"/>
              </w:rPr>
            </w:pPr>
            <w:ins w:id="1606" w:author="fauzan" w:date="2022-08-10T21:35:00Z">
              <w:r>
                <w:rPr>
                  <w:szCs w:val="24"/>
                </w:rPr>
                <w:t>menekan dashboard pada sidebar</w:t>
              </w:r>
            </w:ins>
          </w:p>
        </w:tc>
        <w:tc>
          <w:tcPr>
            <w:tcW w:w="0" w:type="auto"/>
            <w:vAlign w:val="center"/>
          </w:tcPr>
          <w:p w:rsidR="00222167" w:rsidRDefault="008B3912">
            <w:pPr>
              <w:pStyle w:val="ListParagraph"/>
              <w:spacing w:line="240" w:lineRule="auto"/>
              <w:ind w:left="0"/>
              <w:jc w:val="left"/>
              <w:rPr>
                <w:ins w:id="1607" w:author="fauzan" w:date="2022-08-10T21:35:00Z"/>
                <w:szCs w:val="24"/>
              </w:rPr>
            </w:pPr>
            <w:ins w:id="1608" w:author="fauzan" w:date="2022-08-10T21:35:00Z">
              <w:r>
                <w:rPr>
                  <w:szCs w:val="24"/>
                </w:rPr>
                <w:t>Dashboard</w:t>
              </w:r>
            </w:ins>
          </w:p>
        </w:tc>
        <w:tc>
          <w:tcPr>
            <w:tcW w:w="0" w:type="auto"/>
            <w:vAlign w:val="center"/>
          </w:tcPr>
          <w:p w:rsidR="00222167" w:rsidRDefault="008B3912">
            <w:pPr>
              <w:pStyle w:val="ListParagraph"/>
              <w:spacing w:line="240" w:lineRule="auto"/>
              <w:ind w:left="0"/>
              <w:jc w:val="left"/>
              <w:rPr>
                <w:ins w:id="1609" w:author="fauzan" w:date="2022-08-10T21:35:00Z"/>
                <w:szCs w:val="24"/>
              </w:rPr>
            </w:pPr>
            <w:ins w:id="1610" w:author="fauzan" w:date="2022-08-10T21:35:00Z">
              <w:r>
                <w:rPr>
                  <w:szCs w:val="24"/>
                </w:rPr>
                <w:t>Sistem akan menampilkan Dashboard</w:t>
              </w:r>
            </w:ins>
          </w:p>
        </w:tc>
        <w:tc>
          <w:tcPr>
            <w:tcW w:w="0" w:type="auto"/>
            <w:vAlign w:val="center"/>
          </w:tcPr>
          <w:p w:rsidR="00222167" w:rsidRDefault="00222167">
            <w:pPr>
              <w:pStyle w:val="ListParagraph"/>
              <w:spacing w:line="240" w:lineRule="auto"/>
              <w:ind w:left="0"/>
              <w:jc w:val="center"/>
              <w:rPr>
                <w:ins w:id="1611" w:author="fauzan" w:date="2022-08-10T21:35:00Z"/>
                <w:szCs w:val="24"/>
              </w:rPr>
            </w:pPr>
          </w:p>
        </w:tc>
      </w:tr>
      <w:tr w:rsidR="00222167">
        <w:trPr>
          <w:trHeight w:val="1314"/>
          <w:ins w:id="1612" w:author="fauzan" w:date="2022-08-10T21:35:00Z"/>
        </w:trPr>
        <w:tc>
          <w:tcPr>
            <w:tcW w:w="0" w:type="auto"/>
            <w:vAlign w:val="center"/>
          </w:tcPr>
          <w:p w:rsidR="00222167" w:rsidRDefault="008B3912">
            <w:pPr>
              <w:pStyle w:val="ListParagraph"/>
              <w:spacing w:line="240" w:lineRule="auto"/>
              <w:ind w:left="0"/>
              <w:jc w:val="center"/>
              <w:rPr>
                <w:ins w:id="1613" w:author="fauzan" w:date="2022-08-10T21:35:00Z"/>
                <w:szCs w:val="24"/>
              </w:rPr>
            </w:pPr>
            <w:ins w:id="1614" w:author="fauzan" w:date="2022-08-10T21:35:00Z">
              <w:r>
                <w:rPr>
                  <w:szCs w:val="24"/>
                </w:rPr>
                <w:t>2</w:t>
              </w:r>
            </w:ins>
          </w:p>
        </w:tc>
        <w:tc>
          <w:tcPr>
            <w:tcW w:w="0" w:type="auto"/>
            <w:vAlign w:val="center"/>
          </w:tcPr>
          <w:p w:rsidR="00222167" w:rsidRDefault="008B3912">
            <w:pPr>
              <w:pStyle w:val="ListParagraph"/>
              <w:spacing w:line="240" w:lineRule="auto"/>
              <w:ind w:left="0"/>
              <w:jc w:val="left"/>
              <w:rPr>
                <w:ins w:id="1615" w:author="fauzan" w:date="2022-08-10T21:35:00Z"/>
                <w:szCs w:val="24"/>
              </w:rPr>
            </w:pPr>
            <w:ins w:id="1616" w:author="fauzan" w:date="2022-08-10T21:35:00Z">
              <w:r>
                <w:rPr>
                  <w:szCs w:val="24"/>
                </w:rPr>
                <w:t>menekan kelola data pada sidebar</w:t>
              </w:r>
            </w:ins>
          </w:p>
        </w:tc>
        <w:tc>
          <w:tcPr>
            <w:tcW w:w="0" w:type="auto"/>
            <w:vAlign w:val="center"/>
          </w:tcPr>
          <w:p w:rsidR="00222167" w:rsidRDefault="008B3912">
            <w:pPr>
              <w:pStyle w:val="ListParagraph"/>
              <w:spacing w:line="240" w:lineRule="auto"/>
              <w:ind w:left="0"/>
              <w:jc w:val="left"/>
              <w:rPr>
                <w:ins w:id="1617" w:author="fauzan" w:date="2022-08-10T21:35:00Z"/>
                <w:szCs w:val="24"/>
              </w:rPr>
            </w:pPr>
            <w:ins w:id="1618" w:author="fauzan" w:date="2022-08-10T21:35:00Z">
              <w:r>
                <w:rPr>
                  <w:szCs w:val="24"/>
                </w:rPr>
                <w:t>kelola data</w:t>
              </w:r>
            </w:ins>
          </w:p>
        </w:tc>
        <w:tc>
          <w:tcPr>
            <w:tcW w:w="0" w:type="auto"/>
            <w:vAlign w:val="center"/>
          </w:tcPr>
          <w:p w:rsidR="00222167" w:rsidRDefault="008B3912">
            <w:pPr>
              <w:pStyle w:val="ListParagraph"/>
              <w:spacing w:line="240" w:lineRule="auto"/>
              <w:ind w:left="0"/>
              <w:jc w:val="left"/>
              <w:rPr>
                <w:ins w:id="1619" w:author="fauzan" w:date="2022-08-10T21:35:00Z"/>
                <w:szCs w:val="24"/>
              </w:rPr>
            </w:pPr>
            <w:ins w:id="1620" w:author="fauzan" w:date="2022-08-10T21:35:00Z">
              <w:r>
                <w:rPr>
                  <w:szCs w:val="24"/>
                </w:rPr>
                <w:t xml:space="preserve">Sistem akan menampilkan toko, </w:t>
              </w:r>
              <w:r>
                <w:rPr>
                  <w:i/>
                  <w:szCs w:val="24"/>
                </w:rPr>
                <w:t>sales</w:t>
              </w:r>
              <w:r>
                <w:rPr>
                  <w:szCs w:val="24"/>
                </w:rPr>
                <w:t xml:space="preserve"> dan roti</w:t>
              </w:r>
            </w:ins>
          </w:p>
        </w:tc>
        <w:tc>
          <w:tcPr>
            <w:tcW w:w="0" w:type="auto"/>
            <w:vAlign w:val="center"/>
          </w:tcPr>
          <w:p w:rsidR="00222167" w:rsidRDefault="00222167">
            <w:pPr>
              <w:pStyle w:val="ListParagraph"/>
              <w:spacing w:line="240" w:lineRule="auto"/>
              <w:ind w:left="0"/>
              <w:jc w:val="center"/>
              <w:rPr>
                <w:ins w:id="1621" w:author="fauzan" w:date="2022-08-10T21:35:00Z"/>
              </w:rPr>
            </w:pPr>
          </w:p>
        </w:tc>
      </w:tr>
      <w:tr w:rsidR="00222167">
        <w:trPr>
          <w:trHeight w:val="1314"/>
          <w:ins w:id="1622" w:author="fauzan" w:date="2022-08-10T21:35:00Z"/>
        </w:trPr>
        <w:tc>
          <w:tcPr>
            <w:tcW w:w="0" w:type="auto"/>
            <w:vAlign w:val="center"/>
          </w:tcPr>
          <w:p w:rsidR="00222167" w:rsidRDefault="008B3912">
            <w:pPr>
              <w:pStyle w:val="ListParagraph"/>
              <w:spacing w:line="240" w:lineRule="auto"/>
              <w:ind w:left="0"/>
              <w:jc w:val="center"/>
              <w:rPr>
                <w:ins w:id="1623" w:author="fauzan" w:date="2022-08-10T21:35:00Z"/>
                <w:szCs w:val="24"/>
              </w:rPr>
            </w:pPr>
            <w:ins w:id="1624" w:author="fauzan" w:date="2022-08-10T21:35:00Z">
              <w:r>
                <w:rPr>
                  <w:szCs w:val="24"/>
                </w:rPr>
                <w:t>3</w:t>
              </w:r>
            </w:ins>
          </w:p>
        </w:tc>
        <w:tc>
          <w:tcPr>
            <w:tcW w:w="0" w:type="auto"/>
            <w:vAlign w:val="center"/>
          </w:tcPr>
          <w:p w:rsidR="00222167" w:rsidRDefault="008B3912">
            <w:pPr>
              <w:pStyle w:val="ListParagraph"/>
              <w:spacing w:line="240" w:lineRule="auto"/>
              <w:ind w:left="0"/>
              <w:jc w:val="left"/>
              <w:rPr>
                <w:ins w:id="1625" w:author="fauzan" w:date="2022-08-10T21:35:00Z"/>
                <w:szCs w:val="24"/>
              </w:rPr>
            </w:pPr>
            <w:ins w:id="1626" w:author="fauzan" w:date="2022-08-10T21:35:00Z">
              <w:r>
                <w:rPr>
                  <w:szCs w:val="24"/>
                </w:rPr>
                <w:t>menekan toko pada sidebar setelah menekan kelola data</w:t>
              </w:r>
            </w:ins>
          </w:p>
        </w:tc>
        <w:tc>
          <w:tcPr>
            <w:tcW w:w="0" w:type="auto"/>
            <w:vAlign w:val="center"/>
          </w:tcPr>
          <w:p w:rsidR="00222167" w:rsidRDefault="008B3912">
            <w:pPr>
              <w:pStyle w:val="ListParagraph"/>
              <w:spacing w:line="240" w:lineRule="auto"/>
              <w:ind w:left="0"/>
              <w:jc w:val="left"/>
              <w:rPr>
                <w:ins w:id="1627" w:author="fauzan" w:date="2022-08-10T21:35:00Z"/>
                <w:szCs w:val="24"/>
              </w:rPr>
            </w:pPr>
            <w:ins w:id="1628" w:author="fauzan" w:date="2022-08-10T21:35:00Z">
              <w:r>
                <w:rPr>
                  <w:szCs w:val="24"/>
                </w:rPr>
                <w:t>toko</w:t>
              </w:r>
            </w:ins>
          </w:p>
        </w:tc>
        <w:tc>
          <w:tcPr>
            <w:tcW w:w="0" w:type="auto"/>
            <w:vAlign w:val="center"/>
          </w:tcPr>
          <w:p w:rsidR="00222167" w:rsidRDefault="008B3912">
            <w:pPr>
              <w:pStyle w:val="ListParagraph"/>
              <w:spacing w:line="240" w:lineRule="auto"/>
              <w:ind w:left="0"/>
              <w:jc w:val="left"/>
              <w:rPr>
                <w:ins w:id="1629" w:author="fauzan" w:date="2022-08-10T21:35:00Z"/>
                <w:szCs w:val="24"/>
              </w:rPr>
            </w:pPr>
            <w:ins w:id="1630" w:author="fauzan" w:date="2022-08-10T21:35:00Z">
              <w:r>
                <w:rPr>
                  <w:szCs w:val="24"/>
                </w:rPr>
                <w:t>Sistem akan menampilkan halaman data toko</w:t>
              </w:r>
            </w:ins>
          </w:p>
        </w:tc>
        <w:tc>
          <w:tcPr>
            <w:tcW w:w="0" w:type="auto"/>
            <w:vAlign w:val="center"/>
          </w:tcPr>
          <w:p w:rsidR="00222167" w:rsidRDefault="00222167">
            <w:pPr>
              <w:pStyle w:val="ListParagraph"/>
              <w:spacing w:line="240" w:lineRule="auto"/>
              <w:ind w:left="0"/>
              <w:jc w:val="center"/>
              <w:rPr>
                <w:ins w:id="1631" w:author="fauzan" w:date="2022-08-10T21:35:00Z"/>
              </w:rPr>
            </w:pPr>
          </w:p>
        </w:tc>
      </w:tr>
      <w:tr w:rsidR="00222167">
        <w:trPr>
          <w:trHeight w:val="1314"/>
          <w:ins w:id="1632" w:author="fauzan" w:date="2022-08-10T21:35:00Z"/>
        </w:trPr>
        <w:tc>
          <w:tcPr>
            <w:tcW w:w="0" w:type="auto"/>
            <w:vAlign w:val="center"/>
          </w:tcPr>
          <w:p w:rsidR="00222167" w:rsidRDefault="008B3912">
            <w:pPr>
              <w:pStyle w:val="ListParagraph"/>
              <w:spacing w:line="240" w:lineRule="auto"/>
              <w:ind w:left="0"/>
              <w:jc w:val="center"/>
              <w:rPr>
                <w:ins w:id="1633" w:author="fauzan" w:date="2022-08-10T21:35:00Z"/>
                <w:szCs w:val="24"/>
              </w:rPr>
            </w:pPr>
            <w:ins w:id="1634" w:author="fauzan" w:date="2022-08-10T21:35:00Z">
              <w:r>
                <w:rPr>
                  <w:szCs w:val="24"/>
                </w:rPr>
                <w:t>4</w:t>
              </w:r>
            </w:ins>
          </w:p>
        </w:tc>
        <w:tc>
          <w:tcPr>
            <w:tcW w:w="0" w:type="auto"/>
            <w:vAlign w:val="center"/>
          </w:tcPr>
          <w:p w:rsidR="00222167" w:rsidRDefault="008B3912">
            <w:pPr>
              <w:pStyle w:val="ListParagraph"/>
              <w:spacing w:line="240" w:lineRule="auto"/>
              <w:ind w:left="0"/>
              <w:jc w:val="left"/>
              <w:rPr>
                <w:ins w:id="1635" w:author="fauzan" w:date="2022-08-10T21:35:00Z"/>
                <w:szCs w:val="24"/>
              </w:rPr>
            </w:pPr>
            <w:ins w:id="1636" w:author="fauzan" w:date="2022-08-10T21:35:00Z">
              <w:r>
                <w:rPr>
                  <w:szCs w:val="24"/>
                </w:rPr>
                <w:t xml:space="preserve">menekan </w:t>
              </w:r>
              <w:r>
                <w:rPr>
                  <w:i/>
                  <w:szCs w:val="24"/>
                </w:rPr>
                <w:t>sales</w:t>
              </w:r>
              <w:r>
                <w:rPr>
                  <w:szCs w:val="24"/>
                </w:rPr>
                <w:t xml:space="preserve"> pada sidebar setelah menekan kelola data</w:t>
              </w:r>
            </w:ins>
          </w:p>
        </w:tc>
        <w:tc>
          <w:tcPr>
            <w:tcW w:w="0" w:type="auto"/>
            <w:vAlign w:val="center"/>
          </w:tcPr>
          <w:p w:rsidR="00222167" w:rsidRDefault="008B3912">
            <w:pPr>
              <w:pStyle w:val="ListParagraph"/>
              <w:spacing w:line="240" w:lineRule="auto"/>
              <w:ind w:left="0"/>
              <w:jc w:val="left"/>
              <w:rPr>
                <w:ins w:id="1637" w:author="fauzan" w:date="2022-08-10T21:35:00Z"/>
                <w:szCs w:val="24"/>
              </w:rPr>
            </w:pPr>
            <w:ins w:id="1638" w:author="fauzan" w:date="2022-08-10T21:35:00Z">
              <w:r>
                <w:rPr>
                  <w:i/>
                  <w:szCs w:val="24"/>
                </w:rPr>
                <w:t>sales</w:t>
              </w:r>
            </w:ins>
          </w:p>
        </w:tc>
        <w:tc>
          <w:tcPr>
            <w:tcW w:w="0" w:type="auto"/>
            <w:vAlign w:val="center"/>
          </w:tcPr>
          <w:p w:rsidR="00222167" w:rsidRDefault="008B3912">
            <w:pPr>
              <w:pStyle w:val="ListParagraph"/>
              <w:spacing w:line="240" w:lineRule="auto"/>
              <w:ind w:left="0"/>
              <w:jc w:val="left"/>
              <w:rPr>
                <w:ins w:id="1639" w:author="fauzan" w:date="2022-08-10T21:35:00Z"/>
                <w:szCs w:val="24"/>
              </w:rPr>
            </w:pPr>
            <w:ins w:id="1640" w:author="fauzan" w:date="2022-08-10T21:35:00Z">
              <w:r>
                <w:rPr>
                  <w:szCs w:val="24"/>
                </w:rPr>
                <w:t xml:space="preserve">Sistem akan menampilkan halaman data </w:t>
              </w:r>
              <w:r>
                <w:rPr>
                  <w:i/>
                  <w:szCs w:val="24"/>
                </w:rPr>
                <w:t>sales</w:t>
              </w:r>
            </w:ins>
          </w:p>
        </w:tc>
        <w:tc>
          <w:tcPr>
            <w:tcW w:w="0" w:type="auto"/>
            <w:vAlign w:val="center"/>
          </w:tcPr>
          <w:p w:rsidR="00222167" w:rsidRDefault="00222167">
            <w:pPr>
              <w:pStyle w:val="ListParagraph"/>
              <w:spacing w:line="240" w:lineRule="auto"/>
              <w:ind w:left="0"/>
              <w:jc w:val="center"/>
              <w:rPr>
                <w:ins w:id="1641" w:author="fauzan" w:date="2022-08-10T21:35:00Z"/>
              </w:rPr>
            </w:pPr>
          </w:p>
        </w:tc>
      </w:tr>
      <w:tr w:rsidR="00222167">
        <w:trPr>
          <w:trHeight w:val="1314"/>
          <w:ins w:id="1642" w:author="fauzan" w:date="2022-08-10T21:35:00Z"/>
        </w:trPr>
        <w:tc>
          <w:tcPr>
            <w:tcW w:w="0" w:type="auto"/>
            <w:vAlign w:val="center"/>
          </w:tcPr>
          <w:p w:rsidR="00222167" w:rsidRDefault="008B3912">
            <w:pPr>
              <w:pStyle w:val="ListParagraph"/>
              <w:spacing w:line="240" w:lineRule="auto"/>
              <w:ind w:left="0"/>
              <w:jc w:val="center"/>
              <w:rPr>
                <w:ins w:id="1643" w:author="fauzan" w:date="2022-08-10T21:35:00Z"/>
                <w:szCs w:val="24"/>
              </w:rPr>
            </w:pPr>
            <w:ins w:id="1644" w:author="fauzan" w:date="2022-08-10T21:35:00Z">
              <w:r>
                <w:rPr>
                  <w:szCs w:val="24"/>
                </w:rPr>
                <w:t>5</w:t>
              </w:r>
            </w:ins>
          </w:p>
        </w:tc>
        <w:tc>
          <w:tcPr>
            <w:tcW w:w="0" w:type="auto"/>
            <w:vAlign w:val="center"/>
          </w:tcPr>
          <w:p w:rsidR="00222167" w:rsidRDefault="008B3912">
            <w:pPr>
              <w:pStyle w:val="ListParagraph"/>
              <w:spacing w:line="240" w:lineRule="auto"/>
              <w:ind w:left="0"/>
              <w:jc w:val="left"/>
              <w:rPr>
                <w:ins w:id="1645" w:author="fauzan" w:date="2022-08-10T21:35:00Z"/>
                <w:szCs w:val="24"/>
              </w:rPr>
            </w:pPr>
            <w:ins w:id="1646" w:author="fauzan" w:date="2022-08-10T21:35:00Z">
              <w:r>
                <w:rPr>
                  <w:szCs w:val="24"/>
                </w:rPr>
                <w:t>menekan roti pada sidebar setelah menekan kelola data</w:t>
              </w:r>
            </w:ins>
          </w:p>
        </w:tc>
        <w:tc>
          <w:tcPr>
            <w:tcW w:w="0" w:type="auto"/>
            <w:vAlign w:val="center"/>
          </w:tcPr>
          <w:p w:rsidR="00222167" w:rsidRDefault="008B3912">
            <w:pPr>
              <w:pStyle w:val="ListParagraph"/>
              <w:spacing w:line="240" w:lineRule="auto"/>
              <w:ind w:left="0"/>
              <w:jc w:val="left"/>
              <w:rPr>
                <w:ins w:id="1647" w:author="fauzan" w:date="2022-08-10T21:35:00Z"/>
                <w:szCs w:val="24"/>
              </w:rPr>
            </w:pPr>
            <w:ins w:id="1648" w:author="fauzan" w:date="2022-08-10T21:35:00Z">
              <w:r>
                <w:rPr>
                  <w:szCs w:val="24"/>
                </w:rPr>
                <w:t>roti</w:t>
              </w:r>
            </w:ins>
          </w:p>
        </w:tc>
        <w:tc>
          <w:tcPr>
            <w:tcW w:w="0" w:type="auto"/>
            <w:vAlign w:val="center"/>
          </w:tcPr>
          <w:p w:rsidR="00222167" w:rsidRDefault="008B3912">
            <w:pPr>
              <w:pStyle w:val="ListParagraph"/>
              <w:spacing w:line="240" w:lineRule="auto"/>
              <w:ind w:left="0"/>
              <w:jc w:val="left"/>
              <w:rPr>
                <w:ins w:id="1649" w:author="fauzan" w:date="2022-08-10T21:35:00Z"/>
                <w:szCs w:val="24"/>
              </w:rPr>
            </w:pPr>
            <w:ins w:id="1650" w:author="fauzan" w:date="2022-08-10T21:35:00Z">
              <w:r>
                <w:rPr>
                  <w:szCs w:val="24"/>
                </w:rPr>
                <w:t>Sistem akan menampilkan halaman data roti</w:t>
              </w:r>
            </w:ins>
          </w:p>
        </w:tc>
        <w:tc>
          <w:tcPr>
            <w:tcW w:w="0" w:type="auto"/>
            <w:vAlign w:val="center"/>
          </w:tcPr>
          <w:p w:rsidR="00222167" w:rsidRDefault="00222167">
            <w:pPr>
              <w:pStyle w:val="ListParagraph"/>
              <w:spacing w:line="240" w:lineRule="auto"/>
              <w:ind w:left="0"/>
              <w:jc w:val="center"/>
              <w:rPr>
                <w:ins w:id="1651" w:author="fauzan" w:date="2022-08-10T21:35:00Z"/>
              </w:rPr>
            </w:pPr>
          </w:p>
        </w:tc>
      </w:tr>
      <w:tr w:rsidR="00222167">
        <w:trPr>
          <w:trHeight w:val="1314"/>
          <w:ins w:id="1652" w:author="fauzan" w:date="2022-08-10T21:35:00Z"/>
        </w:trPr>
        <w:tc>
          <w:tcPr>
            <w:tcW w:w="0" w:type="auto"/>
            <w:vAlign w:val="center"/>
          </w:tcPr>
          <w:p w:rsidR="00222167" w:rsidRDefault="008B3912">
            <w:pPr>
              <w:pStyle w:val="ListParagraph"/>
              <w:spacing w:line="240" w:lineRule="auto"/>
              <w:ind w:left="0"/>
              <w:jc w:val="center"/>
              <w:rPr>
                <w:ins w:id="1653" w:author="fauzan" w:date="2022-08-10T21:35:00Z"/>
                <w:szCs w:val="24"/>
              </w:rPr>
            </w:pPr>
            <w:ins w:id="1654" w:author="fauzan" w:date="2022-08-10T21:35:00Z">
              <w:r>
                <w:rPr>
                  <w:szCs w:val="24"/>
                </w:rPr>
                <w:t>6</w:t>
              </w:r>
            </w:ins>
          </w:p>
        </w:tc>
        <w:tc>
          <w:tcPr>
            <w:tcW w:w="0" w:type="auto"/>
            <w:vAlign w:val="center"/>
          </w:tcPr>
          <w:p w:rsidR="00222167" w:rsidRDefault="008B3912">
            <w:pPr>
              <w:pStyle w:val="ListParagraph"/>
              <w:spacing w:line="240" w:lineRule="auto"/>
              <w:ind w:left="0"/>
              <w:jc w:val="left"/>
              <w:rPr>
                <w:ins w:id="1655" w:author="fauzan" w:date="2022-08-10T21:35:00Z"/>
                <w:szCs w:val="24"/>
              </w:rPr>
            </w:pPr>
            <w:ins w:id="1656" w:author="fauzan" w:date="2022-08-10T21:35:00Z">
              <w:r>
                <w:rPr>
                  <w:szCs w:val="24"/>
                </w:rPr>
                <w:t xml:space="preserve">menekan distribusi pada sidebar </w:t>
              </w:r>
            </w:ins>
          </w:p>
        </w:tc>
        <w:tc>
          <w:tcPr>
            <w:tcW w:w="0" w:type="auto"/>
            <w:vAlign w:val="center"/>
          </w:tcPr>
          <w:p w:rsidR="00222167" w:rsidRDefault="008B3912">
            <w:pPr>
              <w:pStyle w:val="ListParagraph"/>
              <w:spacing w:line="240" w:lineRule="auto"/>
              <w:ind w:left="0"/>
              <w:jc w:val="left"/>
              <w:rPr>
                <w:ins w:id="1657" w:author="fauzan" w:date="2022-08-10T21:35:00Z"/>
                <w:szCs w:val="24"/>
              </w:rPr>
            </w:pPr>
            <w:ins w:id="1658" w:author="fauzan" w:date="2022-08-10T21:35:00Z">
              <w:r>
                <w:rPr>
                  <w:szCs w:val="24"/>
                </w:rPr>
                <w:t>Distribusi</w:t>
              </w:r>
            </w:ins>
          </w:p>
        </w:tc>
        <w:tc>
          <w:tcPr>
            <w:tcW w:w="0" w:type="auto"/>
            <w:vAlign w:val="center"/>
          </w:tcPr>
          <w:p w:rsidR="00222167" w:rsidRDefault="008B3912">
            <w:pPr>
              <w:pStyle w:val="ListParagraph"/>
              <w:spacing w:line="240" w:lineRule="auto"/>
              <w:ind w:left="0"/>
              <w:jc w:val="left"/>
              <w:rPr>
                <w:ins w:id="1659" w:author="fauzan" w:date="2022-08-10T21:35:00Z"/>
                <w:szCs w:val="24"/>
              </w:rPr>
            </w:pPr>
            <w:ins w:id="1660" w:author="fauzan" w:date="2022-08-10T21:35:00Z">
              <w:r>
                <w:rPr>
                  <w:szCs w:val="24"/>
                </w:rPr>
                <w:t>Sistem akan menampilkan halaman distribusi</w:t>
              </w:r>
            </w:ins>
          </w:p>
        </w:tc>
        <w:tc>
          <w:tcPr>
            <w:tcW w:w="0" w:type="auto"/>
            <w:vAlign w:val="center"/>
          </w:tcPr>
          <w:p w:rsidR="00222167" w:rsidRDefault="00222167">
            <w:pPr>
              <w:pStyle w:val="ListParagraph"/>
              <w:spacing w:line="240" w:lineRule="auto"/>
              <w:ind w:left="0"/>
              <w:jc w:val="center"/>
              <w:rPr>
                <w:ins w:id="1661" w:author="fauzan" w:date="2022-08-10T21:35:00Z"/>
              </w:rPr>
            </w:pPr>
          </w:p>
        </w:tc>
      </w:tr>
      <w:tr w:rsidR="00222167">
        <w:trPr>
          <w:trHeight w:val="1314"/>
          <w:ins w:id="1662" w:author="fauzan" w:date="2022-08-10T21:35:00Z"/>
        </w:trPr>
        <w:tc>
          <w:tcPr>
            <w:tcW w:w="0" w:type="auto"/>
            <w:vAlign w:val="center"/>
          </w:tcPr>
          <w:p w:rsidR="00222167" w:rsidRDefault="008B3912">
            <w:pPr>
              <w:pStyle w:val="ListParagraph"/>
              <w:spacing w:line="240" w:lineRule="auto"/>
              <w:ind w:left="0"/>
              <w:jc w:val="center"/>
              <w:rPr>
                <w:ins w:id="1663" w:author="fauzan" w:date="2022-08-10T21:35:00Z"/>
                <w:szCs w:val="24"/>
              </w:rPr>
            </w:pPr>
            <w:ins w:id="1664" w:author="fauzan" w:date="2022-08-10T21:35:00Z">
              <w:r>
                <w:rPr>
                  <w:szCs w:val="24"/>
                </w:rPr>
                <w:t>7</w:t>
              </w:r>
            </w:ins>
          </w:p>
        </w:tc>
        <w:tc>
          <w:tcPr>
            <w:tcW w:w="0" w:type="auto"/>
            <w:vAlign w:val="center"/>
          </w:tcPr>
          <w:p w:rsidR="00222167" w:rsidRDefault="008B3912">
            <w:pPr>
              <w:pStyle w:val="ListParagraph"/>
              <w:spacing w:line="240" w:lineRule="auto"/>
              <w:ind w:left="0"/>
              <w:jc w:val="left"/>
              <w:rPr>
                <w:ins w:id="1665" w:author="fauzan" w:date="2022-08-10T21:35:00Z"/>
                <w:szCs w:val="24"/>
              </w:rPr>
            </w:pPr>
            <w:ins w:id="1666" w:author="fauzan" w:date="2022-08-10T21:35:00Z">
              <w:r>
                <w:rPr>
                  <w:szCs w:val="24"/>
                </w:rPr>
                <w:t>Menekan jadwal kunjungan pada sidebar</w:t>
              </w:r>
            </w:ins>
          </w:p>
        </w:tc>
        <w:tc>
          <w:tcPr>
            <w:tcW w:w="0" w:type="auto"/>
            <w:vAlign w:val="center"/>
          </w:tcPr>
          <w:p w:rsidR="00222167" w:rsidRDefault="008B3912">
            <w:pPr>
              <w:pStyle w:val="ListParagraph"/>
              <w:spacing w:line="240" w:lineRule="auto"/>
              <w:ind w:left="0"/>
              <w:jc w:val="left"/>
              <w:rPr>
                <w:ins w:id="1667" w:author="fauzan" w:date="2022-08-10T21:35:00Z"/>
                <w:szCs w:val="24"/>
              </w:rPr>
            </w:pPr>
            <w:ins w:id="1668" w:author="fauzan" w:date="2022-08-10T21:35:00Z">
              <w:r>
                <w:rPr>
                  <w:szCs w:val="24"/>
                </w:rPr>
                <w:t>jadwal kunjungan</w:t>
              </w:r>
            </w:ins>
          </w:p>
        </w:tc>
        <w:tc>
          <w:tcPr>
            <w:tcW w:w="0" w:type="auto"/>
            <w:vAlign w:val="center"/>
          </w:tcPr>
          <w:p w:rsidR="00222167" w:rsidRDefault="008B3912">
            <w:pPr>
              <w:pStyle w:val="ListParagraph"/>
              <w:spacing w:line="240" w:lineRule="auto"/>
              <w:ind w:left="0"/>
              <w:jc w:val="left"/>
              <w:rPr>
                <w:ins w:id="1669" w:author="fauzan" w:date="2022-08-10T21:35:00Z"/>
                <w:szCs w:val="24"/>
              </w:rPr>
            </w:pPr>
            <w:ins w:id="1670" w:author="fauzan" w:date="2022-08-10T21:35:00Z">
              <w:r>
                <w:rPr>
                  <w:szCs w:val="24"/>
                </w:rPr>
                <w:t>Sistem akan menampilkan halaman jadwal kunjungan</w:t>
              </w:r>
            </w:ins>
          </w:p>
        </w:tc>
        <w:tc>
          <w:tcPr>
            <w:tcW w:w="0" w:type="auto"/>
            <w:vAlign w:val="center"/>
          </w:tcPr>
          <w:p w:rsidR="00222167" w:rsidRDefault="00222167">
            <w:pPr>
              <w:pStyle w:val="ListParagraph"/>
              <w:spacing w:line="240" w:lineRule="auto"/>
              <w:ind w:left="0"/>
              <w:jc w:val="center"/>
              <w:rPr>
                <w:ins w:id="1671" w:author="fauzan" w:date="2022-08-10T21:35:00Z"/>
              </w:rPr>
            </w:pPr>
          </w:p>
        </w:tc>
      </w:tr>
      <w:tr w:rsidR="00222167">
        <w:trPr>
          <w:trHeight w:val="1314"/>
          <w:ins w:id="1672" w:author="fauzan" w:date="2022-08-10T21:35:00Z"/>
        </w:trPr>
        <w:tc>
          <w:tcPr>
            <w:tcW w:w="0" w:type="auto"/>
            <w:vAlign w:val="center"/>
          </w:tcPr>
          <w:p w:rsidR="00222167" w:rsidRDefault="008B3912">
            <w:pPr>
              <w:pStyle w:val="ListParagraph"/>
              <w:spacing w:line="240" w:lineRule="auto"/>
              <w:ind w:left="0"/>
              <w:jc w:val="center"/>
              <w:rPr>
                <w:ins w:id="1673" w:author="fauzan" w:date="2022-08-10T21:35:00Z"/>
                <w:szCs w:val="24"/>
              </w:rPr>
            </w:pPr>
            <w:ins w:id="1674" w:author="fauzan" w:date="2022-08-10T21:35:00Z">
              <w:r>
                <w:rPr>
                  <w:szCs w:val="24"/>
                </w:rPr>
                <w:t>8</w:t>
              </w:r>
            </w:ins>
          </w:p>
        </w:tc>
        <w:tc>
          <w:tcPr>
            <w:tcW w:w="0" w:type="auto"/>
            <w:vAlign w:val="center"/>
          </w:tcPr>
          <w:p w:rsidR="00222167" w:rsidRDefault="008B3912">
            <w:pPr>
              <w:pStyle w:val="ListParagraph"/>
              <w:spacing w:line="240" w:lineRule="auto"/>
              <w:ind w:left="0"/>
              <w:jc w:val="left"/>
              <w:rPr>
                <w:ins w:id="1675" w:author="fauzan" w:date="2022-08-10T21:35:00Z"/>
                <w:szCs w:val="24"/>
              </w:rPr>
            </w:pPr>
            <w:ins w:id="1676" w:author="fauzan" w:date="2022-08-10T21:35:00Z">
              <w:r>
                <w:rPr>
                  <w:szCs w:val="24"/>
                </w:rPr>
                <w:t xml:space="preserve">menekan nama </w:t>
              </w:r>
              <w:r>
                <w:rPr>
                  <w:i/>
                  <w:szCs w:val="24"/>
                </w:rPr>
                <w:t>user</w:t>
              </w:r>
              <w:r>
                <w:rPr>
                  <w:szCs w:val="24"/>
                </w:rPr>
                <w:t xml:space="preserve"> pada navbar </w:t>
              </w:r>
            </w:ins>
          </w:p>
        </w:tc>
        <w:tc>
          <w:tcPr>
            <w:tcW w:w="0" w:type="auto"/>
            <w:vAlign w:val="center"/>
          </w:tcPr>
          <w:p w:rsidR="00222167" w:rsidRDefault="008B3912">
            <w:pPr>
              <w:pStyle w:val="ListParagraph"/>
              <w:spacing w:line="240" w:lineRule="auto"/>
              <w:ind w:left="0"/>
              <w:jc w:val="left"/>
              <w:rPr>
                <w:ins w:id="1677" w:author="fauzan" w:date="2022-08-10T21:35:00Z"/>
                <w:szCs w:val="24"/>
              </w:rPr>
            </w:pPr>
            <w:ins w:id="1678" w:author="fauzan" w:date="2022-08-10T21:35:00Z">
              <w:r>
                <w:rPr>
                  <w:szCs w:val="24"/>
                </w:rPr>
                <w:t xml:space="preserve">Nama </w:t>
              </w:r>
              <w:r>
                <w:rPr>
                  <w:i/>
                  <w:szCs w:val="24"/>
                </w:rPr>
                <w:t>user</w:t>
              </w:r>
            </w:ins>
          </w:p>
        </w:tc>
        <w:tc>
          <w:tcPr>
            <w:tcW w:w="0" w:type="auto"/>
            <w:vAlign w:val="center"/>
          </w:tcPr>
          <w:p w:rsidR="00222167" w:rsidRDefault="008B3912">
            <w:pPr>
              <w:pStyle w:val="ListParagraph"/>
              <w:spacing w:line="240" w:lineRule="auto"/>
              <w:ind w:left="0"/>
              <w:jc w:val="left"/>
              <w:rPr>
                <w:ins w:id="1679" w:author="fauzan" w:date="2022-08-10T21:35:00Z"/>
                <w:szCs w:val="24"/>
              </w:rPr>
            </w:pPr>
            <w:ins w:id="1680" w:author="fauzan" w:date="2022-08-10T21:35:00Z">
              <w:r>
                <w:rPr>
                  <w:szCs w:val="24"/>
                </w:rPr>
                <w:t xml:space="preserve">Sistem akan menampilkan select untuk memilih change </w:t>
              </w:r>
              <w:r>
                <w:rPr>
                  <w:i/>
                  <w:szCs w:val="24"/>
                </w:rPr>
                <w:t>password</w:t>
              </w:r>
              <w:r>
                <w:rPr>
                  <w:szCs w:val="24"/>
                </w:rPr>
                <w:t xml:space="preserve"> dan logout</w:t>
              </w:r>
            </w:ins>
          </w:p>
        </w:tc>
        <w:tc>
          <w:tcPr>
            <w:tcW w:w="0" w:type="auto"/>
            <w:vAlign w:val="center"/>
          </w:tcPr>
          <w:p w:rsidR="00222167" w:rsidRDefault="00222167">
            <w:pPr>
              <w:pStyle w:val="ListParagraph"/>
              <w:spacing w:line="240" w:lineRule="auto"/>
              <w:ind w:left="0"/>
              <w:jc w:val="center"/>
              <w:rPr>
                <w:ins w:id="1681" w:author="fauzan" w:date="2022-08-10T21:35:00Z"/>
              </w:rPr>
            </w:pPr>
          </w:p>
        </w:tc>
      </w:tr>
      <w:tr w:rsidR="00222167">
        <w:trPr>
          <w:trHeight w:val="1314"/>
          <w:ins w:id="1682" w:author="fauzan" w:date="2022-08-10T21:35:00Z"/>
        </w:trPr>
        <w:tc>
          <w:tcPr>
            <w:tcW w:w="0" w:type="auto"/>
            <w:vAlign w:val="center"/>
          </w:tcPr>
          <w:p w:rsidR="00222167" w:rsidRDefault="008B3912">
            <w:pPr>
              <w:pStyle w:val="ListParagraph"/>
              <w:spacing w:line="240" w:lineRule="auto"/>
              <w:ind w:left="0"/>
              <w:jc w:val="center"/>
              <w:rPr>
                <w:ins w:id="1683" w:author="fauzan" w:date="2022-08-10T21:35:00Z"/>
                <w:szCs w:val="24"/>
              </w:rPr>
            </w:pPr>
            <w:ins w:id="1684" w:author="fauzan" w:date="2022-08-10T21:35:00Z">
              <w:r>
                <w:rPr>
                  <w:szCs w:val="24"/>
                </w:rPr>
                <w:t>9</w:t>
              </w:r>
            </w:ins>
          </w:p>
        </w:tc>
        <w:tc>
          <w:tcPr>
            <w:tcW w:w="0" w:type="auto"/>
            <w:vAlign w:val="center"/>
          </w:tcPr>
          <w:p w:rsidR="00222167" w:rsidRDefault="008B3912">
            <w:pPr>
              <w:pStyle w:val="ListParagraph"/>
              <w:spacing w:line="240" w:lineRule="auto"/>
              <w:ind w:left="0"/>
              <w:jc w:val="left"/>
              <w:rPr>
                <w:ins w:id="1685" w:author="fauzan" w:date="2022-08-10T21:35:00Z"/>
                <w:szCs w:val="24"/>
              </w:rPr>
            </w:pPr>
            <w:ins w:id="1686" w:author="fauzan" w:date="2022-08-10T21:35:00Z">
              <w:r>
                <w:rPr>
                  <w:szCs w:val="24"/>
                </w:rPr>
                <w:t xml:space="preserve">menekan change </w:t>
              </w:r>
              <w:r>
                <w:rPr>
                  <w:i/>
                  <w:szCs w:val="24"/>
                </w:rPr>
                <w:t>password</w:t>
              </w:r>
              <w:r>
                <w:rPr>
                  <w:szCs w:val="24"/>
                </w:rPr>
                <w:t xml:space="preserve"> pada sidebar setelah menekan nama </w:t>
              </w:r>
              <w:r>
                <w:rPr>
                  <w:i/>
                  <w:szCs w:val="24"/>
                </w:rPr>
                <w:t>user</w:t>
              </w:r>
            </w:ins>
          </w:p>
        </w:tc>
        <w:tc>
          <w:tcPr>
            <w:tcW w:w="0" w:type="auto"/>
            <w:vAlign w:val="center"/>
          </w:tcPr>
          <w:p w:rsidR="00222167" w:rsidRDefault="008B3912">
            <w:pPr>
              <w:pStyle w:val="ListParagraph"/>
              <w:spacing w:line="240" w:lineRule="auto"/>
              <w:ind w:left="0"/>
              <w:jc w:val="left"/>
              <w:rPr>
                <w:ins w:id="1687" w:author="fauzan" w:date="2022-08-10T21:35:00Z"/>
                <w:szCs w:val="24"/>
              </w:rPr>
            </w:pPr>
            <w:ins w:id="1688" w:author="fauzan" w:date="2022-08-10T21:35:00Z">
              <w:r>
                <w:rPr>
                  <w:szCs w:val="24"/>
                </w:rPr>
                <w:t xml:space="preserve">toko change </w:t>
              </w:r>
              <w:r>
                <w:rPr>
                  <w:i/>
                  <w:szCs w:val="24"/>
                </w:rPr>
                <w:t>password</w:t>
              </w:r>
            </w:ins>
          </w:p>
        </w:tc>
        <w:tc>
          <w:tcPr>
            <w:tcW w:w="0" w:type="auto"/>
            <w:vAlign w:val="center"/>
          </w:tcPr>
          <w:p w:rsidR="00222167" w:rsidRDefault="008B3912">
            <w:pPr>
              <w:pStyle w:val="ListParagraph"/>
              <w:spacing w:line="240" w:lineRule="auto"/>
              <w:ind w:left="0"/>
              <w:jc w:val="left"/>
              <w:rPr>
                <w:ins w:id="1689" w:author="fauzan" w:date="2022-08-10T21:35:00Z"/>
                <w:szCs w:val="24"/>
              </w:rPr>
            </w:pPr>
            <w:ins w:id="1690" w:author="fauzan" w:date="2022-08-10T21:35:00Z">
              <w:r>
                <w:rPr>
                  <w:szCs w:val="24"/>
                </w:rPr>
                <w:t xml:space="preserve">Sistem akan menampilkan halaman change </w:t>
              </w:r>
              <w:r>
                <w:rPr>
                  <w:i/>
                  <w:szCs w:val="24"/>
                </w:rPr>
                <w:t>password</w:t>
              </w:r>
            </w:ins>
          </w:p>
        </w:tc>
        <w:tc>
          <w:tcPr>
            <w:tcW w:w="0" w:type="auto"/>
            <w:vAlign w:val="center"/>
          </w:tcPr>
          <w:p w:rsidR="00222167" w:rsidRDefault="00222167">
            <w:pPr>
              <w:pStyle w:val="ListParagraph"/>
              <w:spacing w:line="240" w:lineRule="auto"/>
              <w:ind w:left="0"/>
              <w:jc w:val="center"/>
              <w:rPr>
                <w:ins w:id="1691" w:author="fauzan" w:date="2022-08-10T21:35:00Z"/>
              </w:rPr>
            </w:pPr>
          </w:p>
        </w:tc>
      </w:tr>
      <w:tr w:rsidR="00222167">
        <w:trPr>
          <w:trHeight w:val="1314"/>
          <w:ins w:id="1692" w:author="fauzan" w:date="2022-08-10T21:35:00Z"/>
        </w:trPr>
        <w:tc>
          <w:tcPr>
            <w:tcW w:w="0" w:type="auto"/>
            <w:vAlign w:val="center"/>
          </w:tcPr>
          <w:p w:rsidR="00222167" w:rsidRDefault="008B3912">
            <w:pPr>
              <w:pStyle w:val="ListParagraph"/>
              <w:spacing w:line="240" w:lineRule="auto"/>
              <w:ind w:left="0"/>
              <w:jc w:val="center"/>
              <w:rPr>
                <w:ins w:id="1693" w:author="fauzan" w:date="2022-08-10T21:35:00Z"/>
                <w:szCs w:val="24"/>
              </w:rPr>
            </w:pPr>
            <w:ins w:id="1694" w:author="fauzan" w:date="2022-08-10T21:35:00Z">
              <w:r>
                <w:rPr>
                  <w:szCs w:val="24"/>
                </w:rPr>
                <w:lastRenderedPageBreak/>
                <w:t>10</w:t>
              </w:r>
            </w:ins>
          </w:p>
        </w:tc>
        <w:tc>
          <w:tcPr>
            <w:tcW w:w="0" w:type="auto"/>
            <w:vAlign w:val="center"/>
          </w:tcPr>
          <w:p w:rsidR="00222167" w:rsidRDefault="008B3912">
            <w:pPr>
              <w:pStyle w:val="ListParagraph"/>
              <w:spacing w:line="240" w:lineRule="auto"/>
              <w:ind w:left="0"/>
              <w:jc w:val="left"/>
              <w:rPr>
                <w:ins w:id="1695" w:author="fauzan" w:date="2022-08-10T21:35:00Z"/>
                <w:szCs w:val="24"/>
              </w:rPr>
            </w:pPr>
            <w:ins w:id="1696" w:author="fauzan" w:date="2022-08-10T21:35:00Z">
              <w:r>
                <w:rPr>
                  <w:szCs w:val="24"/>
                </w:rPr>
                <w:t xml:space="preserve">menekan logout pada sidebar setelah menekan nama </w:t>
              </w:r>
              <w:r>
                <w:rPr>
                  <w:i/>
                  <w:szCs w:val="24"/>
                </w:rPr>
                <w:t>user</w:t>
              </w:r>
            </w:ins>
          </w:p>
        </w:tc>
        <w:tc>
          <w:tcPr>
            <w:tcW w:w="0" w:type="auto"/>
            <w:vAlign w:val="center"/>
          </w:tcPr>
          <w:p w:rsidR="00222167" w:rsidRDefault="008B3912">
            <w:pPr>
              <w:pStyle w:val="ListParagraph"/>
              <w:spacing w:line="240" w:lineRule="auto"/>
              <w:ind w:left="0"/>
              <w:jc w:val="left"/>
              <w:rPr>
                <w:ins w:id="1697" w:author="fauzan" w:date="2022-08-10T21:35:00Z"/>
                <w:szCs w:val="24"/>
              </w:rPr>
            </w:pPr>
            <w:ins w:id="1698" w:author="fauzan" w:date="2022-08-10T21:35:00Z">
              <w:r>
                <w:rPr>
                  <w:szCs w:val="24"/>
                </w:rPr>
                <w:t>logout</w:t>
              </w:r>
            </w:ins>
          </w:p>
        </w:tc>
        <w:tc>
          <w:tcPr>
            <w:tcW w:w="0" w:type="auto"/>
            <w:vAlign w:val="center"/>
          </w:tcPr>
          <w:p w:rsidR="00222167" w:rsidRDefault="008B3912">
            <w:pPr>
              <w:pStyle w:val="ListParagraph"/>
              <w:spacing w:line="240" w:lineRule="auto"/>
              <w:ind w:left="0"/>
              <w:jc w:val="left"/>
              <w:rPr>
                <w:ins w:id="1699" w:author="fauzan" w:date="2022-08-10T21:35:00Z"/>
                <w:szCs w:val="24"/>
              </w:rPr>
            </w:pPr>
            <w:ins w:id="1700" w:author="fauzan" w:date="2022-08-10T21:35:00Z">
              <w:r>
                <w:rPr>
                  <w:szCs w:val="24"/>
                </w:rPr>
                <w:t xml:space="preserve">Sistem akan menampilkan halaman </w:t>
              </w:r>
              <w:r>
                <w:rPr>
                  <w:i/>
                  <w:szCs w:val="24"/>
                </w:rPr>
                <w:t>login</w:t>
              </w:r>
            </w:ins>
          </w:p>
        </w:tc>
        <w:tc>
          <w:tcPr>
            <w:tcW w:w="0" w:type="auto"/>
            <w:vAlign w:val="center"/>
          </w:tcPr>
          <w:p w:rsidR="00222167" w:rsidRDefault="00222167">
            <w:pPr>
              <w:pStyle w:val="ListParagraph"/>
              <w:spacing w:line="240" w:lineRule="auto"/>
              <w:ind w:left="0"/>
              <w:jc w:val="center"/>
              <w:rPr>
                <w:ins w:id="1701" w:author="fauzan" w:date="2022-08-10T21:35:00Z"/>
              </w:rPr>
            </w:pPr>
          </w:p>
        </w:tc>
      </w:tr>
      <w:tr w:rsidR="00222167">
        <w:trPr>
          <w:trHeight w:val="1314"/>
          <w:ins w:id="1702" w:author="fauzan" w:date="2022-08-10T21:35:00Z"/>
        </w:trPr>
        <w:tc>
          <w:tcPr>
            <w:tcW w:w="0" w:type="auto"/>
            <w:vAlign w:val="center"/>
          </w:tcPr>
          <w:p w:rsidR="00222167" w:rsidRDefault="008B3912">
            <w:pPr>
              <w:pStyle w:val="ListParagraph"/>
              <w:spacing w:line="240" w:lineRule="auto"/>
              <w:ind w:left="0"/>
              <w:jc w:val="center"/>
              <w:rPr>
                <w:ins w:id="1703" w:author="fauzan" w:date="2022-08-10T21:35:00Z"/>
                <w:szCs w:val="24"/>
              </w:rPr>
            </w:pPr>
            <w:ins w:id="1704" w:author="fauzan" w:date="2022-08-10T21:35:00Z">
              <w:r>
                <w:rPr>
                  <w:szCs w:val="24"/>
                </w:rPr>
                <w:t>11</w:t>
              </w:r>
            </w:ins>
          </w:p>
        </w:tc>
        <w:tc>
          <w:tcPr>
            <w:tcW w:w="0" w:type="auto"/>
            <w:vAlign w:val="center"/>
          </w:tcPr>
          <w:p w:rsidR="00222167" w:rsidRDefault="008B3912">
            <w:pPr>
              <w:pStyle w:val="ListParagraph"/>
              <w:spacing w:line="240" w:lineRule="auto"/>
              <w:ind w:left="0"/>
              <w:jc w:val="left"/>
              <w:rPr>
                <w:ins w:id="1705" w:author="fauzan" w:date="2022-08-10T21:35:00Z"/>
                <w:szCs w:val="24"/>
              </w:rPr>
            </w:pPr>
            <w:ins w:id="1706" w:author="fauzan" w:date="2022-08-10T21:35:00Z">
              <w:r>
                <w:rPr>
                  <w:szCs w:val="24"/>
                </w:rPr>
                <w:t xml:space="preserve">Menekan </w:t>
              </w:r>
              <w:r>
                <w:rPr>
                  <w:i/>
                  <w:szCs w:val="24"/>
                </w:rPr>
                <w:t>button</w:t>
              </w:r>
              <w:r>
                <w:rPr>
                  <w:szCs w:val="24"/>
                </w:rPr>
                <w:t xml:space="preserve"> tambah</w:t>
              </w:r>
            </w:ins>
          </w:p>
        </w:tc>
        <w:tc>
          <w:tcPr>
            <w:tcW w:w="0" w:type="auto"/>
            <w:vAlign w:val="center"/>
          </w:tcPr>
          <w:p w:rsidR="00222167" w:rsidRDefault="008B3912">
            <w:pPr>
              <w:pStyle w:val="ListParagraph"/>
              <w:spacing w:line="240" w:lineRule="auto"/>
              <w:ind w:left="0"/>
              <w:jc w:val="left"/>
              <w:rPr>
                <w:ins w:id="1707" w:author="fauzan" w:date="2022-08-10T21:35:00Z"/>
                <w:szCs w:val="24"/>
              </w:rPr>
            </w:pPr>
            <w:ins w:id="1708" w:author="fauzan" w:date="2022-08-10T21:35:00Z">
              <w:r>
                <w:rPr>
                  <w:szCs w:val="24"/>
                </w:rPr>
                <w:t>tambah</w:t>
              </w:r>
            </w:ins>
          </w:p>
        </w:tc>
        <w:tc>
          <w:tcPr>
            <w:tcW w:w="0" w:type="auto"/>
            <w:vAlign w:val="center"/>
          </w:tcPr>
          <w:p w:rsidR="00222167" w:rsidRDefault="008B3912">
            <w:pPr>
              <w:pStyle w:val="ListParagraph"/>
              <w:spacing w:line="240" w:lineRule="auto"/>
              <w:ind w:left="0"/>
              <w:jc w:val="left"/>
              <w:rPr>
                <w:ins w:id="1709" w:author="fauzan" w:date="2022-08-10T21:35:00Z"/>
                <w:szCs w:val="24"/>
              </w:rPr>
            </w:pPr>
            <w:ins w:id="1710" w:author="fauzan" w:date="2022-08-10T21:35:00Z">
              <w:r>
                <w:rPr>
                  <w:szCs w:val="24"/>
                </w:rPr>
                <w:t xml:space="preserve">Sistem akan menampilkan halaman tambah data </w:t>
              </w:r>
              <w:r>
                <w:rPr>
                  <w:i/>
                  <w:szCs w:val="24"/>
                </w:rPr>
                <w:t>sales</w:t>
              </w:r>
            </w:ins>
          </w:p>
        </w:tc>
        <w:tc>
          <w:tcPr>
            <w:tcW w:w="0" w:type="auto"/>
            <w:vAlign w:val="center"/>
          </w:tcPr>
          <w:p w:rsidR="00222167" w:rsidRDefault="00222167">
            <w:pPr>
              <w:pStyle w:val="ListParagraph"/>
              <w:spacing w:line="240" w:lineRule="auto"/>
              <w:ind w:left="0"/>
              <w:jc w:val="center"/>
              <w:rPr>
                <w:ins w:id="1711" w:author="fauzan" w:date="2022-08-10T21:35:00Z"/>
              </w:rPr>
            </w:pPr>
          </w:p>
        </w:tc>
      </w:tr>
      <w:tr w:rsidR="00222167">
        <w:trPr>
          <w:trHeight w:val="1314"/>
          <w:ins w:id="1712" w:author="fauzan" w:date="2022-08-10T21:35:00Z"/>
        </w:trPr>
        <w:tc>
          <w:tcPr>
            <w:tcW w:w="0" w:type="auto"/>
            <w:vAlign w:val="center"/>
          </w:tcPr>
          <w:p w:rsidR="00222167" w:rsidRDefault="008B3912">
            <w:pPr>
              <w:pStyle w:val="ListParagraph"/>
              <w:spacing w:line="240" w:lineRule="auto"/>
              <w:ind w:left="0"/>
              <w:jc w:val="center"/>
              <w:rPr>
                <w:ins w:id="1713" w:author="fauzan" w:date="2022-08-10T21:35:00Z"/>
                <w:szCs w:val="24"/>
              </w:rPr>
            </w:pPr>
            <w:ins w:id="1714" w:author="fauzan" w:date="2022-08-10T21:35:00Z">
              <w:r>
                <w:rPr>
                  <w:szCs w:val="24"/>
                </w:rPr>
                <w:t>12</w:t>
              </w:r>
            </w:ins>
          </w:p>
        </w:tc>
        <w:tc>
          <w:tcPr>
            <w:tcW w:w="0" w:type="auto"/>
            <w:vAlign w:val="center"/>
          </w:tcPr>
          <w:p w:rsidR="00222167" w:rsidRDefault="008B3912">
            <w:pPr>
              <w:pStyle w:val="ListParagraph"/>
              <w:spacing w:line="240" w:lineRule="auto"/>
              <w:ind w:left="0"/>
              <w:jc w:val="left"/>
              <w:rPr>
                <w:ins w:id="1715" w:author="fauzan" w:date="2022-08-10T21:35:00Z"/>
                <w:szCs w:val="24"/>
              </w:rPr>
            </w:pPr>
            <w:ins w:id="1716" w:author="fauzan" w:date="2022-08-10T21:35:00Z">
              <w:r>
                <w:rPr>
                  <w:szCs w:val="24"/>
                </w:rPr>
                <w:t>Menekan ubah pada setiap row data</w:t>
              </w:r>
            </w:ins>
          </w:p>
        </w:tc>
        <w:tc>
          <w:tcPr>
            <w:tcW w:w="0" w:type="auto"/>
            <w:vAlign w:val="center"/>
          </w:tcPr>
          <w:p w:rsidR="00222167" w:rsidRDefault="008B3912">
            <w:pPr>
              <w:pStyle w:val="ListParagraph"/>
              <w:spacing w:line="240" w:lineRule="auto"/>
              <w:ind w:left="0"/>
              <w:jc w:val="left"/>
              <w:rPr>
                <w:ins w:id="1717" w:author="fauzan" w:date="2022-08-10T21:35:00Z"/>
                <w:szCs w:val="24"/>
              </w:rPr>
            </w:pPr>
            <w:ins w:id="1718" w:author="fauzan" w:date="2022-08-10T21:35:00Z">
              <w:r>
                <w:rPr>
                  <w:szCs w:val="24"/>
                </w:rPr>
                <w:t>ubah</w:t>
              </w:r>
            </w:ins>
          </w:p>
        </w:tc>
        <w:tc>
          <w:tcPr>
            <w:tcW w:w="0" w:type="auto"/>
            <w:vAlign w:val="center"/>
          </w:tcPr>
          <w:p w:rsidR="00222167" w:rsidRDefault="008B3912">
            <w:pPr>
              <w:pStyle w:val="ListParagraph"/>
              <w:spacing w:line="240" w:lineRule="auto"/>
              <w:ind w:left="0"/>
              <w:jc w:val="left"/>
              <w:rPr>
                <w:ins w:id="1719" w:author="fauzan" w:date="2022-08-10T21:35:00Z"/>
                <w:szCs w:val="24"/>
              </w:rPr>
            </w:pPr>
            <w:ins w:id="1720" w:author="fauzan" w:date="2022-08-10T21:35:00Z">
              <w:r>
                <w:rPr>
                  <w:szCs w:val="24"/>
                </w:rPr>
                <w:t>Sistem akan menampilkan halaman ubah sesuai row data</w:t>
              </w:r>
            </w:ins>
          </w:p>
        </w:tc>
        <w:tc>
          <w:tcPr>
            <w:tcW w:w="0" w:type="auto"/>
            <w:vAlign w:val="center"/>
          </w:tcPr>
          <w:p w:rsidR="00222167" w:rsidRDefault="00222167">
            <w:pPr>
              <w:pStyle w:val="ListParagraph"/>
              <w:spacing w:line="240" w:lineRule="auto"/>
              <w:ind w:left="0"/>
              <w:jc w:val="center"/>
              <w:rPr>
                <w:ins w:id="1721" w:author="fauzan" w:date="2022-08-10T21:35:00Z"/>
              </w:rPr>
            </w:pPr>
          </w:p>
        </w:tc>
      </w:tr>
      <w:tr w:rsidR="00222167">
        <w:trPr>
          <w:trHeight w:val="1314"/>
          <w:ins w:id="1722" w:author="fauzan" w:date="2022-08-10T21:35:00Z"/>
        </w:trPr>
        <w:tc>
          <w:tcPr>
            <w:tcW w:w="0" w:type="auto"/>
            <w:vAlign w:val="center"/>
          </w:tcPr>
          <w:p w:rsidR="00222167" w:rsidRDefault="008B3912">
            <w:pPr>
              <w:pStyle w:val="ListParagraph"/>
              <w:spacing w:line="240" w:lineRule="auto"/>
              <w:ind w:left="0"/>
              <w:jc w:val="center"/>
              <w:rPr>
                <w:ins w:id="1723" w:author="fauzan" w:date="2022-08-10T21:35:00Z"/>
                <w:szCs w:val="24"/>
              </w:rPr>
            </w:pPr>
            <w:ins w:id="1724" w:author="fauzan" w:date="2022-08-10T21:35:00Z">
              <w:r>
                <w:rPr>
                  <w:szCs w:val="24"/>
                </w:rPr>
                <w:t>13</w:t>
              </w:r>
            </w:ins>
          </w:p>
        </w:tc>
        <w:tc>
          <w:tcPr>
            <w:tcW w:w="0" w:type="auto"/>
            <w:vAlign w:val="center"/>
          </w:tcPr>
          <w:p w:rsidR="00222167" w:rsidRDefault="008B3912">
            <w:pPr>
              <w:pStyle w:val="ListParagraph"/>
              <w:spacing w:line="240" w:lineRule="auto"/>
              <w:ind w:left="0"/>
              <w:jc w:val="left"/>
              <w:rPr>
                <w:ins w:id="1725" w:author="fauzan" w:date="2022-08-10T21:35:00Z"/>
                <w:szCs w:val="24"/>
              </w:rPr>
            </w:pPr>
            <w:ins w:id="1726" w:author="fauzan" w:date="2022-08-10T21:35:00Z">
              <w:r>
                <w:rPr>
                  <w:szCs w:val="24"/>
                </w:rPr>
                <w:t>Menekan hapus pada setiap row data</w:t>
              </w:r>
            </w:ins>
          </w:p>
        </w:tc>
        <w:tc>
          <w:tcPr>
            <w:tcW w:w="0" w:type="auto"/>
            <w:vAlign w:val="center"/>
          </w:tcPr>
          <w:p w:rsidR="00222167" w:rsidRDefault="008B3912">
            <w:pPr>
              <w:pStyle w:val="ListParagraph"/>
              <w:spacing w:line="240" w:lineRule="auto"/>
              <w:ind w:left="0"/>
              <w:jc w:val="left"/>
              <w:rPr>
                <w:ins w:id="1727" w:author="fauzan" w:date="2022-08-10T21:35:00Z"/>
                <w:szCs w:val="24"/>
              </w:rPr>
            </w:pPr>
            <w:ins w:id="1728" w:author="fauzan" w:date="2022-08-10T21:35:00Z">
              <w:r>
                <w:rPr>
                  <w:szCs w:val="24"/>
                </w:rPr>
                <w:t>hapus</w:t>
              </w:r>
            </w:ins>
          </w:p>
        </w:tc>
        <w:tc>
          <w:tcPr>
            <w:tcW w:w="0" w:type="auto"/>
            <w:vAlign w:val="center"/>
          </w:tcPr>
          <w:p w:rsidR="00222167" w:rsidRDefault="008B3912">
            <w:pPr>
              <w:pStyle w:val="ListParagraph"/>
              <w:spacing w:line="240" w:lineRule="auto"/>
              <w:ind w:left="0"/>
              <w:jc w:val="left"/>
              <w:rPr>
                <w:ins w:id="1729" w:author="fauzan" w:date="2022-08-10T21:35:00Z"/>
                <w:szCs w:val="24"/>
              </w:rPr>
            </w:pPr>
            <w:ins w:id="1730" w:author="fauzan" w:date="2022-08-10T21:35:00Z">
              <w:r>
                <w:rPr>
                  <w:szCs w:val="24"/>
                </w:rPr>
                <w:t>Sistem akan menghapus data sesuai row data</w:t>
              </w:r>
            </w:ins>
          </w:p>
        </w:tc>
        <w:tc>
          <w:tcPr>
            <w:tcW w:w="0" w:type="auto"/>
            <w:vAlign w:val="center"/>
          </w:tcPr>
          <w:p w:rsidR="00222167" w:rsidRDefault="00222167">
            <w:pPr>
              <w:pStyle w:val="ListParagraph"/>
              <w:spacing w:line="240" w:lineRule="auto"/>
              <w:ind w:left="0"/>
              <w:jc w:val="center"/>
              <w:rPr>
                <w:ins w:id="1731" w:author="fauzan" w:date="2022-08-10T21:35:00Z"/>
              </w:rPr>
            </w:pPr>
          </w:p>
        </w:tc>
      </w:tr>
    </w:tbl>
    <w:p w:rsidR="00222167" w:rsidRDefault="00222167">
      <w:pPr>
        <w:pStyle w:val="ListParagraph"/>
        <w:spacing w:line="240" w:lineRule="auto"/>
        <w:ind w:left="851"/>
        <w:rPr>
          <w:ins w:id="1732" w:author="fauzan" w:date="2022-08-10T21:35:00Z"/>
        </w:rPr>
      </w:pPr>
    </w:p>
    <w:p w:rsidR="00222167" w:rsidRDefault="008B3912">
      <w:pPr>
        <w:pStyle w:val="ListParagraph"/>
        <w:numPr>
          <w:ilvl w:val="0"/>
          <w:numId w:val="38"/>
        </w:numPr>
        <w:ind w:left="426" w:hanging="425"/>
        <w:rPr>
          <w:ins w:id="1733" w:author="fauzan" w:date="2022-08-10T21:35:00Z"/>
        </w:rPr>
      </w:pPr>
      <w:ins w:id="1734" w:author="fauzan" w:date="2022-08-10T21:35:00Z">
        <w:r>
          <w:t xml:space="preserve">Halaman tambah data </w:t>
        </w:r>
        <w:r>
          <w:rPr>
            <w:i/>
          </w:rPr>
          <w:t>sales</w:t>
        </w:r>
        <w:r>
          <w:t xml:space="preserve"> pada admin </w:t>
        </w:r>
      </w:ins>
    </w:p>
    <w:p w:rsidR="00222167" w:rsidRDefault="008B3912">
      <w:pPr>
        <w:pStyle w:val="ListParagraph"/>
        <w:ind w:left="426"/>
        <w:rPr>
          <w:ins w:id="1735" w:author="fauzan" w:date="2022-08-10T21:35:00Z"/>
        </w:rPr>
      </w:pPr>
      <w:ins w:id="1736" w:author="fauzan" w:date="2022-08-10T21:35:00Z">
        <w:r>
          <w:t xml:space="preserve">Halaman tambah data </w:t>
        </w:r>
        <w:r>
          <w:rPr>
            <w:i/>
          </w:rPr>
          <w:t>sales</w:t>
        </w:r>
        <w:r>
          <w:t xml:space="preserve"> merupakan halaman untuk </w:t>
        </w:r>
        <w:r>
          <w:rPr>
            <w:i/>
          </w:rPr>
          <w:t>sales</w:t>
        </w:r>
        <w:r>
          <w:t xml:space="preserve"> menambahkan data </w:t>
        </w:r>
        <w:r>
          <w:rPr>
            <w:i/>
          </w:rPr>
          <w:t>sales</w:t>
        </w:r>
        <w:r>
          <w:t xml:space="preserve"> baru setelah menekan </w:t>
        </w:r>
        <w:r>
          <w:rPr>
            <w:i/>
          </w:rPr>
          <w:t>button</w:t>
        </w:r>
        <w:r>
          <w:t xml:space="preserve"> tambah pada halaman data </w:t>
        </w:r>
        <w:r>
          <w:rPr>
            <w:i/>
          </w:rPr>
          <w:t>sales</w:t>
        </w:r>
        <w:r>
          <w:t xml:space="preserve">. Berikut pengujian pada halaman tambah data </w:t>
        </w:r>
        <w:r>
          <w:rPr>
            <w:i/>
          </w:rPr>
          <w:t>sales</w:t>
        </w:r>
        <w:r>
          <w:t>.</w:t>
        </w:r>
      </w:ins>
    </w:p>
    <w:p w:rsidR="00222167" w:rsidRDefault="008B3912">
      <w:pPr>
        <w:pStyle w:val="ListParagraph"/>
        <w:ind w:left="0"/>
        <w:jc w:val="center"/>
        <w:rPr>
          <w:ins w:id="1737" w:author="fauzan" w:date="2022-08-10T21:35:00Z"/>
        </w:rPr>
      </w:pPr>
      <w:ins w:id="1738" w:author="fauzan" w:date="2022-08-10T21:35:00Z">
        <w:r>
          <w:t xml:space="preserve">Tabel 4. </w:t>
        </w:r>
        <w:r>
          <w:fldChar w:fldCharType="begin"/>
        </w:r>
        <w:r>
          <w:instrText xml:space="preserve"> SEQ Tabel_4. \* ARABIC </w:instrText>
        </w:r>
        <w:r>
          <w:fldChar w:fldCharType="separate"/>
        </w:r>
        <w:r>
          <w:t>5</w:t>
        </w:r>
        <w:r>
          <w:fldChar w:fldCharType="end"/>
        </w:r>
        <w:r>
          <w:t xml:space="preserve"> Tabel black box tambah data </w:t>
        </w:r>
        <w:r>
          <w:rPr>
            <w:i/>
          </w:rPr>
          <w:t>sales</w:t>
        </w:r>
        <w:r>
          <w:t xml:space="preserve"> pada admin</w:t>
        </w:r>
      </w:ins>
    </w:p>
    <w:tbl>
      <w:tblPr>
        <w:tblStyle w:val="TableGrid"/>
        <w:tblW w:w="0" w:type="auto"/>
        <w:tblInd w:w="-5" w:type="dxa"/>
        <w:tblLook w:val="04A0" w:firstRow="1" w:lastRow="0" w:firstColumn="1" w:lastColumn="0" w:noHBand="0" w:noVBand="1"/>
      </w:tblPr>
      <w:tblGrid>
        <w:gridCol w:w="563"/>
        <w:gridCol w:w="2531"/>
        <w:gridCol w:w="1785"/>
        <w:gridCol w:w="2331"/>
        <w:gridCol w:w="723"/>
      </w:tblGrid>
      <w:tr w:rsidR="00222167">
        <w:trPr>
          <w:trHeight w:val="1314"/>
          <w:tblHeader/>
          <w:ins w:id="1739" w:author="fauzan" w:date="2022-08-10T21:35:00Z"/>
        </w:trPr>
        <w:tc>
          <w:tcPr>
            <w:tcW w:w="0" w:type="auto"/>
            <w:vAlign w:val="center"/>
          </w:tcPr>
          <w:p w:rsidR="00222167" w:rsidRDefault="008B3912">
            <w:pPr>
              <w:pStyle w:val="ListParagraph"/>
              <w:spacing w:line="240" w:lineRule="auto"/>
              <w:ind w:left="0"/>
              <w:jc w:val="center"/>
              <w:rPr>
                <w:ins w:id="1740" w:author="fauzan" w:date="2022-08-10T21:35:00Z"/>
              </w:rPr>
            </w:pPr>
            <w:ins w:id="1741"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1742" w:author="fauzan" w:date="2022-08-10T21:35:00Z"/>
              </w:rPr>
            </w:pPr>
            <w:ins w:id="1743"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1744" w:author="fauzan" w:date="2022-08-10T21:35:00Z"/>
              </w:rPr>
            </w:pPr>
            <w:ins w:id="1745"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1746" w:author="fauzan" w:date="2022-08-10T21:35:00Z"/>
              </w:rPr>
            </w:pPr>
            <w:ins w:id="1747"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1748" w:author="fauzan" w:date="2022-08-10T21:35:00Z"/>
              </w:rPr>
            </w:pPr>
            <w:ins w:id="1749" w:author="fauzan" w:date="2022-08-10T21:35:00Z">
              <w:r>
                <w:rPr>
                  <w:szCs w:val="24"/>
                </w:rPr>
                <w:t>Hasil</w:t>
              </w:r>
            </w:ins>
          </w:p>
        </w:tc>
      </w:tr>
      <w:tr w:rsidR="00222167">
        <w:trPr>
          <w:trHeight w:val="808"/>
          <w:ins w:id="1750" w:author="fauzan" w:date="2022-08-10T21:35:00Z"/>
        </w:trPr>
        <w:tc>
          <w:tcPr>
            <w:tcW w:w="0" w:type="auto"/>
          </w:tcPr>
          <w:p w:rsidR="00222167" w:rsidRDefault="008B3912">
            <w:pPr>
              <w:pStyle w:val="ListParagraph"/>
              <w:spacing w:line="240" w:lineRule="auto"/>
              <w:ind w:left="0"/>
              <w:jc w:val="center"/>
              <w:rPr>
                <w:ins w:id="1751" w:author="fauzan" w:date="2022-08-10T21:35:00Z"/>
                <w:szCs w:val="24"/>
              </w:rPr>
            </w:pPr>
            <w:ins w:id="1752" w:author="fauzan" w:date="2022-08-10T21:35:00Z">
              <w:r>
                <w:rPr>
                  <w:szCs w:val="24"/>
                </w:rPr>
                <w:t>1</w:t>
              </w:r>
            </w:ins>
          </w:p>
        </w:tc>
        <w:tc>
          <w:tcPr>
            <w:tcW w:w="0" w:type="auto"/>
          </w:tcPr>
          <w:p w:rsidR="00222167" w:rsidRDefault="008B3912">
            <w:pPr>
              <w:pStyle w:val="ListParagraph"/>
              <w:spacing w:line="240" w:lineRule="auto"/>
              <w:ind w:left="0"/>
              <w:jc w:val="left"/>
              <w:rPr>
                <w:ins w:id="1753" w:author="fauzan" w:date="2022-08-10T21:35:00Z"/>
                <w:szCs w:val="24"/>
              </w:rPr>
            </w:pPr>
            <w:ins w:id="1754" w:author="fauzan" w:date="2022-08-10T21:35:00Z">
              <w:r>
                <w:rPr>
                  <w:szCs w:val="24"/>
                </w:rPr>
                <w:t>Tidak memasukkan data apapun lalu menekan tambah</w:t>
              </w:r>
            </w:ins>
          </w:p>
        </w:tc>
        <w:tc>
          <w:tcPr>
            <w:tcW w:w="0" w:type="auto"/>
          </w:tcPr>
          <w:p w:rsidR="00222167" w:rsidRDefault="008B3912">
            <w:pPr>
              <w:pStyle w:val="ListParagraph"/>
              <w:spacing w:line="240" w:lineRule="auto"/>
              <w:ind w:left="0"/>
              <w:jc w:val="left"/>
              <w:rPr>
                <w:ins w:id="1755" w:author="fauzan" w:date="2022-08-10T21:35:00Z"/>
                <w:szCs w:val="24"/>
              </w:rPr>
            </w:pPr>
            <w:ins w:id="1756" w:author="fauzan" w:date="2022-08-10T21:35:00Z">
              <w:r>
                <w:rPr>
                  <w:szCs w:val="24"/>
                </w:rPr>
                <w:t>Tidak memasukkan data</w:t>
              </w:r>
            </w:ins>
          </w:p>
        </w:tc>
        <w:tc>
          <w:tcPr>
            <w:tcW w:w="0" w:type="auto"/>
          </w:tcPr>
          <w:p w:rsidR="00222167" w:rsidRDefault="008B3912">
            <w:pPr>
              <w:pStyle w:val="ListParagraph"/>
              <w:spacing w:line="240" w:lineRule="auto"/>
              <w:ind w:left="0"/>
              <w:jc w:val="left"/>
              <w:rPr>
                <w:ins w:id="1757" w:author="fauzan" w:date="2022-08-10T21:35:00Z"/>
                <w:szCs w:val="24"/>
              </w:rPr>
            </w:pPr>
            <w:ins w:id="1758" w:author="fauzan" w:date="2022-08-10T21:35:00Z">
              <w:r>
                <w:rPr>
                  <w:szCs w:val="24"/>
                </w:rPr>
                <w:t>Sistem akan menampilkan error</w:t>
              </w:r>
            </w:ins>
          </w:p>
        </w:tc>
        <w:tc>
          <w:tcPr>
            <w:tcW w:w="0" w:type="auto"/>
          </w:tcPr>
          <w:p w:rsidR="00222167" w:rsidRDefault="00222167">
            <w:pPr>
              <w:pStyle w:val="ListParagraph"/>
              <w:spacing w:line="240" w:lineRule="auto"/>
              <w:ind w:left="0"/>
              <w:jc w:val="center"/>
              <w:rPr>
                <w:ins w:id="1759" w:author="fauzan" w:date="2022-08-10T21:35:00Z"/>
                <w:szCs w:val="24"/>
              </w:rPr>
            </w:pPr>
          </w:p>
        </w:tc>
      </w:tr>
      <w:tr w:rsidR="00222167">
        <w:trPr>
          <w:trHeight w:val="818"/>
          <w:ins w:id="1760" w:author="fauzan" w:date="2022-08-10T21:35:00Z"/>
        </w:trPr>
        <w:tc>
          <w:tcPr>
            <w:tcW w:w="0" w:type="auto"/>
          </w:tcPr>
          <w:p w:rsidR="00222167" w:rsidRDefault="008B3912">
            <w:pPr>
              <w:pStyle w:val="ListParagraph"/>
              <w:spacing w:line="240" w:lineRule="auto"/>
              <w:ind w:left="0"/>
              <w:jc w:val="center"/>
              <w:rPr>
                <w:ins w:id="1761" w:author="fauzan" w:date="2022-08-10T21:35:00Z"/>
                <w:szCs w:val="24"/>
              </w:rPr>
            </w:pPr>
            <w:ins w:id="1762" w:author="fauzan" w:date="2022-08-10T21:35:00Z">
              <w:r>
                <w:rPr>
                  <w:szCs w:val="24"/>
                </w:rPr>
                <w:t>2</w:t>
              </w:r>
            </w:ins>
          </w:p>
        </w:tc>
        <w:tc>
          <w:tcPr>
            <w:tcW w:w="0" w:type="auto"/>
          </w:tcPr>
          <w:p w:rsidR="00222167" w:rsidRDefault="008B3912">
            <w:pPr>
              <w:pStyle w:val="ListParagraph"/>
              <w:spacing w:line="240" w:lineRule="auto"/>
              <w:ind w:left="0"/>
              <w:jc w:val="left"/>
              <w:rPr>
                <w:ins w:id="1763" w:author="fauzan" w:date="2022-08-10T21:35:00Z"/>
                <w:szCs w:val="24"/>
              </w:rPr>
            </w:pPr>
            <w:ins w:id="1764" w:author="fauzan" w:date="2022-08-10T21:35:00Z">
              <w:r>
                <w:rPr>
                  <w:szCs w:val="24"/>
                </w:rPr>
                <w:t>Ada form yang tidak diisi lalu menekan tambah</w:t>
              </w:r>
            </w:ins>
          </w:p>
        </w:tc>
        <w:tc>
          <w:tcPr>
            <w:tcW w:w="0" w:type="auto"/>
          </w:tcPr>
          <w:p w:rsidR="00222167" w:rsidRDefault="008B3912">
            <w:pPr>
              <w:pStyle w:val="ListParagraph"/>
              <w:spacing w:line="240" w:lineRule="auto"/>
              <w:ind w:left="0"/>
              <w:jc w:val="left"/>
              <w:rPr>
                <w:ins w:id="1765" w:author="fauzan" w:date="2022-08-10T21:35:00Z"/>
                <w:szCs w:val="24"/>
              </w:rPr>
            </w:pPr>
            <w:ins w:id="1766" w:author="fauzan" w:date="2022-08-10T21:35:00Z">
              <w:r>
                <w:rPr>
                  <w:szCs w:val="24"/>
                </w:rPr>
                <w:t>Ada form yang tidak diisi</w:t>
              </w:r>
            </w:ins>
          </w:p>
        </w:tc>
        <w:tc>
          <w:tcPr>
            <w:tcW w:w="0" w:type="auto"/>
          </w:tcPr>
          <w:p w:rsidR="00222167" w:rsidRDefault="008B3912">
            <w:pPr>
              <w:pStyle w:val="ListParagraph"/>
              <w:spacing w:line="240" w:lineRule="auto"/>
              <w:ind w:left="0"/>
              <w:jc w:val="left"/>
              <w:rPr>
                <w:ins w:id="1767" w:author="fauzan" w:date="2022-08-10T21:35:00Z"/>
                <w:szCs w:val="24"/>
              </w:rPr>
            </w:pPr>
            <w:ins w:id="1768" w:author="fauzan" w:date="2022-08-10T21:35:00Z">
              <w:r>
                <w:rPr>
                  <w:szCs w:val="24"/>
                </w:rPr>
                <w:t>Sistem akan menampilkan error</w:t>
              </w:r>
            </w:ins>
          </w:p>
        </w:tc>
        <w:tc>
          <w:tcPr>
            <w:tcW w:w="0" w:type="auto"/>
          </w:tcPr>
          <w:p w:rsidR="00222167" w:rsidRDefault="00222167">
            <w:pPr>
              <w:pStyle w:val="ListParagraph"/>
              <w:spacing w:line="240" w:lineRule="auto"/>
              <w:ind w:left="0"/>
              <w:jc w:val="center"/>
              <w:rPr>
                <w:ins w:id="1769" w:author="fauzan" w:date="2022-08-10T21:35:00Z"/>
              </w:rPr>
            </w:pPr>
          </w:p>
        </w:tc>
      </w:tr>
      <w:tr w:rsidR="00222167">
        <w:trPr>
          <w:trHeight w:val="831"/>
          <w:ins w:id="1770" w:author="fauzan" w:date="2022-08-10T21:35:00Z"/>
        </w:trPr>
        <w:tc>
          <w:tcPr>
            <w:tcW w:w="0" w:type="auto"/>
          </w:tcPr>
          <w:p w:rsidR="00222167" w:rsidRDefault="008B3912">
            <w:pPr>
              <w:pStyle w:val="ListParagraph"/>
              <w:spacing w:line="240" w:lineRule="auto"/>
              <w:ind w:left="0"/>
              <w:jc w:val="center"/>
              <w:rPr>
                <w:ins w:id="1771" w:author="fauzan" w:date="2022-08-10T21:35:00Z"/>
                <w:szCs w:val="24"/>
              </w:rPr>
            </w:pPr>
            <w:ins w:id="1772" w:author="fauzan" w:date="2022-08-10T21:35:00Z">
              <w:r>
                <w:rPr>
                  <w:szCs w:val="24"/>
                </w:rPr>
                <w:t>3</w:t>
              </w:r>
            </w:ins>
          </w:p>
        </w:tc>
        <w:tc>
          <w:tcPr>
            <w:tcW w:w="0" w:type="auto"/>
          </w:tcPr>
          <w:p w:rsidR="00222167" w:rsidRDefault="008B3912">
            <w:pPr>
              <w:pStyle w:val="ListParagraph"/>
              <w:spacing w:line="240" w:lineRule="auto"/>
              <w:ind w:left="0"/>
              <w:jc w:val="left"/>
              <w:rPr>
                <w:ins w:id="1773" w:author="fauzan" w:date="2022-08-10T21:35:00Z"/>
                <w:szCs w:val="24"/>
              </w:rPr>
            </w:pPr>
            <w:ins w:id="1774" w:author="fauzan" w:date="2022-08-10T21:35:00Z">
              <w:r>
                <w:rPr>
                  <w:szCs w:val="24"/>
                </w:rPr>
                <w:t>Memasukkan data semua dengan benar lalu menekan ubah</w:t>
              </w:r>
            </w:ins>
          </w:p>
        </w:tc>
        <w:tc>
          <w:tcPr>
            <w:tcW w:w="0" w:type="auto"/>
          </w:tcPr>
          <w:p w:rsidR="00222167" w:rsidRDefault="008B3912">
            <w:pPr>
              <w:pStyle w:val="ListParagraph"/>
              <w:spacing w:line="240" w:lineRule="auto"/>
              <w:ind w:left="0"/>
              <w:jc w:val="left"/>
              <w:rPr>
                <w:ins w:id="1775" w:author="fauzan" w:date="2022-08-10T21:35:00Z"/>
                <w:szCs w:val="24"/>
              </w:rPr>
            </w:pPr>
            <w:ins w:id="1776" w:author="fauzan" w:date="2022-08-10T21:35:00Z">
              <w:r>
                <w:rPr>
                  <w:szCs w:val="24"/>
                </w:rPr>
                <w:t>Memasukkan data semua</w:t>
              </w:r>
            </w:ins>
          </w:p>
        </w:tc>
        <w:tc>
          <w:tcPr>
            <w:tcW w:w="0" w:type="auto"/>
          </w:tcPr>
          <w:p w:rsidR="00222167" w:rsidRDefault="008B3912">
            <w:pPr>
              <w:pStyle w:val="ListParagraph"/>
              <w:spacing w:line="240" w:lineRule="auto"/>
              <w:ind w:left="0"/>
              <w:jc w:val="left"/>
              <w:rPr>
                <w:ins w:id="1777" w:author="fauzan" w:date="2022-08-10T21:35:00Z"/>
                <w:szCs w:val="24"/>
              </w:rPr>
            </w:pPr>
            <w:ins w:id="1778" w:author="fauzan" w:date="2022-08-10T21:35:00Z">
              <w:r>
                <w:rPr>
                  <w:szCs w:val="24"/>
                </w:rPr>
                <w:t>Sistem akan menampilkan data berhasil disimpan</w:t>
              </w:r>
            </w:ins>
          </w:p>
        </w:tc>
        <w:tc>
          <w:tcPr>
            <w:tcW w:w="0" w:type="auto"/>
          </w:tcPr>
          <w:p w:rsidR="00222167" w:rsidRDefault="00222167">
            <w:pPr>
              <w:pStyle w:val="ListParagraph"/>
              <w:spacing w:line="240" w:lineRule="auto"/>
              <w:ind w:left="0"/>
              <w:jc w:val="center"/>
              <w:rPr>
                <w:ins w:id="1779" w:author="fauzan" w:date="2022-08-10T21:35:00Z"/>
              </w:rPr>
            </w:pPr>
          </w:p>
        </w:tc>
      </w:tr>
      <w:tr w:rsidR="00222167">
        <w:trPr>
          <w:trHeight w:val="842"/>
          <w:ins w:id="1780" w:author="fauzan" w:date="2022-08-10T21:35:00Z"/>
        </w:trPr>
        <w:tc>
          <w:tcPr>
            <w:tcW w:w="0" w:type="auto"/>
          </w:tcPr>
          <w:p w:rsidR="00222167" w:rsidRDefault="008B3912">
            <w:pPr>
              <w:pStyle w:val="ListParagraph"/>
              <w:spacing w:line="240" w:lineRule="auto"/>
              <w:ind w:left="0"/>
              <w:jc w:val="center"/>
              <w:rPr>
                <w:ins w:id="1781" w:author="fauzan" w:date="2022-08-10T21:35:00Z"/>
                <w:szCs w:val="24"/>
              </w:rPr>
            </w:pPr>
            <w:ins w:id="1782" w:author="fauzan" w:date="2022-08-10T21:35:00Z">
              <w:r>
                <w:rPr>
                  <w:szCs w:val="24"/>
                </w:rPr>
                <w:lastRenderedPageBreak/>
                <w:t>4</w:t>
              </w:r>
            </w:ins>
          </w:p>
        </w:tc>
        <w:tc>
          <w:tcPr>
            <w:tcW w:w="0" w:type="auto"/>
          </w:tcPr>
          <w:p w:rsidR="00222167" w:rsidRDefault="008B3912">
            <w:pPr>
              <w:pStyle w:val="ListParagraph"/>
              <w:spacing w:line="240" w:lineRule="auto"/>
              <w:ind w:left="0"/>
              <w:jc w:val="left"/>
              <w:rPr>
                <w:ins w:id="1783" w:author="fauzan" w:date="2022-08-10T21:35:00Z"/>
                <w:szCs w:val="24"/>
              </w:rPr>
            </w:pPr>
            <w:ins w:id="1784" w:author="fauzan" w:date="2022-08-10T21:35:00Z">
              <w:r>
                <w:rPr>
                  <w:szCs w:val="24"/>
                </w:rPr>
                <w:t xml:space="preserve">Menekan </w:t>
              </w:r>
              <w:r>
                <w:rPr>
                  <w:i/>
                  <w:szCs w:val="24"/>
                </w:rPr>
                <w:t>button</w:t>
              </w:r>
              <w:r>
                <w:rPr>
                  <w:szCs w:val="24"/>
                </w:rPr>
                <w:t xml:space="preserve"> kembali</w:t>
              </w:r>
            </w:ins>
          </w:p>
        </w:tc>
        <w:tc>
          <w:tcPr>
            <w:tcW w:w="0" w:type="auto"/>
          </w:tcPr>
          <w:p w:rsidR="00222167" w:rsidRDefault="008B3912">
            <w:pPr>
              <w:pStyle w:val="ListParagraph"/>
              <w:spacing w:line="240" w:lineRule="auto"/>
              <w:ind w:left="0"/>
              <w:jc w:val="left"/>
              <w:rPr>
                <w:ins w:id="1785" w:author="fauzan" w:date="2022-08-10T21:35:00Z"/>
                <w:szCs w:val="24"/>
              </w:rPr>
            </w:pPr>
            <w:ins w:id="1786" w:author="fauzan" w:date="2022-08-10T21:35:00Z">
              <w:r>
                <w:rPr>
                  <w:szCs w:val="24"/>
                </w:rPr>
                <w:t>kembali</w:t>
              </w:r>
            </w:ins>
          </w:p>
        </w:tc>
        <w:tc>
          <w:tcPr>
            <w:tcW w:w="0" w:type="auto"/>
          </w:tcPr>
          <w:p w:rsidR="00222167" w:rsidRDefault="008B3912">
            <w:pPr>
              <w:pStyle w:val="ListParagraph"/>
              <w:spacing w:line="240" w:lineRule="auto"/>
              <w:ind w:left="0"/>
              <w:jc w:val="left"/>
              <w:rPr>
                <w:ins w:id="1787" w:author="fauzan" w:date="2022-08-10T21:35:00Z"/>
                <w:szCs w:val="24"/>
              </w:rPr>
            </w:pPr>
            <w:ins w:id="1788" w:author="fauzan" w:date="2022-08-10T21:35:00Z">
              <w:r>
                <w:rPr>
                  <w:szCs w:val="24"/>
                </w:rPr>
                <w:t xml:space="preserve">Sistem akan menampilkan halaman data </w:t>
              </w:r>
              <w:r>
                <w:rPr>
                  <w:i/>
                  <w:szCs w:val="24"/>
                </w:rPr>
                <w:t>sales</w:t>
              </w:r>
            </w:ins>
          </w:p>
        </w:tc>
        <w:tc>
          <w:tcPr>
            <w:tcW w:w="0" w:type="auto"/>
          </w:tcPr>
          <w:p w:rsidR="00222167" w:rsidRDefault="00222167">
            <w:pPr>
              <w:pStyle w:val="ListParagraph"/>
              <w:spacing w:line="240" w:lineRule="auto"/>
              <w:ind w:left="0"/>
              <w:jc w:val="center"/>
              <w:rPr>
                <w:ins w:id="1789" w:author="fauzan" w:date="2022-08-10T21:35:00Z"/>
              </w:rPr>
            </w:pPr>
          </w:p>
        </w:tc>
      </w:tr>
    </w:tbl>
    <w:p w:rsidR="00222167" w:rsidRDefault="00222167">
      <w:pPr>
        <w:pStyle w:val="ListParagraph"/>
        <w:spacing w:line="240" w:lineRule="auto"/>
        <w:ind w:left="0"/>
        <w:jc w:val="center"/>
        <w:rPr>
          <w:ins w:id="1790" w:author="fauzan" w:date="2022-08-10T21:35:00Z"/>
        </w:rPr>
      </w:pPr>
    </w:p>
    <w:p w:rsidR="00222167" w:rsidRDefault="008B3912">
      <w:pPr>
        <w:pStyle w:val="ListParagraph"/>
        <w:numPr>
          <w:ilvl w:val="0"/>
          <w:numId w:val="38"/>
        </w:numPr>
        <w:ind w:left="426" w:hanging="425"/>
        <w:rPr>
          <w:ins w:id="1791" w:author="fauzan" w:date="2022-08-10T21:35:00Z"/>
        </w:rPr>
      </w:pPr>
      <w:ins w:id="1792" w:author="fauzan" w:date="2022-08-10T21:35:00Z">
        <w:r>
          <w:t xml:space="preserve">Halaman ubah data </w:t>
        </w:r>
        <w:r>
          <w:rPr>
            <w:i/>
          </w:rPr>
          <w:t>sales</w:t>
        </w:r>
        <w:r>
          <w:t xml:space="preserve"> pada admin </w:t>
        </w:r>
      </w:ins>
    </w:p>
    <w:p w:rsidR="00222167" w:rsidRDefault="008B3912">
      <w:pPr>
        <w:pStyle w:val="ListParagraph"/>
        <w:ind w:left="426"/>
        <w:rPr>
          <w:ins w:id="1793" w:author="fauzan" w:date="2022-08-10T21:35:00Z"/>
        </w:rPr>
      </w:pPr>
      <w:ins w:id="1794" w:author="fauzan" w:date="2022-08-10T21:35:00Z">
        <w:r>
          <w:t xml:space="preserve">Halaman ubah data </w:t>
        </w:r>
        <w:r>
          <w:rPr>
            <w:i/>
          </w:rPr>
          <w:t>sales</w:t>
        </w:r>
        <w:r>
          <w:t xml:space="preserve"> merupakan halaman untuk </w:t>
        </w:r>
        <w:r>
          <w:rPr>
            <w:i/>
          </w:rPr>
          <w:t>sales</w:t>
        </w:r>
        <w:r>
          <w:t xml:space="preserve"> mengubah data </w:t>
        </w:r>
        <w:r>
          <w:rPr>
            <w:i/>
          </w:rPr>
          <w:t>sales</w:t>
        </w:r>
        <w:r>
          <w:t xml:space="preserve"> setelah menekan </w:t>
        </w:r>
        <w:r>
          <w:rPr>
            <w:i/>
          </w:rPr>
          <w:t>button</w:t>
        </w:r>
        <w:r>
          <w:t xml:space="preserve"> ubah pada halaman data </w:t>
        </w:r>
        <w:r>
          <w:rPr>
            <w:i/>
          </w:rPr>
          <w:t>sales</w:t>
        </w:r>
        <w:r>
          <w:t xml:space="preserve">. Berikut pengujian pada halaman ubah data </w:t>
        </w:r>
        <w:r>
          <w:rPr>
            <w:i/>
          </w:rPr>
          <w:t>sales</w:t>
        </w:r>
        <w:r>
          <w:t xml:space="preserve"> .</w:t>
        </w:r>
      </w:ins>
    </w:p>
    <w:p w:rsidR="00222167" w:rsidRDefault="008B3912">
      <w:pPr>
        <w:pStyle w:val="ListParagraph"/>
        <w:ind w:left="0"/>
        <w:jc w:val="center"/>
        <w:rPr>
          <w:ins w:id="1795" w:author="fauzan" w:date="2022-08-10T21:35:00Z"/>
        </w:rPr>
      </w:pPr>
      <w:ins w:id="1796" w:author="fauzan" w:date="2022-08-10T21:35:00Z">
        <w:r>
          <w:t xml:space="preserve">Tabel 4. </w:t>
        </w:r>
        <w:r>
          <w:fldChar w:fldCharType="begin"/>
        </w:r>
        <w:r>
          <w:instrText xml:space="preserve"> SEQ Tabel_4. \* ARABIC </w:instrText>
        </w:r>
        <w:r>
          <w:fldChar w:fldCharType="separate"/>
        </w:r>
        <w:r>
          <w:t>6</w:t>
        </w:r>
        <w:r>
          <w:fldChar w:fldCharType="end"/>
        </w:r>
        <w:r>
          <w:t xml:space="preserve"> Tabel black box ubah data </w:t>
        </w:r>
        <w:r>
          <w:rPr>
            <w:i/>
          </w:rPr>
          <w:t>sales</w:t>
        </w:r>
        <w:r>
          <w:t xml:space="preserve"> pada admin</w:t>
        </w:r>
      </w:ins>
    </w:p>
    <w:tbl>
      <w:tblPr>
        <w:tblStyle w:val="TableGrid"/>
        <w:tblW w:w="0" w:type="auto"/>
        <w:tblInd w:w="-5" w:type="dxa"/>
        <w:tblLook w:val="04A0" w:firstRow="1" w:lastRow="0" w:firstColumn="1" w:lastColumn="0" w:noHBand="0" w:noVBand="1"/>
      </w:tblPr>
      <w:tblGrid>
        <w:gridCol w:w="563"/>
        <w:gridCol w:w="2557"/>
        <w:gridCol w:w="1792"/>
        <w:gridCol w:w="2298"/>
        <w:gridCol w:w="723"/>
      </w:tblGrid>
      <w:tr w:rsidR="00222167">
        <w:trPr>
          <w:trHeight w:val="1314"/>
          <w:ins w:id="1797" w:author="fauzan" w:date="2022-08-10T21:35:00Z"/>
        </w:trPr>
        <w:tc>
          <w:tcPr>
            <w:tcW w:w="0" w:type="auto"/>
            <w:vAlign w:val="center"/>
          </w:tcPr>
          <w:p w:rsidR="00222167" w:rsidRDefault="008B3912">
            <w:pPr>
              <w:pStyle w:val="ListParagraph"/>
              <w:spacing w:line="240" w:lineRule="auto"/>
              <w:ind w:left="0"/>
              <w:jc w:val="center"/>
              <w:rPr>
                <w:ins w:id="1798" w:author="fauzan" w:date="2022-08-10T21:35:00Z"/>
              </w:rPr>
            </w:pPr>
            <w:ins w:id="1799"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1800" w:author="fauzan" w:date="2022-08-10T21:35:00Z"/>
              </w:rPr>
            </w:pPr>
            <w:ins w:id="1801"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1802" w:author="fauzan" w:date="2022-08-10T21:35:00Z"/>
              </w:rPr>
            </w:pPr>
            <w:ins w:id="1803"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1804" w:author="fauzan" w:date="2022-08-10T21:35:00Z"/>
              </w:rPr>
            </w:pPr>
            <w:ins w:id="1805"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1806" w:author="fauzan" w:date="2022-08-10T21:35:00Z"/>
              </w:rPr>
            </w:pPr>
            <w:ins w:id="1807" w:author="fauzan" w:date="2022-08-10T21:35:00Z">
              <w:r>
                <w:rPr>
                  <w:szCs w:val="24"/>
                </w:rPr>
                <w:t>Hasil</w:t>
              </w:r>
            </w:ins>
          </w:p>
        </w:tc>
      </w:tr>
      <w:tr w:rsidR="00222167">
        <w:trPr>
          <w:ins w:id="1808" w:author="fauzan" w:date="2022-08-10T21:35:00Z"/>
        </w:trPr>
        <w:tc>
          <w:tcPr>
            <w:tcW w:w="0" w:type="auto"/>
            <w:vAlign w:val="center"/>
          </w:tcPr>
          <w:p w:rsidR="00222167" w:rsidRDefault="008B3912">
            <w:pPr>
              <w:pStyle w:val="ListParagraph"/>
              <w:spacing w:line="240" w:lineRule="auto"/>
              <w:ind w:left="0"/>
              <w:jc w:val="center"/>
              <w:rPr>
                <w:ins w:id="1809" w:author="fauzan" w:date="2022-08-10T21:35:00Z"/>
              </w:rPr>
            </w:pPr>
            <w:ins w:id="1810" w:author="fauzan" w:date="2022-08-10T21:35:00Z">
              <w:r>
                <w:rPr>
                  <w:szCs w:val="24"/>
                </w:rPr>
                <w:t>1</w:t>
              </w:r>
            </w:ins>
          </w:p>
        </w:tc>
        <w:tc>
          <w:tcPr>
            <w:tcW w:w="0" w:type="auto"/>
            <w:vAlign w:val="center"/>
          </w:tcPr>
          <w:p w:rsidR="00222167" w:rsidRDefault="008B3912">
            <w:pPr>
              <w:pStyle w:val="ListParagraph"/>
              <w:spacing w:line="240" w:lineRule="auto"/>
              <w:ind w:left="0"/>
              <w:jc w:val="left"/>
              <w:rPr>
                <w:ins w:id="1811" w:author="fauzan" w:date="2022-08-10T21:35:00Z"/>
              </w:rPr>
            </w:pPr>
            <w:ins w:id="1812" w:author="fauzan" w:date="2022-08-10T21:35:00Z">
              <w:r>
                <w:rPr>
                  <w:szCs w:val="24"/>
                </w:rPr>
                <w:t>Tidak memasukkan data apapun lalu menekan ubah</w:t>
              </w:r>
            </w:ins>
          </w:p>
        </w:tc>
        <w:tc>
          <w:tcPr>
            <w:tcW w:w="0" w:type="auto"/>
          </w:tcPr>
          <w:p w:rsidR="00222167" w:rsidRDefault="008B3912">
            <w:pPr>
              <w:pStyle w:val="ListParagraph"/>
              <w:spacing w:line="240" w:lineRule="auto"/>
              <w:ind w:left="0"/>
              <w:rPr>
                <w:ins w:id="1813" w:author="fauzan" w:date="2022-08-10T21:35:00Z"/>
              </w:rPr>
            </w:pPr>
            <w:ins w:id="1814" w:author="fauzan" w:date="2022-08-10T21:35:00Z">
              <w:r>
                <w:rPr>
                  <w:szCs w:val="24"/>
                </w:rPr>
                <w:t>Tidak memasukkan data</w:t>
              </w:r>
            </w:ins>
          </w:p>
        </w:tc>
        <w:tc>
          <w:tcPr>
            <w:tcW w:w="0" w:type="auto"/>
            <w:vAlign w:val="center"/>
          </w:tcPr>
          <w:p w:rsidR="00222167" w:rsidRDefault="008B3912">
            <w:pPr>
              <w:pStyle w:val="ListParagraph"/>
              <w:spacing w:line="240" w:lineRule="auto"/>
              <w:ind w:left="0"/>
              <w:jc w:val="left"/>
              <w:rPr>
                <w:ins w:id="1815" w:author="fauzan" w:date="2022-08-10T21:35:00Z"/>
              </w:rPr>
            </w:pPr>
            <w:ins w:id="1816" w:author="fauzan" w:date="2022-08-10T21:35:00Z">
              <w:r>
                <w:rPr>
                  <w:szCs w:val="24"/>
                </w:rPr>
                <w:t>Sistem akan menampilkan error</w:t>
              </w:r>
            </w:ins>
          </w:p>
        </w:tc>
        <w:tc>
          <w:tcPr>
            <w:tcW w:w="0" w:type="auto"/>
          </w:tcPr>
          <w:p w:rsidR="00222167" w:rsidRDefault="00222167">
            <w:pPr>
              <w:pStyle w:val="ListParagraph"/>
              <w:spacing w:line="240" w:lineRule="auto"/>
              <w:ind w:left="0"/>
              <w:rPr>
                <w:ins w:id="1817" w:author="fauzan" w:date="2022-08-10T21:35:00Z"/>
              </w:rPr>
            </w:pPr>
          </w:p>
        </w:tc>
      </w:tr>
      <w:tr w:rsidR="00222167">
        <w:trPr>
          <w:ins w:id="1818" w:author="fauzan" w:date="2022-08-10T21:35:00Z"/>
        </w:trPr>
        <w:tc>
          <w:tcPr>
            <w:tcW w:w="0" w:type="auto"/>
            <w:vAlign w:val="center"/>
          </w:tcPr>
          <w:p w:rsidR="00222167" w:rsidRDefault="008B3912">
            <w:pPr>
              <w:pStyle w:val="ListParagraph"/>
              <w:spacing w:line="240" w:lineRule="auto"/>
              <w:ind w:left="0"/>
              <w:jc w:val="center"/>
              <w:rPr>
                <w:ins w:id="1819" w:author="fauzan" w:date="2022-08-10T21:35:00Z"/>
                <w:szCs w:val="24"/>
              </w:rPr>
            </w:pPr>
            <w:ins w:id="1820" w:author="fauzan" w:date="2022-08-10T21:35:00Z">
              <w:r>
                <w:rPr>
                  <w:szCs w:val="24"/>
                </w:rPr>
                <w:t>2</w:t>
              </w:r>
            </w:ins>
          </w:p>
        </w:tc>
        <w:tc>
          <w:tcPr>
            <w:tcW w:w="0" w:type="auto"/>
            <w:vAlign w:val="center"/>
          </w:tcPr>
          <w:p w:rsidR="00222167" w:rsidRDefault="008B3912">
            <w:pPr>
              <w:pStyle w:val="ListParagraph"/>
              <w:spacing w:line="240" w:lineRule="auto"/>
              <w:ind w:left="0"/>
              <w:jc w:val="left"/>
              <w:rPr>
                <w:ins w:id="1821" w:author="fauzan" w:date="2022-08-10T21:35:00Z"/>
                <w:szCs w:val="24"/>
              </w:rPr>
            </w:pPr>
            <w:ins w:id="1822" w:author="fauzan" w:date="2022-08-10T21:35:00Z">
              <w:r>
                <w:rPr>
                  <w:szCs w:val="24"/>
                </w:rPr>
                <w:t>Ada form yang tidak diisi lalu menekan ubah</w:t>
              </w:r>
            </w:ins>
          </w:p>
        </w:tc>
        <w:tc>
          <w:tcPr>
            <w:tcW w:w="0" w:type="auto"/>
          </w:tcPr>
          <w:p w:rsidR="00222167" w:rsidRDefault="008B3912">
            <w:pPr>
              <w:pStyle w:val="ListParagraph"/>
              <w:spacing w:line="240" w:lineRule="auto"/>
              <w:ind w:left="0"/>
              <w:rPr>
                <w:ins w:id="1823" w:author="fauzan" w:date="2022-08-10T21:35:00Z"/>
                <w:szCs w:val="24"/>
              </w:rPr>
            </w:pPr>
            <w:ins w:id="1824" w:author="fauzan" w:date="2022-08-10T21:35:00Z">
              <w:r>
                <w:rPr>
                  <w:szCs w:val="24"/>
                </w:rPr>
                <w:t>Ada form yang tidak diisi</w:t>
              </w:r>
            </w:ins>
          </w:p>
        </w:tc>
        <w:tc>
          <w:tcPr>
            <w:tcW w:w="0" w:type="auto"/>
            <w:vAlign w:val="center"/>
          </w:tcPr>
          <w:p w:rsidR="00222167" w:rsidRDefault="008B3912">
            <w:pPr>
              <w:pStyle w:val="ListParagraph"/>
              <w:spacing w:line="240" w:lineRule="auto"/>
              <w:ind w:left="0"/>
              <w:jc w:val="left"/>
              <w:rPr>
                <w:ins w:id="1825" w:author="fauzan" w:date="2022-08-10T21:35:00Z"/>
                <w:szCs w:val="24"/>
              </w:rPr>
            </w:pPr>
            <w:ins w:id="1826" w:author="fauzan" w:date="2022-08-10T21:35:00Z">
              <w:r>
                <w:rPr>
                  <w:szCs w:val="24"/>
                </w:rPr>
                <w:t>Sistem akan menampilkan error</w:t>
              </w:r>
            </w:ins>
          </w:p>
        </w:tc>
        <w:tc>
          <w:tcPr>
            <w:tcW w:w="0" w:type="auto"/>
          </w:tcPr>
          <w:p w:rsidR="00222167" w:rsidRDefault="00222167">
            <w:pPr>
              <w:pStyle w:val="ListParagraph"/>
              <w:spacing w:line="240" w:lineRule="auto"/>
              <w:ind w:left="0"/>
              <w:rPr>
                <w:ins w:id="1827" w:author="fauzan" w:date="2022-08-10T21:35:00Z"/>
              </w:rPr>
            </w:pPr>
          </w:p>
        </w:tc>
      </w:tr>
      <w:tr w:rsidR="00222167">
        <w:trPr>
          <w:ins w:id="1828" w:author="fauzan" w:date="2022-08-10T21:35:00Z"/>
        </w:trPr>
        <w:tc>
          <w:tcPr>
            <w:tcW w:w="0" w:type="auto"/>
            <w:vAlign w:val="center"/>
          </w:tcPr>
          <w:p w:rsidR="00222167" w:rsidRDefault="008B3912">
            <w:pPr>
              <w:pStyle w:val="ListParagraph"/>
              <w:spacing w:line="240" w:lineRule="auto"/>
              <w:ind w:left="0"/>
              <w:jc w:val="center"/>
              <w:rPr>
                <w:ins w:id="1829" w:author="fauzan" w:date="2022-08-10T21:35:00Z"/>
                <w:szCs w:val="24"/>
              </w:rPr>
            </w:pPr>
            <w:ins w:id="1830" w:author="fauzan" w:date="2022-08-10T21:35:00Z">
              <w:r>
                <w:rPr>
                  <w:szCs w:val="24"/>
                </w:rPr>
                <w:t>3</w:t>
              </w:r>
            </w:ins>
          </w:p>
        </w:tc>
        <w:tc>
          <w:tcPr>
            <w:tcW w:w="0" w:type="auto"/>
            <w:vAlign w:val="center"/>
          </w:tcPr>
          <w:p w:rsidR="00222167" w:rsidRDefault="008B3912">
            <w:pPr>
              <w:pStyle w:val="ListParagraph"/>
              <w:spacing w:line="240" w:lineRule="auto"/>
              <w:ind w:left="0"/>
              <w:jc w:val="left"/>
              <w:rPr>
                <w:ins w:id="1831" w:author="fauzan" w:date="2022-08-10T21:35:00Z"/>
                <w:szCs w:val="24"/>
              </w:rPr>
            </w:pPr>
            <w:ins w:id="1832" w:author="fauzan" w:date="2022-08-10T21:35:00Z">
              <w:r>
                <w:rPr>
                  <w:szCs w:val="24"/>
                </w:rPr>
                <w:t>Memasukkan data semua dengan benar lalu menekan ubah</w:t>
              </w:r>
            </w:ins>
          </w:p>
        </w:tc>
        <w:tc>
          <w:tcPr>
            <w:tcW w:w="0" w:type="auto"/>
          </w:tcPr>
          <w:p w:rsidR="00222167" w:rsidRDefault="008B3912">
            <w:pPr>
              <w:pStyle w:val="ListParagraph"/>
              <w:spacing w:line="240" w:lineRule="auto"/>
              <w:ind w:left="0"/>
              <w:rPr>
                <w:ins w:id="1833" w:author="fauzan" w:date="2022-08-10T21:35:00Z"/>
                <w:szCs w:val="24"/>
              </w:rPr>
            </w:pPr>
            <w:ins w:id="1834" w:author="fauzan" w:date="2022-08-10T21:35:00Z">
              <w:r>
                <w:rPr>
                  <w:szCs w:val="24"/>
                </w:rPr>
                <w:t>Memasukkan data semua</w:t>
              </w:r>
            </w:ins>
          </w:p>
        </w:tc>
        <w:tc>
          <w:tcPr>
            <w:tcW w:w="0" w:type="auto"/>
            <w:vAlign w:val="center"/>
          </w:tcPr>
          <w:p w:rsidR="00222167" w:rsidRDefault="008B3912">
            <w:pPr>
              <w:pStyle w:val="ListParagraph"/>
              <w:spacing w:line="240" w:lineRule="auto"/>
              <w:ind w:left="0"/>
              <w:jc w:val="left"/>
              <w:rPr>
                <w:ins w:id="1835" w:author="fauzan" w:date="2022-08-10T21:35:00Z"/>
                <w:szCs w:val="24"/>
              </w:rPr>
            </w:pPr>
            <w:ins w:id="1836" w:author="fauzan" w:date="2022-08-10T21:35:00Z">
              <w:r>
                <w:rPr>
                  <w:szCs w:val="24"/>
                </w:rPr>
                <w:t>Sistem akan menampilkan data berhasil diubah</w:t>
              </w:r>
            </w:ins>
          </w:p>
        </w:tc>
        <w:tc>
          <w:tcPr>
            <w:tcW w:w="0" w:type="auto"/>
          </w:tcPr>
          <w:p w:rsidR="00222167" w:rsidRDefault="00222167">
            <w:pPr>
              <w:pStyle w:val="ListParagraph"/>
              <w:spacing w:line="240" w:lineRule="auto"/>
              <w:ind w:left="0"/>
              <w:rPr>
                <w:ins w:id="1837" w:author="fauzan" w:date="2022-08-10T21:35:00Z"/>
              </w:rPr>
            </w:pPr>
          </w:p>
        </w:tc>
      </w:tr>
      <w:tr w:rsidR="00222167">
        <w:trPr>
          <w:ins w:id="1838" w:author="fauzan" w:date="2022-08-10T21:35:00Z"/>
        </w:trPr>
        <w:tc>
          <w:tcPr>
            <w:tcW w:w="0" w:type="auto"/>
            <w:vAlign w:val="center"/>
          </w:tcPr>
          <w:p w:rsidR="00222167" w:rsidRDefault="008B3912">
            <w:pPr>
              <w:pStyle w:val="ListParagraph"/>
              <w:spacing w:line="240" w:lineRule="auto"/>
              <w:ind w:left="0"/>
              <w:jc w:val="center"/>
              <w:rPr>
                <w:ins w:id="1839" w:author="fauzan" w:date="2022-08-10T21:35:00Z"/>
                <w:szCs w:val="24"/>
              </w:rPr>
            </w:pPr>
            <w:ins w:id="1840" w:author="fauzan" w:date="2022-08-10T21:35:00Z">
              <w:r>
                <w:rPr>
                  <w:szCs w:val="24"/>
                </w:rPr>
                <w:t>4</w:t>
              </w:r>
            </w:ins>
          </w:p>
        </w:tc>
        <w:tc>
          <w:tcPr>
            <w:tcW w:w="0" w:type="auto"/>
            <w:vAlign w:val="center"/>
          </w:tcPr>
          <w:p w:rsidR="00222167" w:rsidRDefault="008B3912">
            <w:pPr>
              <w:pStyle w:val="ListParagraph"/>
              <w:spacing w:line="240" w:lineRule="auto"/>
              <w:ind w:left="0"/>
              <w:jc w:val="left"/>
              <w:rPr>
                <w:ins w:id="1841" w:author="fauzan" w:date="2022-08-10T21:35:00Z"/>
                <w:szCs w:val="24"/>
              </w:rPr>
            </w:pPr>
            <w:ins w:id="1842" w:author="fauzan" w:date="2022-08-10T21:35:00Z">
              <w:r>
                <w:rPr>
                  <w:szCs w:val="24"/>
                </w:rPr>
                <w:t xml:space="preserve">Menekan </w:t>
              </w:r>
              <w:r>
                <w:rPr>
                  <w:i/>
                  <w:szCs w:val="24"/>
                </w:rPr>
                <w:t>button</w:t>
              </w:r>
              <w:r>
                <w:rPr>
                  <w:szCs w:val="24"/>
                </w:rPr>
                <w:t xml:space="preserve"> kembali</w:t>
              </w:r>
            </w:ins>
          </w:p>
        </w:tc>
        <w:tc>
          <w:tcPr>
            <w:tcW w:w="0" w:type="auto"/>
          </w:tcPr>
          <w:p w:rsidR="00222167" w:rsidRDefault="008B3912">
            <w:pPr>
              <w:pStyle w:val="ListParagraph"/>
              <w:spacing w:line="240" w:lineRule="auto"/>
              <w:ind w:left="0"/>
              <w:rPr>
                <w:ins w:id="1843" w:author="fauzan" w:date="2022-08-10T21:35:00Z"/>
                <w:szCs w:val="24"/>
              </w:rPr>
            </w:pPr>
            <w:ins w:id="1844" w:author="fauzan" w:date="2022-08-10T21:35:00Z">
              <w:r>
                <w:rPr>
                  <w:szCs w:val="24"/>
                </w:rPr>
                <w:t>kembali</w:t>
              </w:r>
            </w:ins>
          </w:p>
        </w:tc>
        <w:tc>
          <w:tcPr>
            <w:tcW w:w="0" w:type="auto"/>
            <w:vAlign w:val="center"/>
          </w:tcPr>
          <w:p w:rsidR="00222167" w:rsidRDefault="008B3912">
            <w:pPr>
              <w:pStyle w:val="ListParagraph"/>
              <w:spacing w:line="240" w:lineRule="auto"/>
              <w:ind w:left="0"/>
              <w:jc w:val="left"/>
              <w:rPr>
                <w:ins w:id="1845" w:author="fauzan" w:date="2022-08-10T21:35:00Z"/>
                <w:szCs w:val="24"/>
              </w:rPr>
            </w:pPr>
            <w:ins w:id="1846" w:author="fauzan" w:date="2022-08-10T21:35:00Z">
              <w:r>
                <w:rPr>
                  <w:szCs w:val="24"/>
                </w:rPr>
                <w:t xml:space="preserve">Sistem akan menampilkan halaman data </w:t>
              </w:r>
              <w:r>
                <w:rPr>
                  <w:i/>
                  <w:szCs w:val="24"/>
                </w:rPr>
                <w:t>sales</w:t>
              </w:r>
            </w:ins>
          </w:p>
        </w:tc>
        <w:tc>
          <w:tcPr>
            <w:tcW w:w="0" w:type="auto"/>
          </w:tcPr>
          <w:p w:rsidR="00222167" w:rsidRDefault="00222167">
            <w:pPr>
              <w:pStyle w:val="ListParagraph"/>
              <w:spacing w:line="240" w:lineRule="auto"/>
              <w:ind w:left="0"/>
              <w:rPr>
                <w:ins w:id="1847" w:author="fauzan" w:date="2022-08-10T21:35:00Z"/>
              </w:rPr>
            </w:pPr>
          </w:p>
        </w:tc>
      </w:tr>
    </w:tbl>
    <w:p w:rsidR="00222167" w:rsidRDefault="00222167">
      <w:pPr>
        <w:pStyle w:val="ListParagraph"/>
        <w:spacing w:line="240" w:lineRule="auto"/>
        <w:ind w:left="0"/>
        <w:jc w:val="center"/>
        <w:rPr>
          <w:ins w:id="1848" w:author="fauzan" w:date="2022-08-10T21:35:00Z"/>
        </w:rPr>
      </w:pPr>
    </w:p>
    <w:p w:rsidR="00222167" w:rsidRDefault="008B3912">
      <w:pPr>
        <w:pStyle w:val="ListParagraph"/>
        <w:numPr>
          <w:ilvl w:val="0"/>
          <w:numId w:val="38"/>
        </w:numPr>
        <w:ind w:left="426" w:hanging="425"/>
        <w:rPr>
          <w:ins w:id="1849" w:author="fauzan" w:date="2022-08-10T21:35:00Z"/>
        </w:rPr>
      </w:pPr>
      <w:ins w:id="1850" w:author="fauzan" w:date="2022-08-10T21:35:00Z">
        <w:r>
          <w:t>Halaman data toko pada admin</w:t>
        </w:r>
      </w:ins>
    </w:p>
    <w:p w:rsidR="00222167" w:rsidRDefault="008B3912">
      <w:pPr>
        <w:pStyle w:val="ListParagraph"/>
        <w:ind w:left="426"/>
        <w:rPr>
          <w:ins w:id="1851" w:author="fauzan" w:date="2022-08-10T21:35:00Z"/>
        </w:rPr>
      </w:pPr>
      <w:ins w:id="1852" w:author="fauzan" w:date="2022-08-10T21:35:00Z">
        <w:r>
          <w:t xml:space="preserve">Halaman data toko merupakan halaman yang diakses ketika memilih toko pada </w:t>
        </w:r>
      </w:ins>
    </w:p>
    <w:p w:rsidR="00222167" w:rsidRDefault="008B3912">
      <w:pPr>
        <w:pStyle w:val="ListParagraph"/>
        <w:ind w:left="426"/>
        <w:rPr>
          <w:ins w:id="1853" w:author="fauzan" w:date="2022-08-10T21:35:00Z"/>
        </w:rPr>
      </w:pPr>
      <w:ins w:id="1854" w:author="fauzan" w:date="2022-08-10T21:35:00Z">
        <w:r>
          <w:t>sidebar. Berikut pengujian pada halaman data toko.</w:t>
        </w:r>
      </w:ins>
    </w:p>
    <w:p w:rsidR="00222167" w:rsidRDefault="008B3912">
      <w:pPr>
        <w:pStyle w:val="ListParagraph"/>
        <w:ind w:left="0"/>
        <w:jc w:val="center"/>
        <w:rPr>
          <w:ins w:id="1855" w:author="fauzan" w:date="2022-08-10T21:35:00Z"/>
        </w:rPr>
      </w:pPr>
      <w:ins w:id="1856" w:author="fauzan" w:date="2022-08-10T21:35:00Z">
        <w:r>
          <w:t xml:space="preserve">Tabel 4. </w:t>
        </w:r>
        <w:r>
          <w:fldChar w:fldCharType="begin"/>
        </w:r>
        <w:r>
          <w:instrText xml:space="preserve"> SEQ Tabel_4. \* ARABIC </w:instrText>
        </w:r>
        <w:r>
          <w:fldChar w:fldCharType="separate"/>
        </w:r>
        <w:r>
          <w:t>7</w:t>
        </w:r>
        <w:r>
          <w:fldChar w:fldCharType="end"/>
        </w:r>
        <w:r>
          <w:t xml:space="preserve"> Tabel black box data toko pada admin</w:t>
        </w:r>
      </w:ins>
    </w:p>
    <w:tbl>
      <w:tblPr>
        <w:tblStyle w:val="TableGrid"/>
        <w:tblW w:w="0" w:type="auto"/>
        <w:tblInd w:w="-5" w:type="dxa"/>
        <w:tblLook w:val="04A0" w:firstRow="1" w:lastRow="0" w:firstColumn="1" w:lastColumn="0" w:noHBand="0" w:noVBand="1"/>
      </w:tblPr>
      <w:tblGrid>
        <w:gridCol w:w="563"/>
        <w:gridCol w:w="2377"/>
        <w:gridCol w:w="1485"/>
        <w:gridCol w:w="2785"/>
        <w:gridCol w:w="723"/>
      </w:tblGrid>
      <w:tr w:rsidR="00222167">
        <w:trPr>
          <w:trHeight w:val="629"/>
          <w:tblHeader/>
          <w:ins w:id="1857" w:author="fauzan" w:date="2022-08-10T21:35:00Z"/>
        </w:trPr>
        <w:tc>
          <w:tcPr>
            <w:tcW w:w="0" w:type="auto"/>
            <w:vAlign w:val="center"/>
          </w:tcPr>
          <w:p w:rsidR="00222167" w:rsidRDefault="008B3912">
            <w:pPr>
              <w:pStyle w:val="ListParagraph"/>
              <w:spacing w:line="240" w:lineRule="auto"/>
              <w:ind w:left="0"/>
              <w:jc w:val="center"/>
              <w:rPr>
                <w:ins w:id="1858" w:author="fauzan" w:date="2022-08-10T21:35:00Z"/>
              </w:rPr>
            </w:pPr>
            <w:ins w:id="1859" w:author="fauzan" w:date="2022-08-10T21:35:00Z">
              <w:r>
                <w:rPr>
                  <w:szCs w:val="24"/>
                </w:rPr>
                <w:lastRenderedPageBreak/>
                <w:t>NO</w:t>
              </w:r>
            </w:ins>
          </w:p>
        </w:tc>
        <w:tc>
          <w:tcPr>
            <w:tcW w:w="0" w:type="auto"/>
            <w:vAlign w:val="center"/>
          </w:tcPr>
          <w:p w:rsidR="00222167" w:rsidRDefault="008B3912">
            <w:pPr>
              <w:pStyle w:val="ListParagraph"/>
              <w:spacing w:line="240" w:lineRule="auto"/>
              <w:ind w:left="0"/>
              <w:jc w:val="center"/>
              <w:rPr>
                <w:ins w:id="1860" w:author="fauzan" w:date="2022-08-10T21:35:00Z"/>
              </w:rPr>
            </w:pPr>
            <w:ins w:id="1861"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1862" w:author="fauzan" w:date="2022-08-10T21:35:00Z"/>
              </w:rPr>
            </w:pPr>
            <w:ins w:id="1863"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1864" w:author="fauzan" w:date="2022-08-10T21:35:00Z"/>
              </w:rPr>
            </w:pPr>
            <w:ins w:id="1865"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1866" w:author="fauzan" w:date="2022-08-10T21:35:00Z"/>
              </w:rPr>
            </w:pPr>
            <w:ins w:id="1867" w:author="fauzan" w:date="2022-08-10T21:35:00Z">
              <w:r>
                <w:rPr>
                  <w:szCs w:val="24"/>
                </w:rPr>
                <w:t>Hasil</w:t>
              </w:r>
            </w:ins>
          </w:p>
        </w:tc>
      </w:tr>
      <w:tr w:rsidR="00222167">
        <w:trPr>
          <w:trHeight w:val="719"/>
          <w:ins w:id="1868" w:author="fauzan" w:date="2022-08-10T21:35:00Z"/>
        </w:trPr>
        <w:tc>
          <w:tcPr>
            <w:tcW w:w="0" w:type="auto"/>
          </w:tcPr>
          <w:p w:rsidR="00222167" w:rsidRDefault="008B3912">
            <w:pPr>
              <w:pStyle w:val="ListParagraph"/>
              <w:spacing w:line="240" w:lineRule="auto"/>
              <w:ind w:left="0"/>
              <w:jc w:val="center"/>
              <w:rPr>
                <w:ins w:id="1869" w:author="fauzan" w:date="2022-08-10T21:35:00Z"/>
                <w:szCs w:val="24"/>
              </w:rPr>
            </w:pPr>
            <w:ins w:id="1870" w:author="fauzan" w:date="2022-08-10T21:35:00Z">
              <w:r>
                <w:rPr>
                  <w:szCs w:val="24"/>
                </w:rPr>
                <w:t>1</w:t>
              </w:r>
            </w:ins>
          </w:p>
        </w:tc>
        <w:tc>
          <w:tcPr>
            <w:tcW w:w="0" w:type="auto"/>
          </w:tcPr>
          <w:p w:rsidR="00222167" w:rsidRDefault="008B3912">
            <w:pPr>
              <w:pStyle w:val="ListParagraph"/>
              <w:spacing w:line="240" w:lineRule="auto"/>
              <w:ind w:left="0"/>
              <w:jc w:val="left"/>
              <w:rPr>
                <w:ins w:id="1871" w:author="fauzan" w:date="2022-08-10T21:35:00Z"/>
                <w:szCs w:val="24"/>
              </w:rPr>
            </w:pPr>
            <w:ins w:id="1872" w:author="fauzan" w:date="2022-08-10T21:35:00Z">
              <w:r>
                <w:rPr>
                  <w:szCs w:val="24"/>
                </w:rPr>
                <w:t>menekan dashboard pada sidebar</w:t>
              </w:r>
            </w:ins>
          </w:p>
        </w:tc>
        <w:tc>
          <w:tcPr>
            <w:tcW w:w="0" w:type="auto"/>
          </w:tcPr>
          <w:p w:rsidR="00222167" w:rsidRDefault="008B3912">
            <w:pPr>
              <w:pStyle w:val="ListParagraph"/>
              <w:spacing w:line="240" w:lineRule="auto"/>
              <w:ind w:left="0"/>
              <w:jc w:val="left"/>
              <w:rPr>
                <w:ins w:id="1873" w:author="fauzan" w:date="2022-08-10T21:35:00Z"/>
                <w:szCs w:val="24"/>
              </w:rPr>
            </w:pPr>
            <w:ins w:id="1874" w:author="fauzan" w:date="2022-08-10T21:35:00Z">
              <w:r>
                <w:rPr>
                  <w:szCs w:val="24"/>
                </w:rPr>
                <w:t>Dashboard</w:t>
              </w:r>
            </w:ins>
          </w:p>
        </w:tc>
        <w:tc>
          <w:tcPr>
            <w:tcW w:w="0" w:type="auto"/>
          </w:tcPr>
          <w:p w:rsidR="00222167" w:rsidRDefault="008B3912">
            <w:pPr>
              <w:pStyle w:val="ListParagraph"/>
              <w:spacing w:line="240" w:lineRule="auto"/>
              <w:ind w:left="0"/>
              <w:jc w:val="left"/>
              <w:rPr>
                <w:ins w:id="1875" w:author="fauzan" w:date="2022-08-10T21:35:00Z"/>
                <w:szCs w:val="24"/>
              </w:rPr>
            </w:pPr>
            <w:ins w:id="1876" w:author="fauzan" w:date="2022-08-10T21:35:00Z">
              <w:r>
                <w:rPr>
                  <w:szCs w:val="24"/>
                </w:rPr>
                <w:t>Sistem akan menampilkan Dashboard</w:t>
              </w:r>
            </w:ins>
          </w:p>
        </w:tc>
        <w:tc>
          <w:tcPr>
            <w:tcW w:w="0" w:type="auto"/>
          </w:tcPr>
          <w:p w:rsidR="00222167" w:rsidRDefault="00222167">
            <w:pPr>
              <w:pStyle w:val="ListParagraph"/>
              <w:spacing w:line="240" w:lineRule="auto"/>
              <w:ind w:left="0"/>
              <w:jc w:val="center"/>
              <w:rPr>
                <w:ins w:id="1877" w:author="fauzan" w:date="2022-08-10T21:35:00Z"/>
                <w:szCs w:val="24"/>
              </w:rPr>
            </w:pPr>
          </w:p>
        </w:tc>
      </w:tr>
      <w:tr w:rsidR="00222167">
        <w:trPr>
          <w:trHeight w:val="808"/>
          <w:ins w:id="1878" w:author="fauzan" w:date="2022-08-10T21:35:00Z"/>
        </w:trPr>
        <w:tc>
          <w:tcPr>
            <w:tcW w:w="0" w:type="auto"/>
          </w:tcPr>
          <w:p w:rsidR="00222167" w:rsidRDefault="008B3912">
            <w:pPr>
              <w:pStyle w:val="ListParagraph"/>
              <w:spacing w:line="240" w:lineRule="auto"/>
              <w:ind w:left="0"/>
              <w:jc w:val="center"/>
              <w:rPr>
                <w:ins w:id="1879" w:author="fauzan" w:date="2022-08-10T21:35:00Z"/>
                <w:szCs w:val="24"/>
              </w:rPr>
            </w:pPr>
            <w:ins w:id="1880" w:author="fauzan" w:date="2022-08-10T21:35:00Z">
              <w:r>
                <w:rPr>
                  <w:szCs w:val="24"/>
                </w:rPr>
                <w:t>2</w:t>
              </w:r>
            </w:ins>
          </w:p>
        </w:tc>
        <w:tc>
          <w:tcPr>
            <w:tcW w:w="0" w:type="auto"/>
          </w:tcPr>
          <w:p w:rsidR="00222167" w:rsidRDefault="008B3912">
            <w:pPr>
              <w:pStyle w:val="ListParagraph"/>
              <w:spacing w:line="240" w:lineRule="auto"/>
              <w:ind w:left="0"/>
              <w:jc w:val="left"/>
              <w:rPr>
                <w:ins w:id="1881" w:author="fauzan" w:date="2022-08-10T21:35:00Z"/>
                <w:szCs w:val="24"/>
              </w:rPr>
            </w:pPr>
            <w:ins w:id="1882" w:author="fauzan" w:date="2022-08-10T21:35:00Z">
              <w:r>
                <w:rPr>
                  <w:szCs w:val="24"/>
                </w:rPr>
                <w:t>menekan kelola data pada sidebar</w:t>
              </w:r>
            </w:ins>
          </w:p>
        </w:tc>
        <w:tc>
          <w:tcPr>
            <w:tcW w:w="0" w:type="auto"/>
          </w:tcPr>
          <w:p w:rsidR="00222167" w:rsidRDefault="008B3912">
            <w:pPr>
              <w:pStyle w:val="ListParagraph"/>
              <w:spacing w:line="240" w:lineRule="auto"/>
              <w:ind w:left="0"/>
              <w:jc w:val="left"/>
              <w:rPr>
                <w:ins w:id="1883" w:author="fauzan" w:date="2022-08-10T21:35:00Z"/>
                <w:szCs w:val="24"/>
              </w:rPr>
            </w:pPr>
            <w:ins w:id="1884" w:author="fauzan" w:date="2022-08-10T21:35:00Z">
              <w:r>
                <w:rPr>
                  <w:szCs w:val="24"/>
                </w:rPr>
                <w:t>kelola data</w:t>
              </w:r>
            </w:ins>
          </w:p>
        </w:tc>
        <w:tc>
          <w:tcPr>
            <w:tcW w:w="0" w:type="auto"/>
          </w:tcPr>
          <w:p w:rsidR="00222167" w:rsidRDefault="008B3912">
            <w:pPr>
              <w:pStyle w:val="ListParagraph"/>
              <w:spacing w:line="240" w:lineRule="auto"/>
              <w:ind w:left="0"/>
              <w:jc w:val="left"/>
              <w:rPr>
                <w:ins w:id="1885" w:author="fauzan" w:date="2022-08-10T21:35:00Z"/>
                <w:szCs w:val="24"/>
              </w:rPr>
            </w:pPr>
            <w:ins w:id="1886" w:author="fauzan" w:date="2022-08-10T21:35:00Z">
              <w:r>
                <w:rPr>
                  <w:szCs w:val="24"/>
                </w:rPr>
                <w:t xml:space="preserve">Sistem akan menampilkan toko, </w:t>
              </w:r>
              <w:r>
                <w:rPr>
                  <w:i/>
                  <w:szCs w:val="24"/>
                </w:rPr>
                <w:t>sales</w:t>
              </w:r>
              <w:r>
                <w:rPr>
                  <w:szCs w:val="24"/>
                </w:rPr>
                <w:t xml:space="preserve"> dan roti</w:t>
              </w:r>
            </w:ins>
          </w:p>
        </w:tc>
        <w:tc>
          <w:tcPr>
            <w:tcW w:w="0" w:type="auto"/>
          </w:tcPr>
          <w:p w:rsidR="00222167" w:rsidRDefault="00222167">
            <w:pPr>
              <w:pStyle w:val="ListParagraph"/>
              <w:spacing w:line="240" w:lineRule="auto"/>
              <w:ind w:left="0"/>
              <w:jc w:val="center"/>
              <w:rPr>
                <w:ins w:id="1887" w:author="fauzan" w:date="2022-08-10T21:35:00Z"/>
              </w:rPr>
            </w:pPr>
          </w:p>
        </w:tc>
      </w:tr>
      <w:tr w:rsidR="00222167">
        <w:trPr>
          <w:trHeight w:val="712"/>
          <w:ins w:id="1888" w:author="fauzan" w:date="2022-08-10T21:35:00Z"/>
        </w:trPr>
        <w:tc>
          <w:tcPr>
            <w:tcW w:w="0" w:type="auto"/>
          </w:tcPr>
          <w:p w:rsidR="00222167" w:rsidRDefault="008B3912">
            <w:pPr>
              <w:pStyle w:val="ListParagraph"/>
              <w:spacing w:line="240" w:lineRule="auto"/>
              <w:ind w:left="0"/>
              <w:jc w:val="center"/>
              <w:rPr>
                <w:ins w:id="1889" w:author="fauzan" w:date="2022-08-10T21:35:00Z"/>
                <w:szCs w:val="24"/>
              </w:rPr>
            </w:pPr>
            <w:ins w:id="1890" w:author="fauzan" w:date="2022-08-10T21:35:00Z">
              <w:r>
                <w:rPr>
                  <w:szCs w:val="24"/>
                </w:rPr>
                <w:t>3</w:t>
              </w:r>
            </w:ins>
          </w:p>
        </w:tc>
        <w:tc>
          <w:tcPr>
            <w:tcW w:w="0" w:type="auto"/>
          </w:tcPr>
          <w:p w:rsidR="00222167" w:rsidRDefault="008B3912">
            <w:pPr>
              <w:pStyle w:val="ListParagraph"/>
              <w:spacing w:line="240" w:lineRule="auto"/>
              <w:ind w:left="0"/>
              <w:jc w:val="left"/>
              <w:rPr>
                <w:ins w:id="1891" w:author="fauzan" w:date="2022-08-10T21:35:00Z"/>
                <w:szCs w:val="24"/>
              </w:rPr>
            </w:pPr>
            <w:ins w:id="1892" w:author="fauzan" w:date="2022-08-10T21:35:00Z">
              <w:r>
                <w:rPr>
                  <w:szCs w:val="24"/>
                </w:rPr>
                <w:t>menekan toko pada sidebar setelah menekan kelola data</w:t>
              </w:r>
            </w:ins>
          </w:p>
        </w:tc>
        <w:tc>
          <w:tcPr>
            <w:tcW w:w="0" w:type="auto"/>
          </w:tcPr>
          <w:p w:rsidR="00222167" w:rsidRDefault="008B3912">
            <w:pPr>
              <w:pStyle w:val="ListParagraph"/>
              <w:spacing w:line="240" w:lineRule="auto"/>
              <w:ind w:left="0"/>
              <w:jc w:val="left"/>
              <w:rPr>
                <w:ins w:id="1893" w:author="fauzan" w:date="2022-08-10T21:35:00Z"/>
                <w:szCs w:val="24"/>
              </w:rPr>
            </w:pPr>
            <w:ins w:id="1894" w:author="fauzan" w:date="2022-08-10T21:35:00Z">
              <w:r>
                <w:rPr>
                  <w:szCs w:val="24"/>
                </w:rPr>
                <w:t>toko</w:t>
              </w:r>
            </w:ins>
          </w:p>
        </w:tc>
        <w:tc>
          <w:tcPr>
            <w:tcW w:w="0" w:type="auto"/>
          </w:tcPr>
          <w:p w:rsidR="00222167" w:rsidRDefault="008B3912">
            <w:pPr>
              <w:pStyle w:val="ListParagraph"/>
              <w:spacing w:line="240" w:lineRule="auto"/>
              <w:ind w:left="0"/>
              <w:jc w:val="left"/>
              <w:rPr>
                <w:ins w:id="1895" w:author="fauzan" w:date="2022-08-10T21:35:00Z"/>
                <w:szCs w:val="24"/>
              </w:rPr>
            </w:pPr>
            <w:ins w:id="1896" w:author="fauzan" w:date="2022-08-10T21:35:00Z">
              <w:r>
                <w:rPr>
                  <w:szCs w:val="24"/>
                </w:rPr>
                <w:t>Sistem akan menampilkan halaman data toko</w:t>
              </w:r>
            </w:ins>
          </w:p>
        </w:tc>
        <w:tc>
          <w:tcPr>
            <w:tcW w:w="0" w:type="auto"/>
          </w:tcPr>
          <w:p w:rsidR="00222167" w:rsidRDefault="00222167">
            <w:pPr>
              <w:pStyle w:val="ListParagraph"/>
              <w:spacing w:line="240" w:lineRule="auto"/>
              <w:ind w:left="0"/>
              <w:jc w:val="center"/>
              <w:rPr>
                <w:ins w:id="1897" w:author="fauzan" w:date="2022-08-10T21:35:00Z"/>
              </w:rPr>
            </w:pPr>
          </w:p>
        </w:tc>
      </w:tr>
      <w:tr w:rsidR="00222167">
        <w:trPr>
          <w:trHeight w:val="960"/>
          <w:ins w:id="1898" w:author="fauzan" w:date="2022-08-10T21:35:00Z"/>
        </w:trPr>
        <w:tc>
          <w:tcPr>
            <w:tcW w:w="0" w:type="auto"/>
          </w:tcPr>
          <w:p w:rsidR="00222167" w:rsidRDefault="008B3912">
            <w:pPr>
              <w:pStyle w:val="ListParagraph"/>
              <w:spacing w:line="240" w:lineRule="auto"/>
              <w:ind w:left="0"/>
              <w:jc w:val="center"/>
              <w:rPr>
                <w:ins w:id="1899" w:author="fauzan" w:date="2022-08-10T21:35:00Z"/>
                <w:szCs w:val="24"/>
              </w:rPr>
            </w:pPr>
            <w:ins w:id="1900" w:author="fauzan" w:date="2022-08-10T21:35:00Z">
              <w:r>
                <w:rPr>
                  <w:szCs w:val="24"/>
                </w:rPr>
                <w:t>4</w:t>
              </w:r>
            </w:ins>
          </w:p>
        </w:tc>
        <w:tc>
          <w:tcPr>
            <w:tcW w:w="0" w:type="auto"/>
          </w:tcPr>
          <w:p w:rsidR="00222167" w:rsidRDefault="008B3912">
            <w:pPr>
              <w:pStyle w:val="ListParagraph"/>
              <w:spacing w:line="240" w:lineRule="auto"/>
              <w:ind w:left="0"/>
              <w:jc w:val="left"/>
              <w:rPr>
                <w:ins w:id="1901" w:author="fauzan" w:date="2022-08-10T21:35:00Z"/>
                <w:szCs w:val="24"/>
              </w:rPr>
            </w:pPr>
            <w:ins w:id="1902" w:author="fauzan" w:date="2022-08-10T21:35:00Z">
              <w:r>
                <w:rPr>
                  <w:szCs w:val="24"/>
                </w:rPr>
                <w:t xml:space="preserve">menekan </w:t>
              </w:r>
              <w:r>
                <w:rPr>
                  <w:i/>
                  <w:szCs w:val="24"/>
                </w:rPr>
                <w:t>sales</w:t>
              </w:r>
              <w:r>
                <w:rPr>
                  <w:szCs w:val="24"/>
                </w:rPr>
                <w:t xml:space="preserve"> pada sidebar setelah menekan kelola data</w:t>
              </w:r>
            </w:ins>
          </w:p>
        </w:tc>
        <w:tc>
          <w:tcPr>
            <w:tcW w:w="0" w:type="auto"/>
          </w:tcPr>
          <w:p w:rsidR="00222167" w:rsidRDefault="008B3912">
            <w:pPr>
              <w:pStyle w:val="ListParagraph"/>
              <w:spacing w:line="240" w:lineRule="auto"/>
              <w:ind w:left="0"/>
              <w:jc w:val="left"/>
              <w:rPr>
                <w:ins w:id="1903" w:author="fauzan" w:date="2022-08-10T21:35:00Z"/>
                <w:szCs w:val="24"/>
              </w:rPr>
            </w:pPr>
            <w:ins w:id="1904" w:author="fauzan" w:date="2022-08-10T21:35:00Z">
              <w:r>
                <w:rPr>
                  <w:i/>
                  <w:szCs w:val="24"/>
                </w:rPr>
                <w:t>sales</w:t>
              </w:r>
            </w:ins>
          </w:p>
        </w:tc>
        <w:tc>
          <w:tcPr>
            <w:tcW w:w="0" w:type="auto"/>
          </w:tcPr>
          <w:p w:rsidR="00222167" w:rsidRDefault="008B3912">
            <w:pPr>
              <w:pStyle w:val="ListParagraph"/>
              <w:spacing w:line="240" w:lineRule="auto"/>
              <w:ind w:left="0"/>
              <w:jc w:val="left"/>
              <w:rPr>
                <w:ins w:id="1905" w:author="fauzan" w:date="2022-08-10T21:35:00Z"/>
                <w:szCs w:val="24"/>
              </w:rPr>
            </w:pPr>
            <w:ins w:id="1906" w:author="fauzan" w:date="2022-08-10T21:35:00Z">
              <w:r>
                <w:rPr>
                  <w:szCs w:val="24"/>
                </w:rPr>
                <w:t xml:space="preserve">Sistem akan menampilkan halaman data </w:t>
              </w:r>
              <w:r>
                <w:rPr>
                  <w:i/>
                  <w:szCs w:val="24"/>
                </w:rPr>
                <w:t>sales</w:t>
              </w:r>
            </w:ins>
          </w:p>
        </w:tc>
        <w:tc>
          <w:tcPr>
            <w:tcW w:w="0" w:type="auto"/>
          </w:tcPr>
          <w:p w:rsidR="00222167" w:rsidRDefault="00222167">
            <w:pPr>
              <w:pStyle w:val="ListParagraph"/>
              <w:spacing w:line="240" w:lineRule="auto"/>
              <w:ind w:left="0"/>
              <w:jc w:val="center"/>
              <w:rPr>
                <w:ins w:id="1907" w:author="fauzan" w:date="2022-08-10T21:35:00Z"/>
              </w:rPr>
            </w:pPr>
          </w:p>
        </w:tc>
      </w:tr>
      <w:tr w:rsidR="00222167">
        <w:trPr>
          <w:trHeight w:val="997"/>
          <w:ins w:id="1908" w:author="fauzan" w:date="2022-08-10T21:35:00Z"/>
        </w:trPr>
        <w:tc>
          <w:tcPr>
            <w:tcW w:w="0" w:type="auto"/>
          </w:tcPr>
          <w:p w:rsidR="00222167" w:rsidRDefault="008B3912">
            <w:pPr>
              <w:pStyle w:val="ListParagraph"/>
              <w:spacing w:line="240" w:lineRule="auto"/>
              <w:ind w:left="0"/>
              <w:jc w:val="center"/>
              <w:rPr>
                <w:ins w:id="1909" w:author="fauzan" w:date="2022-08-10T21:35:00Z"/>
                <w:szCs w:val="24"/>
              </w:rPr>
            </w:pPr>
            <w:ins w:id="1910" w:author="fauzan" w:date="2022-08-10T21:35:00Z">
              <w:r>
                <w:rPr>
                  <w:szCs w:val="24"/>
                </w:rPr>
                <w:t>5</w:t>
              </w:r>
            </w:ins>
          </w:p>
        </w:tc>
        <w:tc>
          <w:tcPr>
            <w:tcW w:w="0" w:type="auto"/>
          </w:tcPr>
          <w:p w:rsidR="00222167" w:rsidRDefault="008B3912">
            <w:pPr>
              <w:pStyle w:val="ListParagraph"/>
              <w:spacing w:line="240" w:lineRule="auto"/>
              <w:ind w:left="0"/>
              <w:jc w:val="left"/>
              <w:rPr>
                <w:ins w:id="1911" w:author="fauzan" w:date="2022-08-10T21:35:00Z"/>
                <w:szCs w:val="24"/>
              </w:rPr>
            </w:pPr>
            <w:ins w:id="1912" w:author="fauzan" w:date="2022-08-10T21:35:00Z">
              <w:r>
                <w:rPr>
                  <w:szCs w:val="24"/>
                </w:rPr>
                <w:t>menekan roti pada sidebar setelah menekan kelola data</w:t>
              </w:r>
            </w:ins>
          </w:p>
        </w:tc>
        <w:tc>
          <w:tcPr>
            <w:tcW w:w="0" w:type="auto"/>
          </w:tcPr>
          <w:p w:rsidR="00222167" w:rsidRDefault="008B3912">
            <w:pPr>
              <w:pStyle w:val="ListParagraph"/>
              <w:spacing w:line="240" w:lineRule="auto"/>
              <w:ind w:left="0"/>
              <w:jc w:val="left"/>
              <w:rPr>
                <w:ins w:id="1913" w:author="fauzan" w:date="2022-08-10T21:35:00Z"/>
                <w:szCs w:val="24"/>
              </w:rPr>
            </w:pPr>
            <w:ins w:id="1914" w:author="fauzan" w:date="2022-08-10T21:35:00Z">
              <w:r>
                <w:rPr>
                  <w:szCs w:val="24"/>
                </w:rPr>
                <w:t>roti</w:t>
              </w:r>
            </w:ins>
          </w:p>
        </w:tc>
        <w:tc>
          <w:tcPr>
            <w:tcW w:w="0" w:type="auto"/>
          </w:tcPr>
          <w:p w:rsidR="00222167" w:rsidRDefault="008B3912">
            <w:pPr>
              <w:pStyle w:val="ListParagraph"/>
              <w:spacing w:line="240" w:lineRule="auto"/>
              <w:ind w:left="0"/>
              <w:jc w:val="left"/>
              <w:rPr>
                <w:ins w:id="1915" w:author="fauzan" w:date="2022-08-10T21:35:00Z"/>
                <w:szCs w:val="24"/>
              </w:rPr>
            </w:pPr>
            <w:ins w:id="1916" w:author="fauzan" w:date="2022-08-10T21:35:00Z">
              <w:r>
                <w:rPr>
                  <w:szCs w:val="24"/>
                </w:rPr>
                <w:t>Sistem akan menampilkan halaman data roti</w:t>
              </w:r>
            </w:ins>
          </w:p>
        </w:tc>
        <w:tc>
          <w:tcPr>
            <w:tcW w:w="0" w:type="auto"/>
          </w:tcPr>
          <w:p w:rsidR="00222167" w:rsidRDefault="00222167">
            <w:pPr>
              <w:pStyle w:val="ListParagraph"/>
              <w:spacing w:line="240" w:lineRule="auto"/>
              <w:ind w:left="0"/>
              <w:jc w:val="center"/>
              <w:rPr>
                <w:ins w:id="1917" w:author="fauzan" w:date="2022-08-10T21:35:00Z"/>
              </w:rPr>
            </w:pPr>
          </w:p>
        </w:tc>
      </w:tr>
      <w:tr w:rsidR="00222167">
        <w:trPr>
          <w:trHeight w:val="944"/>
          <w:ins w:id="1918" w:author="fauzan" w:date="2022-08-10T21:35:00Z"/>
        </w:trPr>
        <w:tc>
          <w:tcPr>
            <w:tcW w:w="0" w:type="auto"/>
          </w:tcPr>
          <w:p w:rsidR="00222167" w:rsidRDefault="008B3912">
            <w:pPr>
              <w:pStyle w:val="ListParagraph"/>
              <w:spacing w:line="240" w:lineRule="auto"/>
              <w:ind w:left="0"/>
              <w:jc w:val="center"/>
              <w:rPr>
                <w:ins w:id="1919" w:author="fauzan" w:date="2022-08-10T21:35:00Z"/>
                <w:szCs w:val="24"/>
              </w:rPr>
            </w:pPr>
            <w:ins w:id="1920" w:author="fauzan" w:date="2022-08-10T21:35:00Z">
              <w:r>
                <w:rPr>
                  <w:szCs w:val="24"/>
                </w:rPr>
                <w:t>6</w:t>
              </w:r>
            </w:ins>
          </w:p>
        </w:tc>
        <w:tc>
          <w:tcPr>
            <w:tcW w:w="0" w:type="auto"/>
          </w:tcPr>
          <w:p w:rsidR="00222167" w:rsidRDefault="008B3912">
            <w:pPr>
              <w:pStyle w:val="ListParagraph"/>
              <w:spacing w:line="240" w:lineRule="auto"/>
              <w:ind w:left="0"/>
              <w:jc w:val="left"/>
              <w:rPr>
                <w:ins w:id="1921" w:author="fauzan" w:date="2022-08-10T21:35:00Z"/>
                <w:szCs w:val="24"/>
              </w:rPr>
            </w:pPr>
            <w:ins w:id="1922" w:author="fauzan" w:date="2022-08-10T21:35:00Z">
              <w:r>
                <w:rPr>
                  <w:szCs w:val="24"/>
                </w:rPr>
                <w:t xml:space="preserve">menekan distribusi pada sidebar </w:t>
              </w:r>
            </w:ins>
          </w:p>
        </w:tc>
        <w:tc>
          <w:tcPr>
            <w:tcW w:w="0" w:type="auto"/>
          </w:tcPr>
          <w:p w:rsidR="00222167" w:rsidRDefault="008B3912">
            <w:pPr>
              <w:pStyle w:val="ListParagraph"/>
              <w:spacing w:line="240" w:lineRule="auto"/>
              <w:ind w:left="0"/>
              <w:jc w:val="left"/>
              <w:rPr>
                <w:ins w:id="1923" w:author="fauzan" w:date="2022-08-10T21:35:00Z"/>
                <w:szCs w:val="24"/>
              </w:rPr>
            </w:pPr>
            <w:ins w:id="1924" w:author="fauzan" w:date="2022-08-10T21:35:00Z">
              <w:r>
                <w:rPr>
                  <w:szCs w:val="24"/>
                </w:rPr>
                <w:t>Distribusi</w:t>
              </w:r>
            </w:ins>
          </w:p>
        </w:tc>
        <w:tc>
          <w:tcPr>
            <w:tcW w:w="0" w:type="auto"/>
          </w:tcPr>
          <w:p w:rsidR="00222167" w:rsidRDefault="008B3912">
            <w:pPr>
              <w:pStyle w:val="ListParagraph"/>
              <w:spacing w:line="240" w:lineRule="auto"/>
              <w:ind w:left="0"/>
              <w:jc w:val="left"/>
              <w:rPr>
                <w:ins w:id="1925" w:author="fauzan" w:date="2022-08-10T21:35:00Z"/>
                <w:szCs w:val="24"/>
              </w:rPr>
            </w:pPr>
            <w:ins w:id="1926" w:author="fauzan" w:date="2022-08-10T21:35:00Z">
              <w:r>
                <w:rPr>
                  <w:szCs w:val="24"/>
                </w:rPr>
                <w:t>Sistem akan menampilkan halaman distribusi</w:t>
              </w:r>
            </w:ins>
          </w:p>
        </w:tc>
        <w:tc>
          <w:tcPr>
            <w:tcW w:w="0" w:type="auto"/>
          </w:tcPr>
          <w:p w:rsidR="00222167" w:rsidRDefault="00222167">
            <w:pPr>
              <w:pStyle w:val="ListParagraph"/>
              <w:spacing w:line="240" w:lineRule="auto"/>
              <w:ind w:left="0"/>
              <w:jc w:val="center"/>
              <w:rPr>
                <w:ins w:id="1927" w:author="fauzan" w:date="2022-08-10T21:35:00Z"/>
              </w:rPr>
            </w:pPr>
          </w:p>
        </w:tc>
      </w:tr>
      <w:tr w:rsidR="00222167">
        <w:trPr>
          <w:trHeight w:val="1314"/>
          <w:ins w:id="1928" w:author="fauzan" w:date="2022-08-10T21:35:00Z"/>
        </w:trPr>
        <w:tc>
          <w:tcPr>
            <w:tcW w:w="0" w:type="auto"/>
          </w:tcPr>
          <w:p w:rsidR="00222167" w:rsidRDefault="008B3912">
            <w:pPr>
              <w:pStyle w:val="ListParagraph"/>
              <w:spacing w:line="240" w:lineRule="auto"/>
              <w:ind w:left="0"/>
              <w:jc w:val="center"/>
              <w:rPr>
                <w:ins w:id="1929" w:author="fauzan" w:date="2022-08-10T21:35:00Z"/>
                <w:szCs w:val="24"/>
              </w:rPr>
            </w:pPr>
            <w:ins w:id="1930" w:author="fauzan" w:date="2022-08-10T21:35:00Z">
              <w:r>
                <w:rPr>
                  <w:szCs w:val="24"/>
                </w:rPr>
                <w:t>7</w:t>
              </w:r>
            </w:ins>
          </w:p>
        </w:tc>
        <w:tc>
          <w:tcPr>
            <w:tcW w:w="0" w:type="auto"/>
          </w:tcPr>
          <w:p w:rsidR="00222167" w:rsidRDefault="008B3912">
            <w:pPr>
              <w:pStyle w:val="ListParagraph"/>
              <w:spacing w:line="240" w:lineRule="auto"/>
              <w:ind w:left="0"/>
              <w:jc w:val="left"/>
              <w:rPr>
                <w:ins w:id="1931" w:author="fauzan" w:date="2022-08-10T21:35:00Z"/>
                <w:szCs w:val="24"/>
              </w:rPr>
            </w:pPr>
            <w:ins w:id="1932" w:author="fauzan" w:date="2022-08-10T21:35:00Z">
              <w:r>
                <w:rPr>
                  <w:szCs w:val="24"/>
                </w:rPr>
                <w:t>Menekan jadwal kunjungan pada sidebar</w:t>
              </w:r>
            </w:ins>
          </w:p>
        </w:tc>
        <w:tc>
          <w:tcPr>
            <w:tcW w:w="0" w:type="auto"/>
          </w:tcPr>
          <w:p w:rsidR="00222167" w:rsidRDefault="008B3912">
            <w:pPr>
              <w:pStyle w:val="ListParagraph"/>
              <w:spacing w:line="240" w:lineRule="auto"/>
              <w:ind w:left="0"/>
              <w:jc w:val="left"/>
              <w:rPr>
                <w:ins w:id="1933" w:author="fauzan" w:date="2022-08-10T21:35:00Z"/>
                <w:szCs w:val="24"/>
              </w:rPr>
            </w:pPr>
            <w:ins w:id="1934" w:author="fauzan" w:date="2022-08-10T21:35:00Z">
              <w:r>
                <w:rPr>
                  <w:szCs w:val="24"/>
                </w:rPr>
                <w:t>jadwal kunjungan</w:t>
              </w:r>
            </w:ins>
          </w:p>
        </w:tc>
        <w:tc>
          <w:tcPr>
            <w:tcW w:w="0" w:type="auto"/>
          </w:tcPr>
          <w:p w:rsidR="00222167" w:rsidRDefault="008B3912">
            <w:pPr>
              <w:pStyle w:val="ListParagraph"/>
              <w:spacing w:line="240" w:lineRule="auto"/>
              <w:ind w:left="0"/>
              <w:jc w:val="left"/>
              <w:rPr>
                <w:ins w:id="1935" w:author="fauzan" w:date="2022-08-10T21:35:00Z"/>
                <w:szCs w:val="24"/>
              </w:rPr>
            </w:pPr>
            <w:ins w:id="1936" w:author="fauzan" w:date="2022-08-10T21:35:00Z">
              <w:r>
                <w:rPr>
                  <w:szCs w:val="24"/>
                </w:rPr>
                <w:t>Sistem akan menampilkan halaman jadwal kunjungan</w:t>
              </w:r>
            </w:ins>
          </w:p>
        </w:tc>
        <w:tc>
          <w:tcPr>
            <w:tcW w:w="0" w:type="auto"/>
          </w:tcPr>
          <w:p w:rsidR="00222167" w:rsidRDefault="00222167">
            <w:pPr>
              <w:pStyle w:val="ListParagraph"/>
              <w:spacing w:line="240" w:lineRule="auto"/>
              <w:ind w:left="0"/>
              <w:jc w:val="center"/>
              <w:rPr>
                <w:ins w:id="1937" w:author="fauzan" w:date="2022-08-10T21:35:00Z"/>
              </w:rPr>
            </w:pPr>
          </w:p>
        </w:tc>
      </w:tr>
      <w:tr w:rsidR="00222167">
        <w:trPr>
          <w:trHeight w:val="1314"/>
          <w:ins w:id="1938" w:author="fauzan" w:date="2022-08-10T21:35:00Z"/>
        </w:trPr>
        <w:tc>
          <w:tcPr>
            <w:tcW w:w="0" w:type="auto"/>
          </w:tcPr>
          <w:p w:rsidR="00222167" w:rsidRDefault="008B3912">
            <w:pPr>
              <w:pStyle w:val="ListParagraph"/>
              <w:spacing w:line="240" w:lineRule="auto"/>
              <w:ind w:left="0"/>
              <w:jc w:val="center"/>
              <w:rPr>
                <w:ins w:id="1939" w:author="fauzan" w:date="2022-08-10T21:35:00Z"/>
                <w:szCs w:val="24"/>
              </w:rPr>
            </w:pPr>
            <w:ins w:id="1940" w:author="fauzan" w:date="2022-08-10T21:35:00Z">
              <w:r>
                <w:rPr>
                  <w:szCs w:val="24"/>
                </w:rPr>
                <w:t>8</w:t>
              </w:r>
            </w:ins>
          </w:p>
        </w:tc>
        <w:tc>
          <w:tcPr>
            <w:tcW w:w="0" w:type="auto"/>
          </w:tcPr>
          <w:p w:rsidR="00222167" w:rsidRDefault="008B3912">
            <w:pPr>
              <w:pStyle w:val="ListParagraph"/>
              <w:spacing w:line="240" w:lineRule="auto"/>
              <w:ind w:left="0"/>
              <w:jc w:val="left"/>
              <w:rPr>
                <w:ins w:id="1941" w:author="fauzan" w:date="2022-08-10T21:35:00Z"/>
                <w:szCs w:val="24"/>
              </w:rPr>
            </w:pPr>
            <w:ins w:id="1942" w:author="fauzan" w:date="2022-08-10T21:35:00Z">
              <w:r>
                <w:rPr>
                  <w:szCs w:val="24"/>
                </w:rPr>
                <w:t xml:space="preserve">menekan nama </w:t>
              </w:r>
              <w:r>
                <w:rPr>
                  <w:i/>
                  <w:szCs w:val="24"/>
                </w:rPr>
                <w:t>user</w:t>
              </w:r>
              <w:r>
                <w:rPr>
                  <w:szCs w:val="24"/>
                </w:rPr>
                <w:t xml:space="preserve"> pada navbar </w:t>
              </w:r>
            </w:ins>
          </w:p>
        </w:tc>
        <w:tc>
          <w:tcPr>
            <w:tcW w:w="0" w:type="auto"/>
          </w:tcPr>
          <w:p w:rsidR="00222167" w:rsidRDefault="008B3912">
            <w:pPr>
              <w:pStyle w:val="ListParagraph"/>
              <w:spacing w:line="240" w:lineRule="auto"/>
              <w:ind w:left="0"/>
              <w:jc w:val="left"/>
              <w:rPr>
                <w:ins w:id="1943" w:author="fauzan" w:date="2022-08-10T21:35:00Z"/>
                <w:szCs w:val="24"/>
              </w:rPr>
            </w:pPr>
            <w:ins w:id="1944" w:author="fauzan" w:date="2022-08-10T21:35:00Z">
              <w:r>
                <w:rPr>
                  <w:szCs w:val="24"/>
                </w:rPr>
                <w:t xml:space="preserve">Nama </w:t>
              </w:r>
              <w:r>
                <w:rPr>
                  <w:i/>
                  <w:szCs w:val="24"/>
                </w:rPr>
                <w:t>user</w:t>
              </w:r>
            </w:ins>
          </w:p>
        </w:tc>
        <w:tc>
          <w:tcPr>
            <w:tcW w:w="0" w:type="auto"/>
          </w:tcPr>
          <w:p w:rsidR="00222167" w:rsidRDefault="008B3912">
            <w:pPr>
              <w:pStyle w:val="ListParagraph"/>
              <w:spacing w:line="240" w:lineRule="auto"/>
              <w:ind w:left="0"/>
              <w:jc w:val="left"/>
              <w:rPr>
                <w:ins w:id="1945" w:author="fauzan" w:date="2022-08-10T21:35:00Z"/>
                <w:szCs w:val="24"/>
              </w:rPr>
            </w:pPr>
            <w:ins w:id="1946" w:author="fauzan" w:date="2022-08-10T21:35:00Z">
              <w:r>
                <w:rPr>
                  <w:szCs w:val="24"/>
                </w:rPr>
                <w:t xml:space="preserve">Sistem akan menampilkan select untuk memilih change </w:t>
              </w:r>
              <w:r>
                <w:rPr>
                  <w:i/>
                  <w:szCs w:val="24"/>
                </w:rPr>
                <w:t>password</w:t>
              </w:r>
              <w:r>
                <w:rPr>
                  <w:szCs w:val="24"/>
                </w:rPr>
                <w:t xml:space="preserve"> dan logout</w:t>
              </w:r>
            </w:ins>
          </w:p>
        </w:tc>
        <w:tc>
          <w:tcPr>
            <w:tcW w:w="0" w:type="auto"/>
          </w:tcPr>
          <w:p w:rsidR="00222167" w:rsidRDefault="00222167">
            <w:pPr>
              <w:pStyle w:val="ListParagraph"/>
              <w:spacing w:line="240" w:lineRule="auto"/>
              <w:ind w:left="0"/>
              <w:jc w:val="center"/>
              <w:rPr>
                <w:ins w:id="1947" w:author="fauzan" w:date="2022-08-10T21:35:00Z"/>
              </w:rPr>
            </w:pPr>
          </w:p>
        </w:tc>
      </w:tr>
      <w:tr w:rsidR="00222167">
        <w:trPr>
          <w:trHeight w:val="1314"/>
          <w:ins w:id="1948" w:author="fauzan" w:date="2022-08-10T21:35:00Z"/>
        </w:trPr>
        <w:tc>
          <w:tcPr>
            <w:tcW w:w="0" w:type="auto"/>
          </w:tcPr>
          <w:p w:rsidR="00222167" w:rsidRDefault="008B3912">
            <w:pPr>
              <w:pStyle w:val="ListParagraph"/>
              <w:spacing w:line="240" w:lineRule="auto"/>
              <w:ind w:left="0"/>
              <w:jc w:val="center"/>
              <w:rPr>
                <w:ins w:id="1949" w:author="fauzan" w:date="2022-08-10T21:35:00Z"/>
                <w:szCs w:val="24"/>
              </w:rPr>
            </w:pPr>
            <w:ins w:id="1950" w:author="fauzan" w:date="2022-08-10T21:35:00Z">
              <w:r>
                <w:rPr>
                  <w:szCs w:val="24"/>
                </w:rPr>
                <w:t>9</w:t>
              </w:r>
            </w:ins>
          </w:p>
        </w:tc>
        <w:tc>
          <w:tcPr>
            <w:tcW w:w="0" w:type="auto"/>
          </w:tcPr>
          <w:p w:rsidR="00222167" w:rsidRDefault="008B3912">
            <w:pPr>
              <w:pStyle w:val="ListParagraph"/>
              <w:spacing w:line="240" w:lineRule="auto"/>
              <w:ind w:left="0"/>
              <w:jc w:val="left"/>
              <w:rPr>
                <w:ins w:id="1951" w:author="fauzan" w:date="2022-08-10T21:35:00Z"/>
                <w:szCs w:val="24"/>
              </w:rPr>
            </w:pPr>
            <w:ins w:id="1952" w:author="fauzan" w:date="2022-08-10T21:35:00Z">
              <w:r>
                <w:rPr>
                  <w:szCs w:val="24"/>
                </w:rPr>
                <w:t xml:space="preserve">menekan change </w:t>
              </w:r>
              <w:r>
                <w:rPr>
                  <w:i/>
                  <w:szCs w:val="24"/>
                </w:rPr>
                <w:t>password</w:t>
              </w:r>
              <w:r>
                <w:rPr>
                  <w:szCs w:val="24"/>
                </w:rPr>
                <w:t xml:space="preserve"> pada sidebar setelah menekan nama </w:t>
              </w:r>
              <w:r>
                <w:rPr>
                  <w:i/>
                  <w:szCs w:val="24"/>
                </w:rPr>
                <w:t>user</w:t>
              </w:r>
            </w:ins>
          </w:p>
        </w:tc>
        <w:tc>
          <w:tcPr>
            <w:tcW w:w="0" w:type="auto"/>
          </w:tcPr>
          <w:p w:rsidR="00222167" w:rsidRDefault="008B3912">
            <w:pPr>
              <w:pStyle w:val="ListParagraph"/>
              <w:spacing w:line="240" w:lineRule="auto"/>
              <w:ind w:left="0"/>
              <w:jc w:val="left"/>
              <w:rPr>
                <w:ins w:id="1953" w:author="fauzan" w:date="2022-08-10T21:35:00Z"/>
                <w:szCs w:val="24"/>
              </w:rPr>
            </w:pPr>
            <w:ins w:id="1954" w:author="fauzan" w:date="2022-08-10T21:35:00Z">
              <w:r>
                <w:rPr>
                  <w:szCs w:val="24"/>
                </w:rPr>
                <w:t xml:space="preserve">toko change </w:t>
              </w:r>
              <w:r>
                <w:rPr>
                  <w:i/>
                  <w:szCs w:val="24"/>
                </w:rPr>
                <w:t>password</w:t>
              </w:r>
            </w:ins>
          </w:p>
        </w:tc>
        <w:tc>
          <w:tcPr>
            <w:tcW w:w="0" w:type="auto"/>
          </w:tcPr>
          <w:p w:rsidR="00222167" w:rsidRDefault="008B3912">
            <w:pPr>
              <w:pStyle w:val="ListParagraph"/>
              <w:spacing w:line="240" w:lineRule="auto"/>
              <w:ind w:left="0"/>
              <w:jc w:val="left"/>
              <w:rPr>
                <w:ins w:id="1955" w:author="fauzan" w:date="2022-08-10T21:35:00Z"/>
                <w:szCs w:val="24"/>
              </w:rPr>
            </w:pPr>
            <w:ins w:id="1956" w:author="fauzan" w:date="2022-08-10T21:35:00Z">
              <w:r>
                <w:rPr>
                  <w:szCs w:val="24"/>
                </w:rPr>
                <w:t xml:space="preserve">Sistem akan menampilkan halaman change </w:t>
              </w:r>
              <w:r>
                <w:rPr>
                  <w:i/>
                  <w:szCs w:val="24"/>
                </w:rPr>
                <w:t>password</w:t>
              </w:r>
            </w:ins>
          </w:p>
        </w:tc>
        <w:tc>
          <w:tcPr>
            <w:tcW w:w="0" w:type="auto"/>
          </w:tcPr>
          <w:p w:rsidR="00222167" w:rsidRDefault="00222167">
            <w:pPr>
              <w:pStyle w:val="ListParagraph"/>
              <w:spacing w:line="240" w:lineRule="auto"/>
              <w:ind w:left="0"/>
              <w:jc w:val="center"/>
              <w:rPr>
                <w:ins w:id="1957" w:author="fauzan" w:date="2022-08-10T21:35:00Z"/>
              </w:rPr>
            </w:pPr>
          </w:p>
        </w:tc>
      </w:tr>
      <w:tr w:rsidR="00222167">
        <w:trPr>
          <w:trHeight w:val="948"/>
          <w:ins w:id="1958" w:author="fauzan" w:date="2022-08-10T21:35:00Z"/>
        </w:trPr>
        <w:tc>
          <w:tcPr>
            <w:tcW w:w="0" w:type="auto"/>
          </w:tcPr>
          <w:p w:rsidR="00222167" w:rsidRDefault="008B3912">
            <w:pPr>
              <w:pStyle w:val="ListParagraph"/>
              <w:spacing w:line="240" w:lineRule="auto"/>
              <w:ind w:left="0"/>
              <w:jc w:val="center"/>
              <w:rPr>
                <w:ins w:id="1959" w:author="fauzan" w:date="2022-08-10T21:35:00Z"/>
                <w:szCs w:val="24"/>
              </w:rPr>
            </w:pPr>
            <w:ins w:id="1960" w:author="fauzan" w:date="2022-08-10T21:35:00Z">
              <w:r>
                <w:rPr>
                  <w:szCs w:val="24"/>
                </w:rPr>
                <w:t>10</w:t>
              </w:r>
            </w:ins>
          </w:p>
        </w:tc>
        <w:tc>
          <w:tcPr>
            <w:tcW w:w="0" w:type="auto"/>
          </w:tcPr>
          <w:p w:rsidR="00222167" w:rsidRDefault="008B3912">
            <w:pPr>
              <w:pStyle w:val="ListParagraph"/>
              <w:spacing w:line="240" w:lineRule="auto"/>
              <w:ind w:left="0"/>
              <w:jc w:val="left"/>
              <w:rPr>
                <w:ins w:id="1961" w:author="fauzan" w:date="2022-08-10T21:35:00Z"/>
                <w:szCs w:val="24"/>
              </w:rPr>
            </w:pPr>
            <w:ins w:id="1962" w:author="fauzan" w:date="2022-08-10T21:35:00Z">
              <w:r>
                <w:rPr>
                  <w:szCs w:val="24"/>
                </w:rPr>
                <w:t xml:space="preserve">menekan logout pada sidebar setelah menekan nama </w:t>
              </w:r>
              <w:r>
                <w:rPr>
                  <w:i/>
                  <w:szCs w:val="24"/>
                </w:rPr>
                <w:t>user</w:t>
              </w:r>
            </w:ins>
          </w:p>
        </w:tc>
        <w:tc>
          <w:tcPr>
            <w:tcW w:w="0" w:type="auto"/>
          </w:tcPr>
          <w:p w:rsidR="00222167" w:rsidRDefault="008B3912">
            <w:pPr>
              <w:pStyle w:val="ListParagraph"/>
              <w:spacing w:line="240" w:lineRule="auto"/>
              <w:ind w:left="0"/>
              <w:jc w:val="left"/>
              <w:rPr>
                <w:ins w:id="1963" w:author="fauzan" w:date="2022-08-10T21:35:00Z"/>
                <w:szCs w:val="24"/>
              </w:rPr>
            </w:pPr>
            <w:ins w:id="1964" w:author="fauzan" w:date="2022-08-10T21:35:00Z">
              <w:r>
                <w:rPr>
                  <w:szCs w:val="24"/>
                </w:rPr>
                <w:t>logout</w:t>
              </w:r>
            </w:ins>
          </w:p>
        </w:tc>
        <w:tc>
          <w:tcPr>
            <w:tcW w:w="0" w:type="auto"/>
          </w:tcPr>
          <w:p w:rsidR="00222167" w:rsidRDefault="008B3912">
            <w:pPr>
              <w:pStyle w:val="ListParagraph"/>
              <w:spacing w:line="240" w:lineRule="auto"/>
              <w:ind w:left="0"/>
              <w:jc w:val="left"/>
              <w:rPr>
                <w:ins w:id="1965" w:author="fauzan" w:date="2022-08-10T21:35:00Z"/>
                <w:szCs w:val="24"/>
              </w:rPr>
            </w:pPr>
            <w:ins w:id="1966" w:author="fauzan" w:date="2022-08-10T21:35:00Z">
              <w:r>
                <w:rPr>
                  <w:szCs w:val="24"/>
                </w:rPr>
                <w:t xml:space="preserve">Sistem akan menampilkan halaman </w:t>
              </w:r>
              <w:r>
                <w:rPr>
                  <w:i/>
                  <w:szCs w:val="24"/>
                </w:rPr>
                <w:t>login</w:t>
              </w:r>
            </w:ins>
          </w:p>
        </w:tc>
        <w:tc>
          <w:tcPr>
            <w:tcW w:w="0" w:type="auto"/>
          </w:tcPr>
          <w:p w:rsidR="00222167" w:rsidRDefault="00222167">
            <w:pPr>
              <w:pStyle w:val="ListParagraph"/>
              <w:spacing w:line="240" w:lineRule="auto"/>
              <w:ind w:left="0"/>
              <w:jc w:val="center"/>
              <w:rPr>
                <w:ins w:id="1967" w:author="fauzan" w:date="2022-08-10T21:35:00Z"/>
              </w:rPr>
            </w:pPr>
          </w:p>
        </w:tc>
      </w:tr>
      <w:tr w:rsidR="00222167">
        <w:trPr>
          <w:trHeight w:val="621"/>
          <w:ins w:id="1968" w:author="fauzan" w:date="2022-08-10T21:35:00Z"/>
        </w:trPr>
        <w:tc>
          <w:tcPr>
            <w:tcW w:w="0" w:type="auto"/>
          </w:tcPr>
          <w:p w:rsidR="00222167" w:rsidRDefault="008B3912">
            <w:pPr>
              <w:pStyle w:val="ListParagraph"/>
              <w:spacing w:line="240" w:lineRule="auto"/>
              <w:ind w:left="0"/>
              <w:jc w:val="center"/>
              <w:rPr>
                <w:ins w:id="1969" w:author="fauzan" w:date="2022-08-10T21:35:00Z"/>
                <w:szCs w:val="24"/>
              </w:rPr>
            </w:pPr>
            <w:ins w:id="1970" w:author="fauzan" w:date="2022-08-10T21:35:00Z">
              <w:r>
                <w:rPr>
                  <w:szCs w:val="24"/>
                </w:rPr>
                <w:t>11</w:t>
              </w:r>
            </w:ins>
          </w:p>
        </w:tc>
        <w:tc>
          <w:tcPr>
            <w:tcW w:w="0" w:type="auto"/>
          </w:tcPr>
          <w:p w:rsidR="00222167" w:rsidRDefault="008B3912">
            <w:pPr>
              <w:pStyle w:val="ListParagraph"/>
              <w:spacing w:line="240" w:lineRule="auto"/>
              <w:ind w:left="0"/>
              <w:jc w:val="left"/>
              <w:rPr>
                <w:ins w:id="1971" w:author="fauzan" w:date="2022-08-10T21:35:00Z"/>
                <w:szCs w:val="24"/>
              </w:rPr>
            </w:pPr>
            <w:ins w:id="1972" w:author="fauzan" w:date="2022-08-10T21:35:00Z">
              <w:r>
                <w:rPr>
                  <w:szCs w:val="24"/>
                </w:rPr>
                <w:t xml:space="preserve">Menekan </w:t>
              </w:r>
              <w:r>
                <w:rPr>
                  <w:i/>
                  <w:szCs w:val="24"/>
                </w:rPr>
                <w:t>button</w:t>
              </w:r>
              <w:r>
                <w:rPr>
                  <w:szCs w:val="24"/>
                </w:rPr>
                <w:t xml:space="preserve"> tambah</w:t>
              </w:r>
            </w:ins>
          </w:p>
        </w:tc>
        <w:tc>
          <w:tcPr>
            <w:tcW w:w="0" w:type="auto"/>
          </w:tcPr>
          <w:p w:rsidR="00222167" w:rsidRDefault="008B3912">
            <w:pPr>
              <w:pStyle w:val="ListParagraph"/>
              <w:spacing w:line="240" w:lineRule="auto"/>
              <w:ind w:left="0"/>
              <w:jc w:val="left"/>
              <w:rPr>
                <w:ins w:id="1973" w:author="fauzan" w:date="2022-08-10T21:35:00Z"/>
                <w:szCs w:val="24"/>
              </w:rPr>
            </w:pPr>
            <w:ins w:id="1974" w:author="fauzan" w:date="2022-08-10T21:35:00Z">
              <w:r>
                <w:rPr>
                  <w:szCs w:val="24"/>
                </w:rPr>
                <w:t>tambah</w:t>
              </w:r>
            </w:ins>
          </w:p>
        </w:tc>
        <w:tc>
          <w:tcPr>
            <w:tcW w:w="0" w:type="auto"/>
          </w:tcPr>
          <w:p w:rsidR="00222167" w:rsidRDefault="008B3912">
            <w:pPr>
              <w:pStyle w:val="ListParagraph"/>
              <w:spacing w:line="240" w:lineRule="auto"/>
              <w:ind w:left="0"/>
              <w:jc w:val="left"/>
              <w:rPr>
                <w:ins w:id="1975" w:author="fauzan" w:date="2022-08-10T21:35:00Z"/>
                <w:szCs w:val="24"/>
              </w:rPr>
            </w:pPr>
            <w:ins w:id="1976" w:author="fauzan" w:date="2022-08-10T21:35:00Z">
              <w:r>
                <w:rPr>
                  <w:szCs w:val="24"/>
                </w:rPr>
                <w:t>Sistem akan menampilkan halaman tambah data toko</w:t>
              </w:r>
            </w:ins>
          </w:p>
        </w:tc>
        <w:tc>
          <w:tcPr>
            <w:tcW w:w="0" w:type="auto"/>
          </w:tcPr>
          <w:p w:rsidR="00222167" w:rsidRDefault="00222167">
            <w:pPr>
              <w:pStyle w:val="ListParagraph"/>
              <w:spacing w:line="240" w:lineRule="auto"/>
              <w:ind w:left="0"/>
              <w:jc w:val="center"/>
              <w:rPr>
                <w:ins w:id="1977" w:author="fauzan" w:date="2022-08-10T21:35:00Z"/>
              </w:rPr>
            </w:pPr>
          </w:p>
        </w:tc>
      </w:tr>
      <w:tr w:rsidR="00222167">
        <w:trPr>
          <w:trHeight w:val="1314"/>
          <w:ins w:id="1978" w:author="fauzan" w:date="2022-08-10T21:35:00Z"/>
        </w:trPr>
        <w:tc>
          <w:tcPr>
            <w:tcW w:w="0" w:type="auto"/>
          </w:tcPr>
          <w:p w:rsidR="00222167" w:rsidRDefault="008B3912">
            <w:pPr>
              <w:pStyle w:val="ListParagraph"/>
              <w:spacing w:line="240" w:lineRule="auto"/>
              <w:ind w:left="0"/>
              <w:jc w:val="center"/>
              <w:rPr>
                <w:ins w:id="1979" w:author="fauzan" w:date="2022-08-10T21:35:00Z"/>
                <w:szCs w:val="24"/>
              </w:rPr>
            </w:pPr>
            <w:ins w:id="1980" w:author="fauzan" w:date="2022-08-10T21:35:00Z">
              <w:r>
                <w:rPr>
                  <w:szCs w:val="24"/>
                </w:rPr>
                <w:t>12</w:t>
              </w:r>
            </w:ins>
          </w:p>
        </w:tc>
        <w:tc>
          <w:tcPr>
            <w:tcW w:w="0" w:type="auto"/>
          </w:tcPr>
          <w:p w:rsidR="00222167" w:rsidRDefault="008B3912">
            <w:pPr>
              <w:pStyle w:val="ListParagraph"/>
              <w:spacing w:line="240" w:lineRule="auto"/>
              <w:ind w:left="0"/>
              <w:jc w:val="left"/>
              <w:rPr>
                <w:ins w:id="1981" w:author="fauzan" w:date="2022-08-10T21:35:00Z"/>
                <w:szCs w:val="24"/>
              </w:rPr>
            </w:pPr>
            <w:ins w:id="1982" w:author="fauzan" w:date="2022-08-10T21:35:00Z">
              <w:r>
                <w:rPr>
                  <w:szCs w:val="24"/>
                </w:rPr>
                <w:t>Menekan ubah pada setiap row data</w:t>
              </w:r>
            </w:ins>
          </w:p>
        </w:tc>
        <w:tc>
          <w:tcPr>
            <w:tcW w:w="0" w:type="auto"/>
          </w:tcPr>
          <w:p w:rsidR="00222167" w:rsidRDefault="008B3912">
            <w:pPr>
              <w:pStyle w:val="ListParagraph"/>
              <w:spacing w:line="240" w:lineRule="auto"/>
              <w:ind w:left="0"/>
              <w:jc w:val="left"/>
              <w:rPr>
                <w:ins w:id="1983" w:author="fauzan" w:date="2022-08-10T21:35:00Z"/>
                <w:szCs w:val="24"/>
              </w:rPr>
            </w:pPr>
            <w:ins w:id="1984" w:author="fauzan" w:date="2022-08-10T21:35:00Z">
              <w:r>
                <w:rPr>
                  <w:szCs w:val="24"/>
                </w:rPr>
                <w:t>ubah</w:t>
              </w:r>
            </w:ins>
          </w:p>
        </w:tc>
        <w:tc>
          <w:tcPr>
            <w:tcW w:w="0" w:type="auto"/>
          </w:tcPr>
          <w:p w:rsidR="00222167" w:rsidRDefault="008B3912">
            <w:pPr>
              <w:pStyle w:val="ListParagraph"/>
              <w:spacing w:line="240" w:lineRule="auto"/>
              <w:ind w:left="0"/>
              <w:jc w:val="left"/>
              <w:rPr>
                <w:ins w:id="1985" w:author="fauzan" w:date="2022-08-10T21:35:00Z"/>
                <w:szCs w:val="24"/>
              </w:rPr>
            </w:pPr>
            <w:ins w:id="1986" w:author="fauzan" w:date="2022-08-10T21:35:00Z">
              <w:r>
                <w:rPr>
                  <w:szCs w:val="24"/>
                </w:rPr>
                <w:t>Sistem akan menampilkan halaman ubah sesuai row data</w:t>
              </w:r>
            </w:ins>
          </w:p>
        </w:tc>
        <w:tc>
          <w:tcPr>
            <w:tcW w:w="0" w:type="auto"/>
          </w:tcPr>
          <w:p w:rsidR="00222167" w:rsidRDefault="00222167">
            <w:pPr>
              <w:pStyle w:val="ListParagraph"/>
              <w:spacing w:line="240" w:lineRule="auto"/>
              <w:ind w:left="0"/>
              <w:jc w:val="center"/>
              <w:rPr>
                <w:ins w:id="1987" w:author="fauzan" w:date="2022-08-10T21:35:00Z"/>
              </w:rPr>
            </w:pPr>
          </w:p>
        </w:tc>
      </w:tr>
      <w:tr w:rsidR="00222167">
        <w:trPr>
          <w:trHeight w:val="881"/>
          <w:ins w:id="1988" w:author="fauzan" w:date="2022-08-10T21:35:00Z"/>
        </w:trPr>
        <w:tc>
          <w:tcPr>
            <w:tcW w:w="0" w:type="auto"/>
          </w:tcPr>
          <w:p w:rsidR="00222167" w:rsidRDefault="008B3912">
            <w:pPr>
              <w:pStyle w:val="ListParagraph"/>
              <w:spacing w:line="240" w:lineRule="auto"/>
              <w:ind w:left="0"/>
              <w:jc w:val="center"/>
              <w:rPr>
                <w:ins w:id="1989" w:author="fauzan" w:date="2022-08-10T21:35:00Z"/>
                <w:szCs w:val="24"/>
              </w:rPr>
            </w:pPr>
            <w:ins w:id="1990" w:author="fauzan" w:date="2022-08-10T21:35:00Z">
              <w:r>
                <w:rPr>
                  <w:szCs w:val="24"/>
                </w:rPr>
                <w:lastRenderedPageBreak/>
                <w:t>13</w:t>
              </w:r>
            </w:ins>
          </w:p>
        </w:tc>
        <w:tc>
          <w:tcPr>
            <w:tcW w:w="0" w:type="auto"/>
          </w:tcPr>
          <w:p w:rsidR="00222167" w:rsidRDefault="008B3912">
            <w:pPr>
              <w:pStyle w:val="ListParagraph"/>
              <w:spacing w:line="240" w:lineRule="auto"/>
              <w:ind w:left="0"/>
              <w:jc w:val="left"/>
              <w:rPr>
                <w:ins w:id="1991" w:author="fauzan" w:date="2022-08-10T21:35:00Z"/>
                <w:szCs w:val="24"/>
              </w:rPr>
            </w:pPr>
            <w:ins w:id="1992" w:author="fauzan" w:date="2022-08-10T21:35:00Z">
              <w:r>
                <w:rPr>
                  <w:szCs w:val="24"/>
                </w:rPr>
                <w:t>Menekan hapus pada setiap row data</w:t>
              </w:r>
            </w:ins>
          </w:p>
        </w:tc>
        <w:tc>
          <w:tcPr>
            <w:tcW w:w="0" w:type="auto"/>
          </w:tcPr>
          <w:p w:rsidR="00222167" w:rsidRDefault="008B3912">
            <w:pPr>
              <w:pStyle w:val="ListParagraph"/>
              <w:spacing w:line="240" w:lineRule="auto"/>
              <w:ind w:left="0"/>
              <w:jc w:val="left"/>
              <w:rPr>
                <w:ins w:id="1993" w:author="fauzan" w:date="2022-08-10T21:35:00Z"/>
                <w:szCs w:val="24"/>
              </w:rPr>
            </w:pPr>
            <w:ins w:id="1994" w:author="fauzan" w:date="2022-08-10T21:35:00Z">
              <w:r>
                <w:rPr>
                  <w:szCs w:val="24"/>
                </w:rPr>
                <w:t>hapus</w:t>
              </w:r>
            </w:ins>
          </w:p>
        </w:tc>
        <w:tc>
          <w:tcPr>
            <w:tcW w:w="0" w:type="auto"/>
          </w:tcPr>
          <w:p w:rsidR="00222167" w:rsidRDefault="008B3912">
            <w:pPr>
              <w:pStyle w:val="ListParagraph"/>
              <w:spacing w:line="240" w:lineRule="auto"/>
              <w:ind w:left="0"/>
              <w:jc w:val="left"/>
              <w:rPr>
                <w:ins w:id="1995" w:author="fauzan" w:date="2022-08-10T21:35:00Z"/>
                <w:szCs w:val="24"/>
              </w:rPr>
            </w:pPr>
            <w:ins w:id="1996" w:author="fauzan" w:date="2022-08-10T21:35:00Z">
              <w:r>
                <w:rPr>
                  <w:szCs w:val="24"/>
                </w:rPr>
                <w:t>Sistem akan menghapus data sesuai row data</w:t>
              </w:r>
            </w:ins>
          </w:p>
        </w:tc>
        <w:tc>
          <w:tcPr>
            <w:tcW w:w="0" w:type="auto"/>
          </w:tcPr>
          <w:p w:rsidR="00222167" w:rsidRDefault="00222167">
            <w:pPr>
              <w:pStyle w:val="ListParagraph"/>
              <w:spacing w:line="240" w:lineRule="auto"/>
              <w:ind w:left="0"/>
              <w:jc w:val="center"/>
              <w:rPr>
                <w:ins w:id="1997" w:author="fauzan" w:date="2022-08-10T21:35:00Z"/>
              </w:rPr>
            </w:pPr>
          </w:p>
        </w:tc>
      </w:tr>
    </w:tbl>
    <w:p w:rsidR="00222167" w:rsidRDefault="00222167">
      <w:pPr>
        <w:pStyle w:val="ListParagraph"/>
        <w:spacing w:line="240" w:lineRule="auto"/>
        <w:ind w:left="851"/>
        <w:rPr>
          <w:ins w:id="1998" w:author="fauzan" w:date="2022-08-10T21:35:00Z"/>
        </w:rPr>
      </w:pPr>
    </w:p>
    <w:p w:rsidR="00222167" w:rsidRDefault="008B3912">
      <w:pPr>
        <w:pStyle w:val="ListParagraph"/>
        <w:numPr>
          <w:ilvl w:val="0"/>
          <w:numId w:val="38"/>
        </w:numPr>
        <w:tabs>
          <w:tab w:val="left" w:pos="567"/>
        </w:tabs>
        <w:ind w:left="426" w:hanging="425"/>
        <w:rPr>
          <w:ins w:id="1999" w:author="fauzan" w:date="2022-08-10T21:35:00Z"/>
        </w:rPr>
      </w:pPr>
      <w:ins w:id="2000" w:author="fauzan" w:date="2022-08-10T21:35:00Z">
        <w:r>
          <w:t>Halaman tambah data toko pada admin</w:t>
        </w:r>
      </w:ins>
    </w:p>
    <w:p w:rsidR="00222167" w:rsidRDefault="008B3912">
      <w:pPr>
        <w:pStyle w:val="ListParagraph"/>
        <w:ind w:left="426"/>
        <w:rPr>
          <w:ins w:id="2001" w:author="fauzan" w:date="2022-08-10T21:35:00Z"/>
        </w:rPr>
      </w:pPr>
      <w:ins w:id="2002" w:author="fauzan" w:date="2022-08-10T21:35:00Z">
        <w:r>
          <w:t xml:space="preserve">Halaman tambah data toko merupakan halaman untuk toko menambahkan data toko baru setelah menekan </w:t>
        </w:r>
        <w:r>
          <w:rPr>
            <w:i/>
          </w:rPr>
          <w:t>button</w:t>
        </w:r>
        <w:r>
          <w:t xml:space="preserve"> tambah pada halaman data toko. Berikut pengujian pada halaman tambah data toko .</w:t>
        </w:r>
      </w:ins>
    </w:p>
    <w:p w:rsidR="00222167" w:rsidRDefault="008B3912">
      <w:pPr>
        <w:pStyle w:val="ListParagraph"/>
        <w:ind w:left="0"/>
        <w:jc w:val="center"/>
        <w:rPr>
          <w:ins w:id="2003" w:author="fauzan" w:date="2022-08-10T21:35:00Z"/>
        </w:rPr>
      </w:pPr>
      <w:ins w:id="2004" w:author="fauzan" w:date="2022-08-10T21:35:00Z">
        <w:r>
          <w:t xml:space="preserve">Tabel 4. </w:t>
        </w:r>
        <w:r>
          <w:fldChar w:fldCharType="begin"/>
        </w:r>
        <w:r>
          <w:instrText xml:space="preserve"> SEQ Tabel_4. \* ARABIC </w:instrText>
        </w:r>
        <w:r>
          <w:fldChar w:fldCharType="separate"/>
        </w:r>
        <w:r>
          <w:t>8</w:t>
        </w:r>
        <w:r>
          <w:fldChar w:fldCharType="end"/>
        </w:r>
        <w:r>
          <w:t xml:space="preserve"> Tabel black box tambah data toko pada admin</w:t>
        </w:r>
      </w:ins>
    </w:p>
    <w:tbl>
      <w:tblPr>
        <w:tblStyle w:val="TableGrid"/>
        <w:tblW w:w="7586" w:type="dxa"/>
        <w:tblInd w:w="-5" w:type="dxa"/>
        <w:tblLook w:val="04A0" w:firstRow="1" w:lastRow="0" w:firstColumn="1" w:lastColumn="0" w:noHBand="0" w:noVBand="1"/>
      </w:tblPr>
      <w:tblGrid>
        <w:gridCol w:w="563"/>
        <w:gridCol w:w="1864"/>
        <w:gridCol w:w="2346"/>
        <w:gridCol w:w="2090"/>
        <w:gridCol w:w="723"/>
      </w:tblGrid>
      <w:tr w:rsidR="00222167">
        <w:trPr>
          <w:trHeight w:val="553"/>
          <w:tblHeader/>
          <w:ins w:id="2005" w:author="fauzan" w:date="2022-08-10T21:35:00Z"/>
        </w:trPr>
        <w:tc>
          <w:tcPr>
            <w:tcW w:w="0" w:type="auto"/>
            <w:vAlign w:val="center"/>
          </w:tcPr>
          <w:p w:rsidR="00222167" w:rsidRDefault="008B3912">
            <w:pPr>
              <w:pStyle w:val="ListParagraph"/>
              <w:spacing w:line="240" w:lineRule="auto"/>
              <w:ind w:left="0"/>
              <w:jc w:val="center"/>
              <w:rPr>
                <w:ins w:id="2006" w:author="fauzan" w:date="2022-08-10T21:35:00Z"/>
              </w:rPr>
            </w:pPr>
            <w:ins w:id="2007" w:author="fauzan" w:date="2022-08-10T21:35:00Z">
              <w:r>
                <w:rPr>
                  <w:szCs w:val="24"/>
                </w:rPr>
                <w:t>NO</w:t>
              </w:r>
            </w:ins>
          </w:p>
        </w:tc>
        <w:tc>
          <w:tcPr>
            <w:tcW w:w="1962" w:type="dxa"/>
            <w:vAlign w:val="center"/>
          </w:tcPr>
          <w:p w:rsidR="00222167" w:rsidRDefault="008B3912">
            <w:pPr>
              <w:pStyle w:val="ListParagraph"/>
              <w:spacing w:line="240" w:lineRule="auto"/>
              <w:ind w:left="0"/>
              <w:jc w:val="center"/>
              <w:rPr>
                <w:ins w:id="2008" w:author="fauzan" w:date="2022-08-10T21:35:00Z"/>
              </w:rPr>
            </w:pPr>
            <w:ins w:id="2009" w:author="fauzan" w:date="2022-08-10T21:35:00Z">
              <w:r>
                <w:rPr>
                  <w:szCs w:val="24"/>
                </w:rPr>
                <w:t>Pengujian</w:t>
              </w:r>
            </w:ins>
          </w:p>
        </w:tc>
        <w:tc>
          <w:tcPr>
            <w:tcW w:w="2578" w:type="dxa"/>
            <w:vAlign w:val="center"/>
          </w:tcPr>
          <w:p w:rsidR="00222167" w:rsidRDefault="008B3912">
            <w:pPr>
              <w:pStyle w:val="ListParagraph"/>
              <w:spacing w:line="240" w:lineRule="auto"/>
              <w:ind w:left="0"/>
              <w:jc w:val="center"/>
              <w:rPr>
                <w:ins w:id="2010" w:author="fauzan" w:date="2022-08-10T21:35:00Z"/>
              </w:rPr>
            </w:pPr>
            <w:ins w:id="2011" w:author="fauzan" w:date="2022-08-10T21:35:00Z">
              <w:r>
                <w:rPr>
                  <w:szCs w:val="24"/>
                </w:rPr>
                <w:t>Fungsi Yang Diuji</w:t>
              </w:r>
            </w:ins>
          </w:p>
        </w:tc>
        <w:tc>
          <w:tcPr>
            <w:tcW w:w="2247" w:type="dxa"/>
            <w:vAlign w:val="center"/>
          </w:tcPr>
          <w:p w:rsidR="00222167" w:rsidRDefault="008B3912">
            <w:pPr>
              <w:pStyle w:val="ListParagraph"/>
              <w:spacing w:line="240" w:lineRule="auto"/>
              <w:ind w:left="0"/>
              <w:jc w:val="center"/>
              <w:rPr>
                <w:ins w:id="2012" w:author="fauzan" w:date="2022-08-10T21:35:00Z"/>
              </w:rPr>
            </w:pPr>
            <w:ins w:id="2013" w:author="fauzan" w:date="2022-08-10T21:35:00Z">
              <w:r>
                <w:rPr>
                  <w:szCs w:val="24"/>
                </w:rPr>
                <w:t>Hasil Yang Diharapkan</w:t>
              </w:r>
            </w:ins>
          </w:p>
        </w:tc>
        <w:tc>
          <w:tcPr>
            <w:tcW w:w="236" w:type="dxa"/>
            <w:vAlign w:val="center"/>
          </w:tcPr>
          <w:p w:rsidR="00222167" w:rsidRDefault="008B3912">
            <w:pPr>
              <w:pStyle w:val="ListParagraph"/>
              <w:spacing w:line="240" w:lineRule="auto"/>
              <w:ind w:left="0"/>
              <w:jc w:val="center"/>
              <w:rPr>
                <w:ins w:id="2014" w:author="fauzan" w:date="2022-08-10T21:35:00Z"/>
              </w:rPr>
            </w:pPr>
            <w:ins w:id="2015" w:author="fauzan" w:date="2022-08-10T21:35:00Z">
              <w:r>
                <w:rPr>
                  <w:szCs w:val="24"/>
                </w:rPr>
                <w:t>Hasil</w:t>
              </w:r>
            </w:ins>
          </w:p>
        </w:tc>
      </w:tr>
      <w:tr w:rsidR="00222167">
        <w:trPr>
          <w:ins w:id="2016" w:author="fauzan" w:date="2022-08-10T21:35:00Z"/>
        </w:trPr>
        <w:tc>
          <w:tcPr>
            <w:tcW w:w="0" w:type="auto"/>
            <w:vAlign w:val="center"/>
          </w:tcPr>
          <w:p w:rsidR="00222167" w:rsidRDefault="008B3912">
            <w:pPr>
              <w:pStyle w:val="ListParagraph"/>
              <w:spacing w:line="240" w:lineRule="auto"/>
              <w:ind w:left="0"/>
              <w:jc w:val="left"/>
              <w:rPr>
                <w:ins w:id="2017" w:author="fauzan" w:date="2022-08-10T21:35:00Z"/>
              </w:rPr>
            </w:pPr>
            <w:ins w:id="2018" w:author="fauzan" w:date="2022-08-10T21:35:00Z">
              <w:r>
                <w:rPr>
                  <w:szCs w:val="24"/>
                </w:rPr>
                <w:t>1</w:t>
              </w:r>
            </w:ins>
          </w:p>
        </w:tc>
        <w:tc>
          <w:tcPr>
            <w:tcW w:w="1962" w:type="dxa"/>
            <w:vAlign w:val="center"/>
          </w:tcPr>
          <w:p w:rsidR="00222167" w:rsidRDefault="008B3912">
            <w:pPr>
              <w:pStyle w:val="ListParagraph"/>
              <w:spacing w:line="240" w:lineRule="auto"/>
              <w:ind w:left="0"/>
              <w:jc w:val="left"/>
              <w:rPr>
                <w:ins w:id="2019" w:author="fauzan" w:date="2022-08-10T21:35:00Z"/>
              </w:rPr>
            </w:pPr>
            <w:ins w:id="2020" w:author="fauzan" w:date="2022-08-10T21:35:00Z">
              <w:r>
                <w:rPr>
                  <w:szCs w:val="24"/>
                </w:rPr>
                <w:t>Tidak memasukkan data apapun lalu menekan tambah</w:t>
              </w:r>
            </w:ins>
          </w:p>
        </w:tc>
        <w:tc>
          <w:tcPr>
            <w:tcW w:w="2578" w:type="dxa"/>
            <w:vAlign w:val="center"/>
          </w:tcPr>
          <w:p w:rsidR="00222167" w:rsidRDefault="008B3912">
            <w:pPr>
              <w:pStyle w:val="ListParagraph"/>
              <w:spacing w:line="240" w:lineRule="auto"/>
              <w:ind w:left="0"/>
              <w:jc w:val="left"/>
              <w:rPr>
                <w:ins w:id="2021" w:author="fauzan" w:date="2022-08-10T21:35:00Z"/>
              </w:rPr>
            </w:pPr>
            <w:ins w:id="2022" w:author="fauzan" w:date="2022-08-10T21:35:00Z">
              <w:r>
                <w:rPr>
                  <w:szCs w:val="24"/>
                </w:rPr>
                <w:t>Tidak memasukkan data</w:t>
              </w:r>
            </w:ins>
          </w:p>
        </w:tc>
        <w:tc>
          <w:tcPr>
            <w:tcW w:w="2247" w:type="dxa"/>
            <w:vAlign w:val="center"/>
          </w:tcPr>
          <w:p w:rsidR="00222167" w:rsidRDefault="008B3912">
            <w:pPr>
              <w:pStyle w:val="ListParagraph"/>
              <w:spacing w:line="240" w:lineRule="auto"/>
              <w:ind w:left="0"/>
              <w:jc w:val="left"/>
              <w:rPr>
                <w:ins w:id="2023" w:author="fauzan" w:date="2022-08-10T21:35:00Z"/>
              </w:rPr>
            </w:pPr>
            <w:ins w:id="2024" w:author="fauzan" w:date="2022-08-10T21:35:00Z">
              <w:r>
                <w:rPr>
                  <w:szCs w:val="24"/>
                </w:rPr>
                <w:t>Sistem akan menampilkan error</w:t>
              </w:r>
            </w:ins>
          </w:p>
        </w:tc>
        <w:tc>
          <w:tcPr>
            <w:tcW w:w="236" w:type="dxa"/>
            <w:vAlign w:val="center"/>
          </w:tcPr>
          <w:p w:rsidR="00222167" w:rsidRDefault="00222167">
            <w:pPr>
              <w:pStyle w:val="ListParagraph"/>
              <w:spacing w:line="240" w:lineRule="auto"/>
              <w:ind w:left="0"/>
              <w:jc w:val="left"/>
              <w:rPr>
                <w:ins w:id="2025" w:author="fauzan" w:date="2022-08-10T21:35:00Z"/>
              </w:rPr>
            </w:pPr>
          </w:p>
        </w:tc>
      </w:tr>
      <w:tr w:rsidR="00222167">
        <w:trPr>
          <w:ins w:id="2026" w:author="fauzan" w:date="2022-08-10T21:35:00Z"/>
        </w:trPr>
        <w:tc>
          <w:tcPr>
            <w:tcW w:w="0" w:type="auto"/>
            <w:vAlign w:val="center"/>
          </w:tcPr>
          <w:p w:rsidR="00222167" w:rsidRDefault="008B3912">
            <w:pPr>
              <w:pStyle w:val="ListParagraph"/>
              <w:spacing w:line="240" w:lineRule="auto"/>
              <w:ind w:left="0"/>
              <w:jc w:val="left"/>
              <w:rPr>
                <w:ins w:id="2027" w:author="fauzan" w:date="2022-08-10T21:35:00Z"/>
                <w:szCs w:val="24"/>
              </w:rPr>
            </w:pPr>
            <w:ins w:id="2028" w:author="fauzan" w:date="2022-08-10T21:35:00Z">
              <w:r>
                <w:rPr>
                  <w:szCs w:val="24"/>
                </w:rPr>
                <w:t>2</w:t>
              </w:r>
            </w:ins>
          </w:p>
        </w:tc>
        <w:tc>
          <w:tcPr>
            <w:tcW w:w="1962" w:type="dxa"/>
            <w:vAlign w:val="center"/>
          </w:tcPr>
          <w:p w:rsidR="00222167" w:rsidRDefault="008B3912">
            <w:pPr>
              <w:pStyle w:val="ListParagraph"/>
              <w:spacing w:line="240" w:lineRule="auto"/>
              <w:ind w:left="0"/>
              <w:jc w:val="left"/>
              <w:rPr>
                <w:ins w:id="2029" w:author="fauzan" w:date="2022-08-10T21:35:00Z"/>
                <w:szCs w:val="24"/>
              </w:rPr>
            </w:pPr>
            <w:ins w:id="2030" w:author="fauzan" w:date="2022-08-10T21:35:00Z">
              <w:r>
                <w:rPr>
                  <w:szCs w:val="24"/>
                </w:rPr>
                <w:t>Ada form yang tidak diisi lalu menekan tambah</w:t>
              </w:r>
            </w:ins>
          </w:p>
        </w:tc>
        <w:tc>
          <w:tcPr>
            <w:tcW w:w="2578" w:type="dxa"/>
            <w:vAlign w:val="center"/>
          </w:tcPr>
          <w:p w:rsidR="00222167" w:rsidRDefault="008B3912">
            <w:pPr>
              <w:pStyle w:val="ListParagraph"/>
              <w:spacing w:line="240" w:lineRule="auto"/>
              <w:ind w:left="0"/>
              <w:jc w:val="left"/>
              <w:rPr>
                <w:ins w:id="2031" w:author="fauzan" w:date="2022-08-10T21:35:00Z"/>
                <w:szCs w:val="24"/>
              </w:rPr>
            </w:pPr>
            <w:ins w:id="2032" w:author="fauzan" w:date="2022-08-10T21:35:00Z">
              <w:r>
                <w:rPr>
                  <w:szCs w:val="24"/>
                </w:rPr>
                <w:t>Ada form yang tidak diisi</w:t>
              </w:r>
            </w:ins>
          </w:p>
        </w:tc>
        <w:tc>
          <w:tcPr>
            <w:tcW w:w="2247" w:type="dxa"/>
            <w:vAlign w:val="center"/>
          </w:tcPr>
          <w:p w:rsidR="00222167" w:rsidRDefault="008B3912">
            <w:pPr>
              <w:pStyle w:val="ListParagraph"/>
              <w:spacing w:line="240" w:lineRule="auto"/>
              <w:ind w:left="0"/>
              <w:jc w:val="left"/>
              <w:rPr>
                <w:ins w:id="2033" w:author="fauzan" w:date="2022-08-10T21:35:00Z"/>
                <w:szCs w:val="24"/>
              </w:rPr>
            </w:pPr>
            <w:ins w:id="2034" w:author="fauzan" w:date="2022-08-10T21:35:00Z">
              <w:r>
                <w:rPr>
                  <w:szCs w:val="24"/>
                </w:rPr>
                <w:t>Sistem akan menampilkan error</w:t>
              </w:r>
            </w:ins>
          </w:p>
        </w:tc>
        <w:tc>
          <w:tcPr>
            <w:tcW w:w="236" w:type="dxa"/>
            <w:vAlign w:val="center"/>
          </w:tcPr>
          <w:p w:rsidR="00222167" w:rsidRDefault="00222167">
            <w:pPr>
              <w:pStyle w:val="ListParagraph"/>
              <w:spacing w:line="240" w:lineRule="auto"/>
              <w:ind w:left="0"/>
              <w:jc w:val="left"/>
              <w:rPr>
                <w:ins w:id="2035" w:author="fauzan" w:date="2022-08-10T21:35:00Z"/>
              </w:rPr>
            </w:pPr>
          </w:p>
        </w:tc>
      </w:tr>
      <w:tr w:rsidR="00222167">
        <w:trPr>
          <w:ins w:id="2036" w:author="fauzan" w:date="2022-08-10T21:35:00Z"/>
        </w:trPr>
        <w:tc>
          <w:tcPr>
            <w:tcW w:w="0" w:type="auto"/>
            <w:vAlign w:val="center"/>
          </w:tcPr>
          <w:p w:rsidR="00222167" w:rsidRDefault="008B3912">
            <w:pPr>
              <w:pStyle w:val="ListParagraph"/>
              <w:spacing w:line="240" w:lineRule="auto"/>
              <w:ind w:left="0"/>
              <w:jc w:val="left"/>
              <w:rPr>
                <w:ins w:id="2037" w:author="fauzan" w:date="2022-08-10T21:35:00Z"/>
                <w:szCs w:val="24"/>
              </w:rPr>
            </w:pPr>
            <w:ins w:id="2038" w:author="fauzan" w:date="2022-08-10T21:35:00Z">
              <w:r>
                <w:rPr>
                  <w:szCs w:val="24"/>
                </w:rPr>
                <w:t>3</w:t>
              </w:r>
            </w:ins>
          </w:p>
        </w:tc>
        <w:tc>
          <w:tcPr>
            <w:tcW w:w="1962" w:type="dxa"/>
            <w:vAlign w:val="center"/>
          </w:tcPr>
          <w:p w:rsidR="00222167" w:rsidRDefault="008B3912">
            <w:pPr>
              <w:pStyle w:val="ListParagraph"/>
              <w:spacing w:line="240" w:lineRule="auto"/>
              <w:ind w:left="0"/>
              <w:jc w:val="left"/>
              <w:rPr>
                <w:ins w:id="2039" w:author="fauzan" w:date="2022-08-10T21:35:00Z"/>
                <w:szCs w:val="24"/>
              </w:rPr>
            </w:pPr>
            <w:ins w:id="2040" w:author="fauzan" w:date="2022-08-10T21:35:00Z">
              <w:r>
                <w:rPr>
                  <w:szCs w:val="24"/>
                </w:rPr>
                <w:t>Memasukkan data semua dengan benar lalu menekan ubah</w:t>
              </w:r>
            </w:ins>
          </w:p>
        </w:tc>
        <w:tc>
          <w:tcPr>
            <w:tcW w:w="2578" w:type="dxa"/>
            <w:vAlign w:val="center"/>
          </w:tcPr>
          <w:p w:rsidR="00222167" w:rsidRDefault="008B3912">
            <w:pPr>
              <w:pStyle w:val="ListParagraph"/>
              <w:spacing w:line="240" w:lineRule="auto"/>
              <w:ind w:left="0"/>
              <w:jc w:val="left"/>
              <w:rPr>
                <w:ins w:id="2041" w:author="fauzan" w:date="2022-08-10T21:35:00Z"/>
                <w:szCs w:val="24"/>
              </w:rPr>
            </w:pPr>
            <w:ins w:id="2042" w:author="fauzan" w:date="2022-08-10T21:35:00Z">
              <w:r>
                <w:rPr>
                  <w:szCs w:val="24"/>
                </w:rPr>
                <w:t>Memasukkan data semua</w:t>
              </w:r>
            </w:ins>
          </w:p>
        </w:tc>
        <w:tc>
          <w:tcPr>
            <w:tcW w:w="2247" w:type="dxa"/>
            <w:vAlign w:val="center"/>
          </w:tcPr>
          <w:p w:rsidR="00222167" w:rsidRDefault="008B3912">
            <w:pPr>
              <w:pStyle w:val="ListParagraph"/>
              <w:spacing w:line="240" w:lineRule="auto"/>
              <w:ind w:left="0"/>
              <w:jc w:val="left"/>
              <w:rPr>
                <w:ins w:id="2043" w:author="fauzan" w:date="2022-08-10T21:35:00Z"/>
                <w:szCs w:val="24"/>
              </w:rPr>
            </w:pPr>
            <w:ins w:id="2044" w:author="fauzan" w:date="2022-08-10T21:35:00Z">
              <w:r>
                <w:rPr>
                  <w:szCs w:val="24"/>
                </w:rPr>
                <w:t>Sistem akan menampilkan data berhasil disimpan</w:t>
              </w:r>
            </w:ins>
          </w:p>
        </w:tc>
        <w:tc>
          <w:tcPr>
            <w:tcW w:w="236" w:type="dxa"/>
            <w:vAlign w:val="center"/>
          </w:tcPr>
          <w:p w:rsidR="00222167" w:rsidRDefault="00222167">
            <w:pPr>
              <w:pStyle w:val="ListParagraph"/>
              <w:spacing w:line="240" w:lineRule="auto"/>
              <w:ind w:left="0"/>
              <w:jc w:val="left"/>
              <w:rPr>
                <w:ins w:id="2045" w:author="fauzan" w:date="2022-08-10T21:35:00Z"/>
              </w:rPr>
            </w:pPr>
          </w:p>
        </w:tc>
      </w:tr>
      <w:tr w:rsidR="00222167">
        <w:trPr>
          <w:ins w:id="2046" w:author="fauzan" w:date="2022-08-10T21:35:00Z"/>
        </w:trPr>
        <w:tc>
          <w:tcPr>
            <w:tcW w:w="0" w:type="auto"/>
            <w:vAlign w:val="center"/>
          </w:tcPr>
          <w:p w:rsidR="00222167" w:rsidRDefault="008B3912">
            <w:pPr>
              <w:pStyle w:val="ListParagraph"/>
              <w:spacing w:line="240" w:lineRule="auto"/>
              <w:ind w:left="0"/>
              <w:jc w:val="left"/>
              <w:rPr>
                <w:ins w:id="2047" w:author="fauzan" w:date="2022-08-10T21:35:00Z"/>
                <w:szCs w:val="24"/>
              </w:rPr>
            </w:pPr>
            <w:ins w:id="2048" w:author="fauzan" w:date="2022-08-10T21:35:00Z">
              <w:r>
                <w:rPr>
                  <w:szCs w:val="24"/>
                </w:rPr>
                <w:t>4</w:t>
              </w:r>
            </w:ins>
          </w:p>
        </w:tc>
        <w:tc>
          <w:tcPr>
            <w:tcW w:w="1962" w:type="dxa"/>
            <w:vAlign w:val="center"/>
          </w:tcPr>
          <w:p w:rsidR="00222167" w:rsidRDefault="008B3912">
            <w:pPr>
              <w:pStyle w:val="ListParagraph"/>
              <w:spacing w:line="240" w:lineRule="auto"/>
              <w:ind w:left="0"/>
              <w:jc w:val="left"/>
              <w:rPr>
                <w:ins w:id="2049" w:author="fauzan" w:date="2022-08-10T21:35:00Z"/>
                <w:szCs w:val="24"/>
              </w:rPr>
            </w:pPr>
            <w:ins w:id="2050" w:author="fauzan" w:date="2022-08-10T21:35:00Z">
              <w:r>
                <w:rPr>
                  <w:szCs w:val="24"/>
                </w:rPr>
                <w:t xml:space="preserve">Menekan </w:t>
              </w:r>
              <w:r>
                <w:rPr>
                  <w:i/>
                  <w:szCs w:val="24"/>
                </w:rPr>
                <w:t>button</w:t>
              </w:r>
              <w:r>
                <w:rPr>
                  <w:szCs w:val="24"/>
                </w:rPr>
                <w:t xml:space="preserve"> kembali</w:t>
              </w:r>
            </w:ins>
          </w:p>
        </w:tc>
        <w:tc>
          <w:tcPr>
            <w:tcW w:w="2578" w:type="dxa"/>
            <w:vAlign w:val="center"/>
          </w:tcPr>
          <w:p w:rsidR="00222167" w:rsidRDefault="008B3912">
            <w:pPr>
              <w:pStyle w:val="ListParagraph"/>
              <w:tabs>
                <w:tab w:val="left" w:pos="1526"/>
              </w:tabs>
              <w:spacing w:line="240" w:lineRule="auto"/>
              <w:ind w:left="0"/>
              <w:jc w:val="left"/>
              <w:rPr>
                <w:ins w:id="2051" w:author="fauzan" w:date="2022-08-10T21:35:00Z"/>
                <w:szCs w:val="24"/>
              </w:rPr>
            </w:pPr>
            <w:ins w:id="2052" w:author="fauzan" w:date="2022-08-10T21:35:00Z">
              <w:r>
                <w:rPr>
                  <w:szCs w:val="24"/>
                </w:rPr>
                <w:t>kembali</w:t>
              </w:r>
              <w:r>
                <w:rPr>
                  <w:szCs w:val="24"/>
                </w:rPr>
                <w:tab/>
              </w:r>
            </w:ins>
          </w:p>
        </w:tc>
        <w:tc>
          <w:tcPr>
            <w:tcW w:w="2247" w:type="dxa"/>
            <w:vAlign w:val="center"/>
          </w:tcPr>
          <w:p w:rsidR="00222167" w:rsidRDefault="008B3912">
            <w:pPr>
              <w:pStyle w:val="ListParagraph"/>
              <w:spacing w:line="240" w:lineRule="auto"/>
              <w:ind w:left="0"/>
              <w:jc w:val="left"/>
              <w:rPr>
                <w:ins w:id="2053" w:author="fauzan" w:date="2022-08-10T21:35:00Z"/>
                <w:szCs w:val="24"/>
              </w:rPr>
            </w:pPr>
            <w:ins w:id="2054" w:author="fauzan" w:date="2022-08-10T21:35:00Z">
              <w:r>
                <w:rPr>
                  <w:szCs w:val="24"/>
                </w:rPr>
                <w:t xml:space="preserve">Sistem akan menampilkan halaman data </w:t>
              </w:r>
              <w:r>
                <w:t xml:space="preserve">toko </w:t>
              </w:r>
            </w:ins>
          </w:p>
        </w:tc>
        <w:tc>
          <w:tcPr>
            <w:tcW w:w="236" w:type="dxa"/>
            <w:vAlign w:val="center"/>
          </w:tcPr>
          <w:p w:rsidR="00222167" w:rsidRDefault="00222167">
            <w:pPr>
              <w:pStyle w:val="ListParagraph"/>
              <w:spacing w:line="240" w:lineRule="auto"/>
              <w:ind w:left="0"/>
              <w:jc w:val="left"/>
              <w:rPr>
                <w:ins w:id="2055" w:author="fauzan" w:date="2022-08-10T21:35:00Z"/>
              </w:rPr>
            </w:pPr>
          </w:p>
        </w:tc>
      </w:tr>
    </w:tbl>
    <w:p w:rsidR="00222167" w:rsidRDefault="00222167">
      <w:pPr>
        <w:pStyle w:val="ListParagraph"/>
        <w:spacing w:line="240" w:lineRule="auto"/>
        <w:ind w:left="851"/>
        <w:rPr>
          <w:ins w:id="2056" w:author="fauzan" w:date="2022-08-10T21:35:00Z"/>
        </w:rPr>
      </w:pPr>
    </w:p>
    <w:p w:rsidR="00222167" w:rsidRDefault="008B3912">
      <w:pPr>
        <w:pStyle w:val="ListParagraph"/>
        <w:numPr>
          <w:ilvl w:val="0"/>
          <w:numId w:val="38"/>
        </w:numPr>
        <w:ind w:left="426" w:hanging="425"/>
        <w:rPr>
          <w:ins w:id="2057" w:author="fauzan" w:date="2022-08-10T21:35:00Z"/>
        </w:rPr>
      </w:pPr>
      <w:ins w:id="2058" w:author="fauzan" w:date="2022-08-10T21:35:00Z">
        <w:r>
          <w:t xml:space="preserve">Halaman ubah data toko pada admin </w:t>
        </w:r>
      </w:ins>
    </w:p>
    <w:p w:rsidR="00222167" w:rsidRDefault="008B3912">
      <w:pPr>
        <w:pStyle w:val="ListParagraph"/>
        <w:ind w:left="426"/>
        <w:rPr>
          <w:ins w:id="2059" w:author="fauzan" w:date="2022-08-10T21:35:00Z"/>
        </w:rPr>
      </w:pPr>
      <w:ins w:id="2060" w:author="fauzan" w:date="2022-08-10T21:35:00Z">
        <w:r>
          <w:t>Halaman ubah data toko merupakan halaman untuk toko mengubah data toko</w:t>
        </w:r>
      </w:ins>
    </w:p>
    <w:p w:rsidR="00222167" w:rsidRDefault="008B3912">
      <w:pPr>
        <w:pStyle w:val="ListParagraph"/>
        <w:ind w:left="426"/>
        <w:rPr>
          <w:ins w:id="2061" w:author="fauzan" w:date="2022-08-10T21:35:00Z"/>
        </w:rPr>
      </w:pPr>
      <w:ins w:id="2062" w:author="fauzan" w:date="2022-08-10T21:35:00Z">
        <w:r>
          <w:t xml:space="preserve">setelah menekan </w:t>
        </w:r>
        <w:r>
          <w:rPr>
            <w:i/>
          </w:rPr>
          <w:t>button</w:t>
        </w:r>
        <w:r>
          <w:t xml:space="preserve"> ubah pada halaman data toko. Berikut pengujian pada halaman ubah data toko .</w:t>
        </w:r>
      </w:ins>
    </w:p>
    <w:p w:rsidR="00222167" w:rsidRDefault="008B3912">
      <w:pPr>
        <w:pStyle w:val="ListParagraph"/>
        <w:ind w:left="0"/>
        <w:jc w:val="center"/>
        <w:rPr>
          <w:ins w:id="2063" w:author="fauzan" w:date="2022-08-10T21:35:00Z"/>
        </w:rPr>
      </w:pPr>
      <w:ins w:id="2064" w:author="fauzan" w:date="2022-08-10T21:35:00Z">
        <w:r>
          <w:t xml:space="preserve">Tabel 4. </w:t>
        </w:r>
        <w:r>
          <w:fldChar w:fldCharType="begin"/>
        </w:r>
        <w:r>
          <w:instrText xml:space="preserve"> SEQ Tabel_4. \* ARABIC </w:instrText>
        </w:r>
        <w:r>
          <w:fldChar w:fldCharType="separate"/>
        </w:r>
        <w:r>
          <w:t>9</w:t>
        </w:r>
        <w:r>
          <w:fldChar w:fldCharType="end"/>
        </w:r>
        <w:r>
          <w:t xml:space="preserve"> Tabel black box ubah data toko pada admin</w:t>
        </w:r>
      </w:ins>
    </w:p>
    <w:tbl>
      <w:tblPr>
        <w:tblStyle w:val="TableGrid"/>
        <w:tblW w:w="0" w:type="auto"/>
        <w:tblInd w:w="-5" w:type="dxa"/>
        <w:tblLook w:val="04A0" w:firstRow="1" w:lastRow="0" w:firstColumn="1" w:lastColumn="0" w:noHBand="0" w:noVBand="1"/>
      </w:tblPr>
      <w:tblGrid>
        <w:gridCol w:w="563"/>
        <w:gridCol w:w="2557"/>
        <w:gridCol w:w="1792"/>
        <w:gridCol w:w="2298"/>
        <w:gridCol w:w="723"/>
      </w:tblGrid>
      <w:tr w:rsidR="00222167">
        <w:trPr>
          <w:trHeight w:val="1314"/>
          <w:tblHeader/>
          <w:ins w:id="2065" w:author="fauzan" w:date="2022-08-10T21:35:00Z"/>
        </w:trPr>
        <w:tc>
          <w:tcPr>
            <w:tcW w:w="0" w:type="auto"/>
            <w:vAlign w:val="center"/>
          </w:tcPr>
          <w:p w:rsidR="00222167" w:rsidRDefault="008B3912">
            <w:pPr>
              <w:pStyle w:val="ListParagraph"/>
              <w:spacing w:line="240" w:lineRule="auto"/>
              <w:ind w:left="0"/>
              <w:jc w:val="center"/>
              <w:rPr>
                <w:ins w:id="2066" w:author="fauzan" w:date="2022-08-10T21:35:00Z"/>
              </w:rPr>
            </w:pPr>
            <w:ins w:id="2067" w:author="fauzan" w:date="2022-08-10T21:35:00Z">
              <w:r>
                <w:rPr>
                  <w:szCs w:val="24"/>
                </w:rPr>
                <w:lastRenderedPageBreak/>
                <w:t>NO</w:t>
              </w:r>
            </w:ins>
          </w:p>
        </w:tc>
        <w:tc>
          <w:tcPr>
            <w:tcW w:w="0" w:type="auto"/>
            <w:vAlign w:val="center"/>
          </w:tcPr>
          <w:p w:rsidR="00222167" w:rsidRDefault="008B3912">
            <w:pPr>
              <w:pStyle w:val="ListParagraph"/>
              <w:spacing w:line="240" w:lineRule="auto"/>
              <w:ind w:left="0"/>
              <w:jc w:val="center"/>
              <w:rPr>
                <w:ins w:id="2068" w:author="fauzan" w:date="2022-08-10T21:35:00Z"/>
              </w:rPr>
            </w:pPr>
            <w:ins w:id="2069"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070" w:author="fauzan" w:date="2022-08-10T21:35:00Z"/>
              </w:rPr>
            </w:pPr>
            <w:ins w:id="2071"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072" w:author="fauzan" w:date="2022-08-10T21:35:00Z"/>
              </w:rPr>
            </w:pPr>
            <w:ins w:id="2073"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074" w:author="fauzan" w:date="2022-08-10T21:35:00Z"/>
              </w:rPr>
            </w:pPr>
            <w:ins w:id="2075" w:author="fauzan" w:date="2022-08-10T21:35:00Z">
              <w:r>
                <w:rPr>
                  <w:szCs w:val="24"/>
                </w:rPr>
                <w:t>Hasil</w:t>
              </w:r>
            </w:ins>
          </w:p>
        </w:tc>
      </w:tr>
      <w:tr w:rsidR="00222167">
        <w:trPr>
          <w:ins w:id="2076" w:author="fauzan" w:date="2022-08-10T21:35:00Z"/>
        </w:trPr>
        <w:tc>
          <w:tcPr>
            <w:tcW w:w="0" w:type="auto"/>
          </w:tcPr>
          <w:p w:rsidR="00222167" w:rsidRDefault="008B3912">
            <w:pPr>
              <w:pStyle w:val="ListParagraph"/>
              <w:spacing w:line="240" w:lineRule="auto"/>
              <w:ind w:left="0"/>
              <w:jc w:val="center"/>
              <w:rPr>
                <w:ins w:id="2077" w:author="fauzan" w:date="2022-08-10T21:35:00Z"/>
              </w:rPr>
            </w:pPr>
            <w:ins w:id="2078" w:author="fauzan" w:date="2022-08-10T21:35:00Z">
              <w:r>
                <w:rPr>
                  <w:szCs w:val="24"/>
                </w:rPr>
                <w:t>1</w:t>
              </w:r>
            </w:ins>
          </w:p>
        </w:tc>
        <w:tc>
          <w:tcPr>
            <w:tcW w:w="0" w:type="auto"/>
          </w:tcPr>
          <w:p w:rsidR="00222167" w:rsidRDefault="008B3912">
            <w:pPr>
              <w:pStyle w:val="ListParagraph"/>
              <w:spacing w:line="240" w:lineRule="auto"/>
              <w:ind w:left="0"/>
              <w:rPr>
                <w:ins w:id="2079" w:author="fauzan" w:date="2022-08-10T21:35:00Z"/>
              </w:rPr>
            </w:pPr>
            <w:ins w:id="2080" w:author="fauzan" w:date="2022-08-10T21:35:00Z">
              <w:r>
                <w:rPr>
                  <w:szCs w:val="24"/>
                </w:rPr>
                <w:t>Tidak memasukkan data apapun lalu menekan ubah</w:t>
              </w:r>
            </w:ins>
          </w:p>
        </w:tc>
        <w:tc>
          <w:tcPr>
            <w:tcW w:w="0" w:type="auto"/>
          </w:tcPr>
          <w:p w:rsidR="00222167" w:rsidRDefault="008B3912">
            <w:pPr>
              <w:pStyle w:val="ListParagraph"/>
              <w:spacing w:line="240" w:lineRule="auto"/>
              <w:ind w:left="0"/>
              <w:rPr>
                <w:ins w:id="2081" w:author="fauzan" w:date="2022-08-10T21:35:00Z"/>
              </w:rPr>
            </w:pPr>
            <w:ins w:id="2082" w:author="fauzan" w:date="2022-08-10T21:35:00Z">
              <w:r>
                <w:rPr>
                  <w:szCs w:val="24"/>
                </w:rPr>
                <w:t>Tidak memasukkan data</w:t>
              </w:r>
            </w:ins>
          </w:p>
        </w:tc>
        <w:tc>
          <w:tcPr>
            <w:tcW w:w="0" w:type="auto"/>
          </w:tcPr>
          <w:p w:rsidR="00222167" w:rsidRDefault="008B3912">
            <w:pPr>
              <w:pStyle w:val="ListParagraph"/>
              <w:spacing w:line="240" w:lineRule="auto"/>
              <w:ind w:left="0"/>
              <w:rPr>
                <w:ins w:id="2083" w:author="fauzan" w:date="2022-08-10T21:35:00Z"/>
              </w:rPr>
            </w:pPr>
            <w:ins w:id="2084" w:author="fauzan" w:date="2022-08-10T21:35:00Z">
              <w:r>
                <w:rPr>
                  <w:szCs w:val="24"/>
                </w:rPr>
                <w:t>Sistem akan menampilkan error</w:t>
              </w:r>
            </w:ins>
          </w:p>
        </w:tc>
        <w:tc>
          <w:tcPr>
            <w:tcW w:w="0" w:type="auto"/>
          </w:tcPr>
          <w:p w:rsidR="00222167" w:rsidRDefault="00222167">
            <w:pPr>
              <w:pStyle w:val="ListParagraph"/>
              <w:spacing w:line="240" w:lineRule="auto"/>
              <w:ind w:left="0"/>
              <w:jc w:val="center"/>
              <w:rPr>
                <w:ins w:id="2085" w:author="fauzan" w:date="2022-08-10T21:35:00Z"/>
              </w:rPr>
            </w:pPr>
          </w:p>
        </w:tc>
      </w:tr>
      <w:tr w:rsidR="00222167">
        <w:trPr>
          <w:ins w:id="2086" w:author="fauzan" w:date="2022-08-10T21:35:00Z"/>
        </w:trPr>
        <w:tc>
          <w:tcPr>
            <w:tcW w:w="0" w:type="auto"/>
          </w:tcPr>
          <w:p w:rsidR="00222167" w:rsidRDefault="008B3912">
            <w:pPr>
              <w:pStyle w:val="ListParagraph"/>
              <w:spacing w:line="240" w:lineRule="auto"/>
              <w:ind w:left="0"/>
              <w:jc w:val="center"/>
              <w:rPr>
                <w:ins w:id="2087" w:author="fauzan" w:date="2022-08-10T21:35:00Z"/>
                <w:szCs w:val="24"/>
              </w:rPr>
            </w:pPr>
            <w:ins w:id="2088" w:author="fauzan" w:date="2022-08-10T21:35:00Z">
              <w:r>
                <w:rPr>
                  <w:szCs w:val="24"/>
                </w:rPr>
                <w:t>2</w:t>
              </w:r>
            </w:ins>
          </w:p>
        </w:tc>
        <w:tc>
          <w:tcPr>
            <w:tcW w:w="0" w:type="auto"/>
          </w:tcPr>
          <w:p w:rsidR="00222167" w:rsidRDefault="008B3912">
            <w:pPr>
              <w:pStyle w:val="ListParagraph"/>
              <w:spacing w:line="240" w:lineRule="auto"/>
              <w:ind w:left="0"/>
              <w:rPr>
                <w:ins w:id="2089" w:author="fauzan" w:date="2022-08-10T21:35:00Z"/>
                <w:szCs w:val="24"/>
              </w:rPr>
            </w:pPr>
            <w:ins w:id="2090" w:author="fauzan" w:date="2022-08-10T21:35:00Z">
              <w:r>
                <w:rPr>
                  <w:szCs w:val="24"/>
                </w:rPr>
                <w:t>Ada form yang tidak diisi lalu menekan ubah</w:t>
              </w:r>
            </w:ins>
          </w:p>
        </w:tc>
        <w:tc>
          <w:tcPr>
            <w:tcW w:w="0" w:type="auto"/>
          </w:tcPr>
          <w:p w:rsidR="00222167" w:rsidRDefault="008B3912">
            <w:pPr>
              <w:pStyle w:val="ListParagraph"/>
              <w:spacing w:line="240" w:lineRule="auto"/>
              <w:ind w:left="0"/>
              <w:rPr>
                <w:ins w:id="2091" w:author="fauzan" w:date="2022-08-10T21:35:00Z"/>
                <w:szCs w:val="24"/>
              </w:rPr>
            </w:pPr>
            <w:ins w:id="2092" w:author="fauzan" w:date="2022-08-10T21:35:00Z">
              <w:r>
                <w:rPr>
                  <w:szCs w:val="24"/>
                </w:rPr>
                <w:t>Ada form yang tidak diisi</w:t>
              </w:r>
            </w:ins>
          </w:p>
        </w:tc>
        <w:tc>
          <w:tcPr>
            <w:tcW w:w="0" w:type="auto"/>
          </w:tcPr>
          <w:p w:rsidR="00222167" w:rsidRDefault="008B3912">
            <w:pPr>
              <w:pStyle w:val="ListParagraph"/>
              <w:spacing w:line="240" w:lineRule="auto"/>
              <w:ind w:left="0"/>
              <w:rPr>
                <w:ins w:id="2093" w:author="fauzan" w:date="2022-08-10T21:35:00Z"/>
                <w:szCs w:val="24"/>
              </w:rPr>
            </w:pPr>
            <w:ins w:id="2094" w:author="fauzan" w:date="2022-08-10T21:35:00Z">
              <w:r>
                <w:rPr>
                  <w:szCs w:val="24"/>
                </w:rPr>
                <w:t>Sistem akan menampilkan error</w:t>
              </w:r>
            </w:ins>
          </w:p>
        </w:tc>
        <w:tc>
          <w:tcPr>
            <w:tcW w:w="0" w:type="auto"/>
          </w:tcPr>
          <w:p w:rsidR="00222167" w:rsidRDefault="00222167">
            <w:pPr>
              <w:pStyle w:val="ListParagraph"/>
              <w:spacing w:line="240" w:lineRule="auto"/>
              <w:ind w:left="0"/>
              <w:jc w:val="center"/>
              <w:rPr>
                <w:ins w:id="2095" w:author="fauzan" w:date="2022-08-10T21:35:00Z"/>
              </w:rPr>
            </w:pPr>
          </w:p>
        </w:tc>
      </w:tr>
      <w:tr w:rsidR="00222167">
        <w:trPr>
          <w:ins w:id="2096" w:author="fauzan" w:date="2022-08-10T21:35:00Z"/>
        </w:trPr>
        <w:tc>
          <w:tcPr>
            <w:tcW w:w="0" w:type="auto"/>
          </w:tcPr>
          <w:p w:rsidR="00222167" w:rsidRDefault="008B3912">
            <w:pPr>
              <w:pStyle w:val="ListParagraph"/>
              <w:spacing w:line="240" w:lineRule="auto"/>
              <w:ind w:left="0"/>
              <w:jc w:val="center"/>
              <w:rPr>
                <w:ins w:id="2097" w:author="fauzan" w:date="2022-08-10T21:35:00Z"/>
                <w:szCs w:val="24"/>
              </w:rPr>
            </w:pPr>
            <w:ins w:id="2098" w:author="fauzan" w:date="2022-08-10T21:35:00Z">
              <w:r>
                <w:rPr>
                  <w:szCs w:val="24"/>
                </w:rPr>
                <w:t>3</w:t>
              </w:r>
            </w:ins>
          </w:p>
        </w:tc>
        <w:tc>
          <w:tcPr>
            <w:tcW w:w="0" w:type="auto"/>
          </w:tcPr>
          <w:p w:rsidR="00222167" w:rsidRDefault="008B3912">
            <w:pPr>
              <w:pStyle w:val="ListParagraph"/>
              <w:spacing w:line="240" w:lineRule="auto"/>
              <w:ind w:left="0"/>
              <w:rPr>
                <w:ins w:id="2099" w:author="fauzan" w:date="2022-08-10T21:35:00Z"/>
                <w:szCs w:val="24"/>
              </w:rPr>
            </w:pPr>
            <w:ins w:id="2100" w:author="fauzan" w:date="2022-08-10T21:35:00Z">
              <w:r>
                <w:rPr>
                  <w:szCs w:val="24"/>
                </w:rPr>
                <w:t>Memasukkan data semua dengan benar lalu menekan ubah</w:t>
              </w:r>
            </w:ins>
          </w:p>
        </w:tc>
        <w:tc>
          <w:tcPr>
            <w:tcW w:w="0" w:type="auto"/>
          </w:tcPr>
          <w:p w:rsidR="00222167" w:rsidRDefault="008B3912">
            <w:pPr>
              <w:pStyle w:val="ListParagraph"/>
              <w:spacing w:line="240" w:lineRule="auto"/>
              <w:ind w:left="0"/>
              <w:rPr>
                <w:ins w:id="2101" w:author="fauzan" w:date="2022-08-10T21:35:00Z"/>
                <w:szCs w:val="24"/>
              </w:rPr>
            </w:pPr>
            <w:ins w:id="2102" w:author="fauzan" w:date="2022-08-10T21:35:00Z">
              <w:r>
                <w:rPr>
                  <w:szCs w:val="24"/>
                </w:rPr>
                <w:t>Memasukkan data semua</w:t>
              </w:r>
            </w:ins>
          </w:p>
        </w:tc>
        <w:tc>
          <w:tcPr>
            <w:tcW w:w="0" w:type="auto"/>
          </w:tcPr>
          <w:p w:rsidR="00222167" w:rsidRDefault="008B3912">
            <w:pPr>
              <w:pStyle w:val="ListParagraph"/>
              <w:spacing w:line="240" w:lineRule="auto"/>
              <w:ind w:left="0"/>
              <w:rPr>
                <w:ins w:id="2103" w:author="fauzan" w:date="2022-08-10T21:35:00Z"/>
                <w:szCs w:val="24"/>
              </w:rPr>
            </w:pPr>
            <w:ins w:id="2104" w:author="fauzan" w:date="2022-08-10T21:35:00Z">
              <w:r>
                <w:rPr>
                  <w:szCs w:val="24"/>
                </w:rPr>
                <w:t>Sistem akan menampilkan data berhasil diubah</w:t>
              </w:r>
            </w:ins>
          </w:p>
        </w:tc>
        <w:tc>
          <w:tcPr>
            <w:tcW w:w="0" w:type="auto"/>
          </w:tcPr>
          <w:p w:rsidR="00222167" w:rsidRDefault="00222167">
            <w:pPr>
              <w:pStyle w:val="ListParagraph"/>
              <w:spacing w:line="240" w:lineRule="auto"/>
              <w:ind w:left="0"/>
              <w:jc w:val="center"/>
              <w:rPr>
                <w:ins w:id="2105" w:author="fauzan" w:date="2022-08-10T21:35:00Z"/>
              </w:rPr>
            </w:pPr>
          </w:p>
        </w:tc>
      </w:tr>
      <w:tr w:rsidR="00222167">
        <w:trPr>
          <w:ins w:id="2106" w:author="fauzan" w:date="2022-08-10T21:35:00Z"/>
        </w:trPr>
        <w:tc>
          <w:tcPr>
            <w:tcW w:w="0" w:type="auto"/>
          </w:tcPr>
          <w:p w:rsidR="00222167" w:rsidRDefault="008B3912">
            <w:pPr>
              <w:pStyle w:val="ListParagraph"/>
              <w:spacing w:line="240" w:lineRule="auto"/>
              <w:ind w:left="0"/>
              <w:jc w:val="center"/>
              <w:rPr>
                <w:ins w:id="2107" w:author="fauzan" w:date="2022-08-10T21:35:00Z"/>
                <w:szCs w:val="24"/>
              </w:rPr>
            </w:pPr>
            <w:ins w:id="2108" w:author="fauzan" w:date="2022-08-10T21:35:00Z">
              <w:r>
                <w:rPr>
                  <w:szCs w:val="24"/>
                </w:rPr>
                <w:t>4</w:t>
              </w:r>
            </w:ins>
          </w:p>
        </w:tc>
        <w:tc>
          <w:tcPr>
            <w:tcW w:w="0" w:type="auto"/>
          </w:tcPr>
          <w:p w:rsidR="00222167" w:rsidRDefault="008B3912">
            <w:pPr>
              <w:pStyle w:val="ListParagraph"/>
              <w:spacing w:line="240" w:lineRule="auto"/>
              <w:ind w:left="0"/>
              <w:rPr>
                <w:ins w:id="2109" w:author="fauzan" w:date="2022-08-10T21:35:00Z"/>
                <w:szCs w:val="24"/>
              </w:rPr>
            </w:pPr>
            <w:ins w:id="2110" w:author="fauzan" w:date="2022-08-10T21:35:00Z">
              <w:r>
                <w:rPr>
                  <w:szCs w:val="24"/>
                </w:rPr>
                <w:t xml:space="preserve">Menekan </w:t>
              </w:r>
              <w:r>
                <w:rPr>
                  <w:i/>
                  <w:szCs w:val="24"/>
                </w:rPr>
                <w:t>button</w:t>
              </w:r>
              <w:r>
                <w:rPr>
                  <w:szCs w:val="24"/>
                </w:rPr>
                <w:t xml:space="preserve"> kembali</w:t>
              </w:r>
            </w:ins>
          </w:p>
        </w:tc>
        <w:tc>
          <w:tcPr>
            <w:tcW w:w="0" w:type="auto"/>
          </w:tcPr>
          <w:p w:rsidR="00222167" w:rsidRDefault="008B3912">
            <w:pPr>
              <w:pStyle w:val="ListParagraph"/>
              <w:spacing w:line="240" w:lineRule="auto"/>
              <w:ind w:left="0"/>
              <w:rPr>
                <w:ins w:id="2111" w:author="fauzan" w:date="2022-08-10T21:35:00Z"/>
                <w:szCs w:val="24"/>
              </w:rPr>
            </w:pPr>
            <w:ins w:id="2112" w:author="fauzan" w:date="2022-08-10T21:35:00Z">
              <w:r>
                <w:rPr>
                  <w:szCs w:val="24"/>
                </w:rPr>
                <w:t>kembali</w:t>
              </w:r>
            </w:ins>
          </w:p>
        </w:tc>
        <w:tc>
          <w:tcPr>
            <w:tcW w:w="0" w:type="auto"/>
          </w:tcPr>
          <w:p w:rsidR="00222167" w:rsidRDefault="008B3912">
            <w:pPr>
              <w:pStyle w:val="ListParagraph"/>
              <w:spacing w:line="240" w:lineRule="auto"/>
              <w:ind w:left="0"/>
              <w:rPr>
                <w:ins w:id="2113" w:author="fauzan" w:date="2022-08-10T21:35:00Z"/>
                <w:szCs w:val="24"/>
              </w:rPr>
            </w:pPr>
            <w:ins w:id="2114" w:author="fauzan" w:date="2022-08-10T21:35:00Z">
              <w:r>
                <w:rPr>
                  <w:szCs w:val="24"/>
                </w:rPr>
                <w:t xml:space="preserve">Sistem akan menampilkan halaman data </w:t>
              </w:r>
              <w:r>
                <w:t xml:space="preserve">toko </w:t>
              </w:r>
            </w:ins>
          </w:p>
        </w:tc>
        <w:tc>
          <w:tcPr>
            <w:tcW w:w="0" w:type="auto"/>
          </w:tcPr>
          <w:p w:rsidR="00222167" w:rsidRDefault="00222167">
            <w:pPr>
              <w:pStyle w:val="ListParagraph"/>
              <w:spacing w:line="240" w:lineRule="auto"/>
              <w:ind w:left="0"/>
              <w:jc w:val="center"/>
              <w:rPr>
                <w:ins w:id="2115" w:author="fauzan" w:date="2022-08-10T21:35:00Z"/>
              </w:rPr>
            </w:pPr>
          </w:p>
        </w:tc>
      </w:tr>
    </w:tbl>
    <w:p w:rsidR="00222167" w:rsidRDefault="00222167">
      <w:pPr>
        <w:pStyle w:val="ListParagraph"/>
        <w:spacing w:line="240" w:lineRule="auto"/>
        <w:ind w:left="851"/>
        <w:rPr>
          <w:ins w:id="2116" w:author="fauzan" w:date="2022-08-10T21:35:00Z"/>
        </w:rPr>
      </w:pPr>
    </w:p>
    <w:p w:rsidR="00222167" w:rsidRDefault="008B3912">
      <w:pPr>
        <w:pStyle w:val="ListParagraph"/>
        <w:numPr>
          <w:ilvl w:val="0"/>
          <w:numId w:val="38"/>
        </w:numPr>
        <w:ind w:left="426" w:hanging="425"/>
        <w:rPr>
          <w:ins w:id="2117" w:author="fauzan" w:date="2022-08-10T21:35:00Z"/>
        </w:rPr>
      </w:pPr>
      <w:ins w:id="2118" w:author="fauzan" w:date="2022-08-10T21:35:00Z">
        <w:r>
          <w:t xml:space="preserve">Halaman data roti pada admin </w:t>
        </w:r>
      </w:ins>
    </w:p>
    <w:p w:rsidR="00222167" w:rsidRDefault="008B3912">
      <w:pPr>
        <w:pStyle w:val="ListParagraph"/>
        <w:ind w:left="426"/>
        <w:rPr>
          <w:ins w:id="2119" w:author="fauzan" w:date="2022-08-10T21:35:00Z"/>
        </w:rPr>
      </w:pPr>
      <w:ins w:id="2120" w:author="fauzan" w:date="2022-08-10T21:35:00Z">
        <w:r>
          <w:t>Halaman data roti merupakan halaman yang diakses ketika memilih roti pada sidebar. Berikut pengujian pada halaman data roti.</w:t>
        </w:r>
      </w:ins>
    </w:p>
    <w:p w:rsidR="00222167" w:rsidRDefault="008B3912">
      <w:pPr>
        <w:pStyle w:val="ListParagraph"/>
        <w:ind w:left="0"/>
        <w:jc w:val="center"/>
        <w:rPr>
          <w:ins w:id="2121" w:author="fauzan" w:date="2022-08-10T21:35:00Z"/>
        </w:rPr>
      </w:pPr>
      <w:ins w:id="2122" w:author="fauzan" w:date="2022-08-10T21:35:00Z">
        <w:r>
          <w:t xml:space="preserve">Tabel 4. </w:t>
        </w:r>
        <w:r>
          <w:fldChar w:fldCharType="begin"/>
        </w:r>
        <w:r>
          <w:instrText xml:space="preserve"> SEQ Tabel_4. \* ARABIC </w:instrText>
        </w:r>
        <w:r>
          <w:fldChar w:fldCharType="separate"/>
        </w:r>
        <w:r>
          <w:t>10</w:t>
        </w:r>
        <w:r>
          <w:fldChar w:fldCharType="end"/>
        </w:r>
        <w:r>
          <w:t xml:space="preserve"> Tabel black box data roti pada admin</w:t>
        </w:r>
      </w:ins>
    </w:p>
    <w:tbl>
      <w:tblPr>
        <w:tblStyle w:val="TableGrid"/>
        <w:tblW w:w="0" w:type="auto"/>
        <w:tblInd w:w="-5" w:type="dxa"/>
        <w:tblLook w:val="04A0" w:firstRow="1" w:lastRow="0" w:firstColumn="1" w:lastColumn="0" w:noHBand="0" w:noVBand="1"/>
      </w:tblPr>
      <w:tblGrid>
        <w:gridCol w:w="563"/>
        <w:gridCol w:w="2377"/>
        <w:gridCol w:w="1485"/>
        <w:gridCol w:w="2785"/>
        <w:gridCol w:w="723"/>
      </w:tblGrid>
      <w:tr w:rsidR="00222167">
        <w:trPr>
          <w:trHeight w:val="747"/>
          <w:tblHeader/>
          <w:ins w:id="2123" w:author="fauzan" w:date="2022-08-10T21:35:00Z"/>
        </w:trPr>
        <w:tc>
          <w:tcPr>
            <w:tcW w:w="0" w:type="auto"/>
            <w:vAlign w:val="center"/>
          </w:tcPr>
          <w:p w:rsidR="00222167" w:rsidRDefault="008B3912">
            <w:pPr>
              <w:pStyle w:val="ListParagraph"/>
              <w:spacing w:line="240" w:lineRule="auto"/>
              <w:ind w:left="0"/>
              <w:jc w:val="center"/>
              <w:rPr>
                <w:ins w:id="2124" w:author="fauzan" w:date="2022-08-10T21:35:00Z"/>
              </w:rPr>
            </w:pPr>
            <w:ins w:id="2125"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126" w:author="fauzan" w:date="2022-08-10T21:35:00Z"/>
              </w:rPr>
            </w:pPr>
            <w:ins w:id="2127"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128" w:author="fauzan" w:date="2022-08-10T21:35:00Z"/>
              </w:rPr>
            </w:pPr>
            <w:ins w:id="2129"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130" w:author="fauzan" w:date="2022-08-10T21:35:00Z"/>
              </w:rPr>
            </w:pPr>
            <w:ins w:id="2131"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132" w:author="fauzan" w:date="2022-08-10T21:35:00Z"/>
              </w:rPr>
            </w:pPr>
            <w:ins w:id="2133" w:author="fauzan" w:date="2022-08-10T21:35:00Z">
              <w:r>
                <w:rPr>
                  <w:szCs w:val="24"/>
                </w:rPr>
                <w:t>Hasil</w:t>
              </w:r>
            </w:ins>
          </w:p>
        </w:tc>
      </w:tr>
      <w:tr w:rsidR="00222167">
        <w:trPr>
          <w:trHeight w:val="920"/>
          <w:ins w:id="2134" w:author="fauzan" w:date="2022-08-10T21:35:00Z"/>
        </w:trPr>
        <w:tc>
          <w:tcPr>
            <w:tcW w:w="0" w:type="auto"/>
          </w:tcPr>
          <w:p w:rsidR="00222167" w:rsidRDefault="008B3912">
            <w:pPr>
              <w:pStyle w:val="ListParagraph"/>
              <w:spacing w:line="240" w:lineRule="auto"/>
              <w:ind w:left="0"/>
              <w:jc w:val="center"/>
              <w:rPr>
                <w:ins w:id="2135" w:author="fauzan" w:date="2022-08-10T21:35:00Z"/>
                <w:szCs w:val="24"/>
              </w:rPr>
            </w:pPr>
            <w:ins w:id="2136" w:author="fauzan" w:date="2022-08-10T21:35:00Z">
              <w:r>
                <w:rPr>
                  <w:szCs w:val="24"/>
                </w:rPr>
                <w:t>1</w:t>
              </w:r>
            </w:ins>
          </w:p>
        </w:tc>
        <w:tc>
          <w:tcPr>
            <w:tcW w:w="0" w:type="auto"/>
          </w:tcPr>
          <w:p w:rsidR="00222167" w:rsidRDefault="008B3912">
            <w:pPr>
              <w:pStyle w:val="ListParagraph"/>
              <w:spacing w:line="240" w:lineRule="auto"/>
              <w:ind w:left="0"/>
              <w:jc w:val="left"/>
              <w:rPr>
                <w:ins w:id="2137" w:author="fauzan" w:date="2022-08-10T21:35:00Z"/>
                <w:szCs w:val="24"/>
              </w:rPr>
            </w:pPr>
            <w:ins w:id="2138" w:author="fauzan" w:date="2022-08-10T21:35:00Z">
              <w:r>
                <w:rPr>
                  <w:szCs w:val="24"/>
                </w:rPr>
                <w:t>menekan dashboard pada sidebar</w:t>
              </w:r>
            </w:ins>
          </w:p>
        </w:tc>
        <w:tc>
          <w:tcPr>
            <w:tcW w:w="0" w:type="auto"/>
          </w:tcPr>
          <w:p w:rsidR="00222167" w:rsidRDefault="008B3912">
            <w:pPr>
              <w:pStyle w:val="ListParagraph"/>
              <w:spacing w:line="240" w:lineRule="auto"/>
              <w:ind w:left="0"/>
              <w:jc w:val="left"/>
              <w:rPr>
                <w:ins w:id="2139" w:author="fauzan" w:date="2022-08-10T21:35:00Z"/>
                <w:szCs w:val="24"/>
              </w:rPr>
            </w:pPr>
            <w:ins w:id="2140" w:author="fauzan" w:date="2022-08-10T21:35:00Z">
              <w:r>
                <w:rPr>
                  <w:szCs w:val="24"/>
                </w:rPr>
                <w:t>Dashboard</w:t>
              </w:r>
            </w:ins>
          </w:p>
        </w:tc>
        <w:tc>
          <w:tcPr>
            <w:tcW w:w="0" w:type="auto"/>
          </w:tcPr>
          <w:p w:rsidR="00222167" w:rsidRDefault="008B3912">
            <w:pPr>
              <w:pStyle w:val="ListParagraph"/>
              <w:spacing w:line="240" w:lineRule="auto"/>
              <w:ind w:left="0"/>
              <w:jc w:val="left"/>
              <w:rPr>
                <w:ins w:id="2141" w:author="fauzan" w:date="2022-08-10T21:35:00Z"/>
                <w:szCs w:val="24"/>
              </w:rPr>
            </w:pPr>
            <w:ins w:id="2142" w:author="fauzan" w:date="2022-08-10T21:35:00Z">
              <w:r>
                <w:rPr>
                  <w:szCs w:val="24"/>
                </w:rPr>
                <w:t>Sistem akan menampilkan Dashboard</w:t>
              </w:r>
            </w:ins>
          </w:p>
        </w:tc>
        <w:tc>
          <w:tcPr>
            <w:tcW w:w="0" w:type="auto"/>
          </w:tcPr>
          <w:p w:rsidR="00222167" w:rsidRDefault="00222167">
            <w:pPr>
              <w:pStyle w:val="ListParagraph"/>
              <w:spacing w:line="240" w:lineRule="auto"/>
              <w:ind w:left="0"/>
              <w:jc w:val="center"/>
              <w:rPr>
                <w:ins w:id="2143" w:author="fauzan" w:date="2022-08-10T21:35:00Z"/>
                <w:szCs w:val="24"/>
              </w:rPr>
            </w:pPr>
          </w:p>
        </w:tc>
      </w:tr>
      <w:tr w:rsidR="00222167">
        <w:trPr>
          <w:trHeight w:val="793"/>
          <w:ins w:id="2144" w:author="fauzan" w:date="2022-08-10T21:35:00Z"/>
        </w:trPr>
        <w:tc>
          <w:tcPr>
            <w:tcW w:w="0" w:type="auto"/>
          </w:tcPr>
          <w:p w:rsidR="00222167" w:rsidRDefault="008B3912">
            <w:pPr>
              <w:pStyle w:val="ListParagraph"/>
              <w:spacing w:line="240" w:lineRule="auto"/>
              <w:ind w:left="0"/>
              <w:jc w:val="center"/>
              <w:rPr>
                <w:ins w:id="2145" w:author="fauzan" w:date="2022-08-10T21:35:00Z"/>
                <w:szCs w:val="24"/>
              </w:rPr>
            </w:pPr>
            <w:ins w:id="2146" w:author="fauzan" w:date="2022-08-10T21:35:00Z">
              <w:r>
                <w:rPr>
                  <w:szCs w:val="24"/>
                </w:rPr>
                <w:t>2</w:t>
              </w:r>
            </w:ins>
          </w:p>
        </w:tc>
        <w:tc>
          <w:tcPr>
            <w:tcW w:w="0" w:type="auto"/>
          </w:tcPr>
          <w:p w:rsidR="00222167" w:rsidRDefault="008B3912">
            <w:pPr>
              <w:pStyle w:val="ListParagraph"/>
              <w:spacing w:line="240" w:lineRule="auto"/>
              <w:ind w:left="0"/>
              <w:jc w:val="left"/>
              <w:rPr>
                <w:ins w:id="2147" w:author="fauzan" w:date="2022-08-10T21:35:00Z"/>
                <w:szCs w:val="24"/>
              </w:rPr>
            </w:pPr>
            <w:ins w:id="2148" w:author="fauzan" w:date="2022-08-10T21:35:00Z">
              <w:r>
                <w:rPr>
                  <w:szCs w:val="24"/>
                </w:rPr>
                <w:t>menekan kelola data pada sidebar</w:t>
              </w:r>
            </w:ins>
          </w:p>
        </w:tc>
        <w:tc>
          <w:tcPr>
            <w:tcW w:w="0" w:type="auto"/>
          </w:tcPr>
          <w:p w:rsidR="00222167" w:rsidRDefault="008B3912">
            <w:pPr>
              <w:pStyle w:val="ListParagraph"/>
              <w:spacing w:line="240" w:lineRule="auto"/>
              <w:ind w:left="0"/>
              <w:jc w:val="left"/>
              <w:rPr>
                <w:ins w:id="2149" w:author="fauzan" w:date="2022-08-10T21:35:00Z"/>
                <w:szCs w:val="24"/>
              </w:rPr>
            </w:pPr>
            <w:ins w:id="2150" w:author="fauzan" w:date="2022-08-10T21:35:00Z">
              <w:r>
                <w:rPr>
                  <w:szCs w:val="24"/>
                </w:rPr>
                <w:t>kelola data</w:t>
              </w:r>
            </w:ins>
          </w:p>
        </w:tc>
        <w:tc>
          <w:tcPr>
            <w:tcW w:w="0" w:type="auto"/>
          </w:tcPr>
          <w:p w:rsidR="00222167" w:rsidRDefault="008B3912">
            <w:pPr>
              <w:pStyle w:val="ListParagraph"/>
              <w:spacing w:line="240" w:lineRule="auto"/>
              <w:ind w:left="0"/>
              <w:jc w:val="left"/>
              <w:rPr>
                <w:ins w:id="2151" w:author="fauzan" w:date="2022-08-10T21:35:00Z"/>
                <w:szCs w:val="24"/>
              </w:rPr>
            </w:pPr>
            <w:ins w:id="2152" w:author="fauzan" w:date="2022-08-10T21:35:00Z">
              <w:r>
                <w:rPr>
                  <w:szCs w:val="24"/>
                </w:rPr>
                <w:t xml:space="preserve">Sistem akan menampilkan toko, </w:t>
              </w:r>
              <w:r>
                <w:rPr>
                  <w:i/>
                  <w:szCs w:val="24"/>
                </w:rPr>
                <w:t>sales</w:t>
              </w:r>
              <w:r>
                <w:rPr>
                  <w:szCs w:val="24"/>
                </w:rPr>
                <w:t xml:space="preserve"> dan roti</w:t>
              </w:r>
            </w:ins>
          </w:p>
        </w:tc>
        <w:tc>
          <w:tcPr>
            <w:tcW w:w="0" w:type="auto"/>
          </w:tcPr>
          <w:p w:rsidR="00222167" w:rsidRDefault="00222167">
            <w:pPr>
              <w:pStyle w:val="ListParagraph"/>
              <w:spacing w:line="240" w:lineRule="auto"/>
              <w:ind w:left="0"/>
              <w:jc w:val="center"/>
              <w:rPr>
                <w:ins w:id="2153" w:author="fauzan" w:date="2022-08-10T21:35:00Z"/>
              </w:rPr>
            </w:pPr>
          </w:p>
        </w:tc>
      </w:tr>
      <w:tr w:rsidR="00222167">
        <w:trPr>
          <w:trHeight w:val="793"/>
          <w:ins w:id="2154" w:author="fauzan" w:date="2022-08-10T21:35:00Z"/>
        </w:trPr>
        <w:tc>
          <w:tcPr>
            <w:tcW w:w="0" w:type="auto"/>
          </w:tcPr>
          <w:p w:rsidR="00222167" w:rsidRDefault="008B3912">
            <w:pPr>
              <w:pStyle w:val="ListParagraph"/>
              <w:spacing w:line="240" w:lineRule="auto"/>
              <w:ind w:left="0"/>
              <w:jc w:val="center"/>
              <w:rPr>
                <w:ins w:id="2155" w:author="fauzan" w:date="2022-08-10T21:35:00Z"/>
                <w:szCs w:val="24"/>
              </w:rPr>
            </w:pPr>
            <w:ins w:id="2156" w:author="fauzan" w:date="2022-08-10T21:35:00Z">
              <w:r>
                <w:rPr>
                  <w:szCs w:val="24"/>
                </w:rPr>
                <w:t>3</w:t>
              </w:r>
            </w:ins>
          </w:p>
        </w:tc>
        <w:tc>
          <w:tcPr>
            <w:tcW w:w="0" w:type="auto"/>
          </w:tcPr>
          <w:p w:rsidR="00222167" w:rsidRDefault="008B3912">
            <w:pPr>
              <w:pStyle w:val="ListParagraph"/>
              <w:spacing w:line="240" w:lineRule="auto"/>
              <w:ind w:left="0"/>
              <w:jc w:val="left"/>
              <w:rPr>
                <w:ins w:id="2157" w:author="fauzan" w:date="2022-08-10T21:35:00Z"/>
                <w:szCs w:val="24"/>
              </w:rPr>
            </w:pPr>
            <w:ins w:id="2158" w:author="fauzan" w:date="2022-08-10T21:35:00Z">
              <w:r>
                <w:rPr>
                  <w:szCs w:val="24"/>
                </w:rPr>
                <w:t>menekan toko pada sidebar setelah menekan kelola data</w:t>
              </w:r>
            </w:ins>
          </w:p>
        </w:tc>
        <w:tc>
          <w:tcPr>
            <w:tcW w:w="0" w:type="auto"/>
          </w:tcPr>
          <w:p w:rsidR="00222167" w:rsidRDefault="008B3912">
            <w:pPr>
              <w:pStyle w:val="ListParagraph"/>
              <w:spacing w:line="240" w:lineRule="auto"/>
              <w:ind w:left="0"/>
              <w:jc w:val="left"/>
              <w:rPr>
                <w:ins w:id="2159" w:author="fauzan" w:date="2022-08-10T21:35:00Z"/>
                <w:szCs w:val="24"/>
              </w:rPr>
            </w:pPr>
            <w:ins w:id="2160" w:author="fauzan" w:date="2022-08-10T21:35:00Z">
              <w:r>
                <w:rPr>
                  <w:szCs w:val="24"/>
                </w:rPr>
                <w:t>toko</w:t>
              </w:r>
            </w:ins>
          </w:p>
        </w:tc>
        <w:tc>
          <w:tcPr>
            <w:tcW w:w="0" w:type="auto"/>
          </w:tcPr>
          <w:p w:rsidR="00222167" w:rsidRDefault="008B3912">
            <w:pPr>
              <w:pStyle w:val="ListParagraph"/>
              <w:spacing w:line="240" w:lineRule="auto"/>
              <w:ind w:left="0"/>
              <w:jc w:val="left"/>
              <w:rPr>
                <w:ins w:id="2161" w:author="fauzan" w:date="2022-08-10T21:35:00Z"/>
                <w:szCs w:val="24"/>
              </w:rPr>
            </w:pPr>
            <w:ins w:id="2162" w:author="fauzan" w:date="2022-08-10T21:35:00Z">
              <w:r>
                <w:rPr>
                  <w:szCs w:val="24"/>
                </w:rPr>
                <w:t>Sistem akan menampilkan halaman data toko</w:t>
              </w:r>
            </w:ins>
          </w:p>
        </w:tc>
        <w:tc>
          <w:tcPr>
            <w:tcW w:w="0" w:type="auto"/>
          </w:tcPr>
          <w:p w:rsidR="00222167" w:rsidRDefault="00222167">
            <w:pPr>
              <w:pStyle w:val="ListParagraph"/>
              <w:spacing w:line="240" w:lineRule="auto"/>
              <w:ind w:left="0"/>
              <w:jc w:val="center"/>
              <w:rPr>
                <w:ins w:id="2163" w:author="fauzan" w:date="2022-08-10T21:35:00Z"/>
              </w:rPr>
            </w:pPr>
          </w:p>
        </w:tc>
      </w:tr>
      <w:tr w:rsidR="00222167">
        <w:trPr>
          <w:trHeight w:val="805"/>
          <w:ins w:id="2164" w:author="fauzan" w:date="2022-08-10T21:35:00Z"/>
        </w:trPr>
        <w:tc>
          <w:tcPr>
            <w:tcW w:w="0" w:type="auto"/>
          </w:tcPr>
          <w:p w:rsidR="00222167" w:rsidRDefault="008B3912">
            <w:pPr>
              <w:pStyle w:val="ListParagraph"/>
              <w:spacing w:line="240" w:lineRule="auto"/>
              <w:ind w:left="0"/>
              <w:jc w:val="center"/>
              <w:rPr>
                <w:ins w:id="2165" w:author="fauzan" w:date="2022-08-10T21:35:00Z"/>
                <w:szCs w:val="24"/>
              </w:rPr>
            </w:pPr>
            <w:ins w:id="2166" w:author="fauzan" w:date="2022-08-10T21:35:00Z">
              <w:r>
                <w:rPr>
                  <w:szCs w:val="24"/>
                </w:rPr>
                <w:t>4</w:t>
              </w:r>
            </w:ins>
          </w:p>
        </w:tc>
        <w:tc>
          <w:tcPr>
            <w:tcW w:w="0" w:type="auto"/>
          </w:tcPr>
          <w:p w:rsidR="00222167" w:rsidRDefault="008B3912">
            <w:pPr>
              <w:pStyle w:val="ListParagraph"/>
              <w:spacing w:line="240" w:lineRule="auto"/>
              <w:ind w:left="0"/>
              <w:jc w:val="left"/>
              <w:rPr>
                <w:ins w:id="2167" w:author="fauzan" w:date="2022-08-10T21:35:00Z"/>
                <w:szCs w:val="24"/>
              </w:rPr>
            </w:pPr>
            <w:ins w:id="2168" w:author="fauzan" w:date="2022-08-10T21:35:00Z">
              <w:r>
                <w:rPr>
                  <w:szCs w:val="24"/>
                </w:rPr>
                <w:t xml:space="preserve">menekan </w:t>
              </w:r>
              <w:r>
                <w:rPr>
                  <w:i/>
                  <w:szCs w:val="24"/>
                </w:rPr>
                <w:t>sales</w:t>
              </w:r>
              <w:r>
                <w:rPr>
                  <w:szCs w:val="24"/>
                </w:rPr>
                <w:t xml:space="preserve"> pada sidebar setelah menekan kelola data</w:t>
              </w:r>
            </w:ins>
          </w:p>
        </w:tc>
        <w:tc>
          <w:tcPr>
            <w:tcW w:w="0" w:type="auto"/>
          </w:tcPr>
          <w:p w:rsidR="00222167" w:rsidRDefault="008B3912">
            <w:pPr>
              <w:pStyle w:val="ListParagraph"/>
              <w:spacing w:line="240" w:lineRule="auto"/>
              <w:ind w:left="0"/>
              <w:jc w:val="left"/>
              <w:rPr>
                <w:ins w:id="2169" w:author="fauzan" w:date="2022-08-10T21:35:00Z"/>
                <w:szCs w:val="24"/>
              </w:rPr>
            </w:pPr>
            <w:ins w:id="2170" w:author="fauzan" w:date="2022-08-10T21:35:00Z">
              <w:r>
                <w:rPr>
                  <w:i/>
                  <w:szCs w:val="24"/>
                </w:rPr>
                <w:t>sales</w:t>
              </w:r>
            </w:ins>
          </w:p>
        </w:tc>
        <w:tc>
          <w:tcPr>
            <w:tcW w:w="0" w:type="auto"/>
          </w:tcPr>
          <w:p w:rsidR="00222167" w:rsidRDefault="008B3912">
            <w:pPr>
              <w:pStyle w:val="ListParagraph"/>
              <w:spacing w:line="240" w:lineRule="auto"/>
              <w:ind w:left="0"/>
              <w:jc w:val="left"/>
              <w:rPr>
                <w:ins w:id="2171" w:author="fauzan" w:date="2022-08-10T21:35:00Z"/>
                <w:szCs w:val="24"/>
              </w:rPr>
            </w:pPr>
            <w:ins w:id="2172" w:author="fauzan" w:date="2022-08-10T21:35:00Z">
              <w:r>
                <w:rPr>
                  <w:szCs w:val="24"/>
                </w:rPr>
                <w:t xml:space="preserve">Sistem akan menampilkan halaman data </w:t>
              </w:r>
              <w:r>
                <w:rPr>
                  <w:i/>
                  <w:szCs w:val="24"/>
                </w:rPr>
                <w:t>sales</w:t>
              </w:r>
            </w:ins>
          </w:p>
        </w:tc>
        <w:tc>
          <w:tcPr>
            <w:tcW w:w="0" w:type="auto"/>
          </w:tcPr>
          <w:p w:rsidR="00222167" w:rsidRDefault="00222167">
            <w:pPr>
              <w:pStyle w:val="ListParagraph"/>
              <w:spacing w:line="240" w:lineRule="auto"/>
              <w:ind w:left="0"/>
              <w:jc w:val="center"/>
              <w:rPr>
                <w:ins w:id="2173" w:author="fauzan" w:date="2022-08-10T21:35:00Z"/>
              </w:rPr>
            </w:pPr>
          </w:p>
        </w:tc>
      </w:tr>
      <w:tr w:rsidR="00222167">
        <w:trPr>
          <w:trHeight w:val="816"/>
          <w:ins w:id="2174" w:author="fauzan" w:date="2022-08-10T21:35:00Z"/>
        </w:trPr>
        <w:tc>
          <w:tcPr>
            <w:tcW w:w="0" w:type="auto"/>
          </w:tcPr>
          <w:p w:rsidR="00222167" w:rsidRDefault="008B3912">
            <w:pPr>
              <w:pStyle w:val="ListParagraph"/>
              <w:spacing w:line="240" w:lineRule="auto"/>
              <w:ind w:left="0"/>
              <w:jc w:val="center"/>
              <w:rPr>
                <w:ins w:id="2175" w:author="fauzan" w:date="2022-08-10T21:35:00Z"/>
                <w:szCs w:val="24"/>
              </w:rPr>
            </w:pPr>
            <w:ins w:id="2176" w:author="fauzan" w:date="2022-08-10T21:35:00Z">
              <w:r>
                <w:rPr>
                  <w:szCs w:val="24"/>
                </w:rPr>
                <w:t>5</w:t>
              </w:r>
            </w:ins>
          </w:p>
        </w:tc>
        <w:tc>
          <w:tcPr>
            <w:tcW w:w="0" w:type="auto"/>
          </w:tcPr>
          <w:p w:rsidR="00222167" w:rsidRDefault="008B3912">
            <w:pPr>
              <w:pStyle w:val="ListParagraph"/>
              <w:spacing w:line="240" w:lineRule="auto"/>
              <w:ind w:left="0"/>
              <w:jc w:val="left"/>
              <w:rPr>
                <w:ins w:id="2177" w:author="fauzan" w:date="2022-08-10T21:35:00Z"/>
                <w:szCs w:val="24"/>
              </w:rPr>
            </w:pPr>
            <w:ins w:id="2178" w:author="fauzan" w:date="2022-08-10T21:35:00Z">
              <w:r>
                <w:rPr>
                  <w:szCs w:val="24"/>
                </w:rPr>
                <w:t>menekan roti pada sidebar setelah menekan kelola data</w:t>
              </w:r>
            </w:ins>
          </w:p>
        </w:tc>
        <w:tc>
          <w:tcPr>
            <w:tcW w:w="0" w:type="auto"/>
          </w:tcPr>
          <w:p w:rsidR="00222167" w:rsidRDefault="008B3912">
            <w:pPr>
              <w:pStyle w:val="ListParagraph"/>
              <w:spacing w:line="240" w:lineRule="auto"/>
              <w:ind w:left="0"/>
              <w:jc w:val="left"/>
              <w:rPr>
                <w:ins w:id="2179" w:author="fauzan" w:date="2022-08-10T21:35:00Z"/>
                <w:szCs w:val="24"/>
              </w:rPr>
            </w:pPr>
            <w:ins w:id="2180" w:author="fauzan" w:date="2022-08-10T21:35:00Z">
              <w:r>
                <w:rPr>
                  <w:szCs w:val="24"/>
                </w:rPr>
                <w:t>roti</w:t>
              </w:r>
            </w:ins>
          </w:p>
        </w:tc>
        <w:tc>
          <w:tcPr>
            <w:tcW w:w="0" w:type="auto"/>
          </w:tcPr>
          <w:p w:rsidR="00222167" w:rsidRDefault="008B3912">
            <w:pPr>
              <w:pStyle w:val="ListParagraph"/>
              <w:spacing w:line="240" w:lineRule="auto"/>
              <w:ind w:left="0"/>
              <w:jc w:val="left"/>
              <w:rPr>
                <w:ins w:id="2181" w:author="fauzan" w:date="2022-08-10T21:35:00Z"/>
                <w:szCs w:val="24"/>
              </w:rPr>
            </w:pPr>
            <w:ins w:id="2182" w:author="fauzan" w:date="2022-08-10T21:35:00Z">
              <w:r>
                <w:rPr>
                  <w:szCs w:val="24"/>
                </w:rPr>
                <w:t>Sistem akan menampilkan halaman data roti</w:t>
              </w:r>
            </w:ins>
          </w:p>
        </w:tc>
        <w:tc>
          <w:tcPr>
            <w:tcW w:w="0" w:type="auto"/>
          </w:tcPr>
          <w:p w:rsidR="00222167" w:rsidRDefault="00222167">
            <w:pPr>
              <w:pStyle w:val="ListParagraph"/>
              <w:spacing w:line="240" w:lineRule="auto"/>
              <w:ind w:left="0"/>
              <w:jc w:val="center"/>
              <w:rPr>
                <w:ins w:id="2183" w:author="fauzan" w:date="2022-08-10T21:35:00Z"/>
              </w:rPr>
            </w:pPr>
          </w:p>
        </w:tc>
      </w:tr>
      <w:tr w:rsidR="00222167">
        <w:trPr>
          <w:trHeight w:val="842"/>
          <w:ins w:id="2184" w:author="fauzan" w:date="2022-08-10T21:35:00Z"/>
        </w:trPr>
        <w:tc>
          <w:tcPr>
            <w:tcW w:w="0" w:type="auto"/>
          </w:tcPr>
          <w:p w:rsidR="00222167" w:rsidRDefault="008B3912">
            <w:pPr>
              <w:pStyle w:val="ListParagraph"/>
              <w:spacing w:line="240" w:lineRule="auto"/>
              <w:ind w:left="0"/>
              <w:jc w:val="center"/>
              <w:rPr>
                <w:ins w:id="2185" w:author="fauzan" w:date="2022-08-10T21:35:00Z"/>
                <w:szCs w:val="24"/>
              </w:rPr>
            </w:pPr>
            <w:ins w:id="2186" w:author="fauzan" w:date="2022-08-10T21:35:00Z">
              <w:r>
                <w:rPr>
                  <w:szCs w:val="24"/>
                </w:rPr>
                <w:t>6</w:t>
              </w:r>
            </w:ins>
          </w:p>
        </w:tc>
        <w:tc>
          <w:tcPr>
            <w:tcW w:w="0" w:type="auto"/>
          </w:tcPr>
          <w:p w:rsidR="00222167" w:rsidRDefault="008B3912">
            <w:pPr>
              <w:pStyle w:val="ListParagraph"/>
              <w:spacing w:line="240" w:lineRule="auto"/>
              <w:ind w:left="0"/>
              <w:jc w:val="left"/>
              <w:rPr>
                <w:ins w:id="2187" w:author="fauzan" w:date="2022-08-10T21:35:00Z"/>
                <w:szCs w:val="24"/>
              </w:rPr>
            </w:pPr>
            <w:ins w:id="2188" w:author="fauzan" w:date="2022-08-10T21:35:00Z">
              <w:r>
                <w:rPr>
                  <w:szCs w:val="24"/>
                </w:rPr>
                <w:t xml:space="preserve">menekan distribusi pada sidebar </w:t>
              </w:r>
            </w:ins>
          </w:p>
        </w:tc>
        <w:tc>
          <w:tcPr>
            <w:tcW w:w="0" w:type="auto"/>
          </w:tcPr>
          <w:p w:rsidR="00222167" w:rsidRDefault="008B3912">
            <w:pPr>
              <w:pStyle w:val="ListParagraph"/>
              <w:spacing w:line="240" w:lineRule="auto"/>
              <w:ind w:left="0"/>
              <w:jc w:val="left"/>
              <w:rPr>
                <w:ins w:id="2189" w:author="fauzan" w:date="2022-08-10T21:35:00Z"/>
                <w:szCs w:val="24"/>
              </w:rPr>
            </w:pPr>
            <w:ins w:id="2190" w:author="fauzan" w:date="2022-08-10T21:35:00Z">
              <w:r>
                <w:rPr>
                  <w:szCs w:val="24"/>
                </w:rPr>
                <w:t>Distribusi</w:t>
              </w:r>
            </w:ins>
          </w:p>
        </w:tc>
        <w:tc>
          <w:tcPr>
            <w:tcW w:w="0" w:type="auto"/>
          </w:tcPr>
          <w:p w:rsidR="00222167" w:rsidRDefault="008B3912">
            <w:pPr>
              <w:pStyle w:val="ListParagraph"/>
              <w:spacing w:line="240" w:lineRule="auto"/>
              <w:ind w:left="0"/>
              <w:jc w:val="left"/>
              <w:rPr>
                <w:ins w:id="2191" w:author="fauzan" w:date="2022-08-10T21:35:00Z"/>
                <w:szCs w:val="24"/>
              </w:rPr>
            </w:pPr>
            <w:ins w:id="2192" w:author="fauzan" w:date="2022-08-10T21:35:00Z">
              <w:r>
                <w:rPr>
                  <w:szCs w:val="24"/>
                </w:rPr>
                <w:t>Sistem akan menampilkan halaman distribusi</w:t>
              </w:r>
            </w:ins>
          </w:p>
        </w:tc>
        <w:tc>
          <w:tcPr>
            <w:tcW w:w="0" w:type="auto"/>
          </w:tcPr>
          <w:p w:rsidR="00222167" w:rsidRDefault="00222167">
            <w:pPr>
              <w:pStyle w:val="ListParagraph"/>
              <w:spacing w:line="240" w:lineRule="auto"/>
              <w:ind w:left="0"/>
              <w:jc w:val="center"/>
              <w:rPr>
                <w:ins w:id="2193" w:author="fauzan" w:date="2022-08-10T21:35:00Z"/>
              </w:rPr>
            </w:pPr>
          </w:p>
        </w:tc>
      </w:tr>
      <w:tr w:rsidR="00222167">
        <w:trPr>
          <w:trHeight w:val="981"/>
          <w:ins w:id="2194" w:author="fauzan" w:date="2022-08-10T21:35:00Z"/>
        </w:trPr>
        <w:tc>
          <w:tcPr>
            <w:tcW w:w="0" w:type="auto"/>
          </w:tcPr>
          <w:p w:rsidR="00222167" w:rsidRDefault="008B3912">
            <w:pPr>
              <w:pStyle w:val="ListParagraph"/>
              <w:spacing w:line="240" w:lineRule="auto"/>
              <w:ind w:left="0"/>
              <w:jc w:val="center"/>
              <w:rPr>
                <w:ins w:id="2195" w:author="fauzan" w:date="2022-08-10T21:35:00Z"/>
                <w:szCs w:val="24"/>
              </w:rPr>
            </w:pPr>
            <w:ins w:id="2196" w:author="fauzan" w:date="2022-08-10T21:35:00Z">
              <w:r>
                <w:rPr>
                  <w:szCs w:val="24"/>
                </w:rPr>
                <w:lastRenderedPageBreak/>
                <w:t>7</w:t>
              </w:r>
            </w:ins>
          </w:p>
        </w:tc>
        <w:tc>
          <w:tcPr>
            <w:tcW w:w="0" w:type="auto"/>
          </w:tcPr>
          <w:p w:rsidR="00222167" w:rsidRDefault="008B3912">
            <w:pPr>
              <w:pStyle w:val="ListParagraph"/>
              <w:spacing w:line="240" w:lineRule="auto"/>
              <w:ind w:left="0"/>
              <w:jc w:val="left"/>
              <w:rPr>
                <w:ins w:id="2197" w:author="fauzan" w:date="2022-08-10T21:35:00Z"/>
                <w:szCs w:val="24"/>
              </w:rPr>
            </w:pPr>
            <w:ins w:id="2198" w:author="fauzan" w:date="2022-08-10T21:35:00Z">
              <w:r>
                <w:rPr>
                  <w:szCs w:val="24"/>
                </w:rPr>
                <w:t>Menekan jadwal kunjungan pada sidebar</w:t>
              </w:r>
            </w:ins>
          </w:p>
        </w:tc>
        <w:tc>
          <w:tcPr>
            <w:tcW w:w="0" w:type="auto"/>
          </w:tcPr>
          <w:p w:rsidR="00222167" w:rsidRDefault="008B3912">
            <w:pPr>
              <w:pStyle w:val="ListParagraph"/>
              <w:spacing w:line="240" w:lineRule="auto"/>
              <w:ind w:left="0"/>
              <w:jc w:val="left"/>
              <w:rPr>
                <w:ins w:id="2199" w:author="fauzan" w:date="2022-08-10T21:35:00Z"/>
                <w:szCs w:val="24"/>
              </w:rPr>
            </w:pPr>
            <w:ins w:id="2200" w:author="fauzan" w:date="2022-08-10T21:35:00Z">
              <w:r>
                <w:rPr>
                  <w:szCs w:val="24"/>
                </w:rPr>
                <w:t>jadwal kunjungan</w:t>
              </w:r>
            </w:ins>
          </w:p>
        </w:tc>
        <w:tc>
          <w:tcPr>
            <w:tcW w:w="0" w:type="auto"/>
          </w:tcPr>
          <w:p w:rsidR="00222167" w:rsidRDefault="008B3912">
            <w:pPr>
              <w:pStyle w:val="ListParagraph"/>
              <w:spacing w:line="240" w:lineRule="auto"/>
              <w:ind w:left="0"/>
              <w:jc w:val="left"/>
              <w:rPr>
                <w:ins w:id="2201" w:author="fauzan" w:date="2022-08-10T21:35:00Z"/>
                <w:szCs w:val="24"/>
              </w:rPr>
            </w:pPr>
            <w:ins w:id="2202" w:author="fauzan" w:date="2022-08-10T21:35:00Z">
              <w:r>
                <w:rPr>
                  <w:szCs w:val="24"/>
                </w:rPr>
                <w:t>Sistem akan menampilkan halaman jadwal kunjungan</w:t>
              </w:r>
            </w:ins>
          </w:p>
        </w:tc>
        <w:tc>
          <w:tcPr>
            <w:tcW w:w="0" w:type="auto"/>
          </w:tcPr>
          <w:p w:rsidR="00222167" w:rsidRDefault="00222167">
            <w:pPr>
              <w:pStyle w:val="ListParagraph"/>
              <w:spacing w:line="240" w:lineRule="auto"/>
              <w:ind w:left="0"/>
              <w:jc w:val="center"/>
              <w:rPr>
                <w:ins w:id="2203" w:author="fauzan" w:date="2022-08-10T21:35:00Z"/>
              </w:rPr>
            </w:pPr>
          </w:p>
        </w:tc>
      </w:tr>
      <w:tr w:rsidR="00222167">
        <w:trPr>
          <w:trHeight w:val="1314"/>
          <w:ins w:id="2204" w:author="fauzan" w:date="2022-08-10T21:35:00Z"/>
        </w:trPr>
        <w:tc>
          <w:tcPr>
            <w:tcW w:w="0" w:type="auto"/>
          </w:tcPr>
          <w:p w:rsidR="00222167" w:rsidRDefault="008B3912">
            <w:pPr>
              <w:pStyle w:val="ListParagraph"/>
              <w:spacing w:line="240" w:lineRule="auto"/>
              <w:ind w:left="0"/>
              <w:jc w:val="center"/>
              <w:rPr>
                <w:ins w:id="2205" w:author="fauzan" w:date="2022-08-10T21:35:00Z"/>
                <w:szCs w:val="24"/>
              </w:rPr>
            </w:pPr>
            <w:ins w:id="2206" w:author="fauzan" w:date="2022-08-10T21:35:00Z">
              <w:r>
                <w:rPr>
                  <w:szCs w:val="24"/>
                </w:rPr>
                <w:t>8</w:t>
              </w:r>
            </w:ins>
          </w:p>
        </w:tc>
        <w:tc>
          <w:tcPr>
            <w:tcW w:w="0" w:type="auto"/>
          </w:tcPr>
          <w:p w:rsidR="00222167" w:rsidRDefault="008B3912">
            <w:pPr>
              <w:pStyle w:val="ListParagraph"/>
              <w:spacing w:line="240" w:lineRule="auto"/>
              <w:ind w:left="0"/>
              <w:jc w:val="left"/>
              <w:rPr>
                <w:ins w:id="2207" w:author="fauzan" w:date="2022-08-10T21:35:00Z"/>
                <w:szCs w:val="24"/>
              </w:rPr>
            </w:pPr>
            <w:ins w:id="2208" w:author="fauzan" w:date="2022-08-10T21:35:00Z">
              <w:r>
                <w:rPr>
                  <w:szCs w:val="24"/>
                </w:rPr>
                <w:t xml:space="preserve">menekan nama </w:t>
              </w:r>
              <w:r>
                <w:rPr>
                  <w:i/>
                  <w:szCs w:val="24"/>
                </w:rPr>
                <w:t>user</w:t>
              </w:r>
              <w:r>
                <w:rPr>
                  <w:szCs w:val="24"/>
                </w:rPr>
                <w:t xml:space="preserve"> pada navbar </w:t>
              </w:r>
            </w:ins>
          </w:p>
        </w:tc>
        <w:tc>
          <w:tcPr>
            <w:tcW w:w="0" w:type="auto"/>
          </w:tcPr>
          <w:p w:rsidR="00222167" w:rsidRDefault="008B3912">
            <w:pPr>
              <w:pStyle w:val="ListParagraph"/>
              <w:spacing w:line="240" w:lineRule="auto"/>
              <w:ind w:left="0"/>
              <w:jc w:val="left"/>
              <w:rPr>
                <w:ins w:id="2209" w:author="fauzan" w:date="2022-08-10T21:35:00Z"/>
                <w:szCs w:val="24"/>
              </w:rPr>
            </w:pPr>
            <w:ins w:id="2210" w:author="fauzan" w:date="2022-08-10T21:35:00Z">
              <w:r>
                <w:rPr>
                  <w:szCs w:val="24"/>
                </w:rPr>
                <w:t xml:space="preserve">Nama </w:t>
              </w:r>
              <w:r>
                <w:rPr>
                  <w:i/>
                  <w:szCs w:val="24"/>
                </w:rPr>
                <w:t>user</w:t>
              </w:r>
            </w:ins>
          </w:p>
        </w:tc>
        <w:tc>
          <w:tcPr>
            <w:tcW w:w="0" w:type="auto"/>
          </w:tcPr>
          <w:p w:rsidR="00222167" w:rsidRDefault="008B3912">
            <w:pPr>
              <w:pStyle w:val="ListParagraph"/>
              <w:spacing w:line="240" w:lineRule="auto"/>
              <w:ind w:left="0"/>
              <w:jc w:val="left"/>
              <w:rPr>
                <w:ins w:id="2211" w:author="fauzan" w:date="2022-08-10T21:35:00Z"/>
                <w:szCs w:val="24"/>
              </w:rPr>
            </w:pPr>
            <w:ins w:id="2212" w:author="fauzan" w:date="2022-08-10T21:35:00Z">
              <w:r>
                <w:rPr>
                  <w:szCs w:val="24"/>
                </w:rPr>
                <w:t xml:space="preserve">Sistem akan menampilkan select untuk memilih change </w:t>
              </w:r>
              <w:r>
                <w:rPr>
                  <w:i/>
                  <w:szCs w:val="24"/>
                </w:rPr>
                <w:t>password</w:t>
              </w:r>
              <w:r>
                <w:rPr>
                  <w:szCs w:val="24"/>
                </w:rPr>
                <w:t xml:space="preserve"> dan logout</w:t>
              </w:r>
            </w:ins>
          </w:p>
        </w:tc>
        <w:tc>
          <w:tcPr>
            <w:tcW w:w="0" w:type="auto"/>
          </w:tcPr>
          <w:p w:rsidR="00222167" w:rsidRDefault="00222167">
            <w:pPr>
              <w:pStyle w:val="ListParagraph"/>
              <w:spacing w:line="240" w:lineRule="auto"/>
              <w:ind w:left="0"/>
              <w:jc w:val="center"/>
              <w:rPr>
                <w:ins w:id="2213" w:author="fauzan" w:date="2022-08-10T21:35:00Z"/>
              </w:rPr>
            </w:pPr>
          </w:p>
        </w:tc>
      </w:tr>
      <w:tr w:rsidR="00222167">
        <w:trPr>
          <w:trHeight w:val="1159"/>
          <w:ins w:id="2214" w:author="fauzan" w:date="2022-08-10T21:35:00Z"/>
        </w:trPr>
        <w:tc>
          <w:tcPr>
            <w:tcW w:w="0" w:type="auto"/>
          </w:tcPr>
          <w:p w:rsidR="00222167" w:rsidRDefault="008B3912">
            <w:pPr>
              <w:pStyle w:val="ListParagraph"/>
              <w:spacing w:line="240" w:lineRule="auto"/>
              <w:ind w:left="0"/>
              <w:jc w:val="center"/>
              <w:rPr>
                <w:ins w:id="2215" w:author="fauzan" w:date="2022-08-10T21:35:00Z"/>
                <w:szCs w:val="24"/>
              </w:rPr>
            </w:pPr>
            <w:ins w:id="2216" w:author="fauzan" w:date="2022-08-10T21:35:00Z">
              <w:r>
                <w:rPr>
                  <w:szCs w:val="24"/>
                </w:rPr>
                <w:t>9</w:t>
              </w:r>
            </w:ins>
          </w:p>
        </w:tc>
        <w:tc>
          <w:tcPr>
            <w:tcW w:w="0" w:type="auto"/>
          </w:tcPr>
          <w:p w:rsidR="00222167" w:rsidRDefault="008B3912">
            <w:pPr>
              <w:pStyle w:val="ListParagraph"/>
              <w:spacing w:line="240" w:lineRule="auto"/>
              <w:ind w:left="0"/>
              <w:jc w:val="left"/>
              <w:rPr>
                <w:ins w:id="2217" w:author="fauzan" w:date="2022-08-10T21:35:00Z"/>
                <w:szCs w:val="24"/>
              </w:rPr>
            </w:pPr>
            <w:ins w:id="2218" w:author="fauzan" w:date="2022-08-10T21:35:00Z">
              <w:r>
                <w:rPr>
                  <w:szCs w:val="24"/>
                </w:rPr>
                <w:t xml:space="preserve">menekan change </w:t>
              </w:r>
              <w:r>
                <w:rPr>
                  <w:i/>
                  <w:szCs w:val="24"/>
                </w:rPr>
                <w:t>password</w:t>
              </w:r>
              <w:r>
                <w:rPr>
                  <w:szCs w:val="24"/>
                </w:rPr>
                <w:t xml:space="preserve"> pada sidebar setelah menekan nama </w:t>
              </w:r>
              <w:r>
                <w:rPr>
                  <w:i/>
                  <w:szCs w:val="24"/>
                </w:rPr>
                <w:t>user</w:t>
              </w:r>
            </w:ins>
          </w:p>
        </w:tc>
        <w:tc>
          <w:tcPr>
            <w:tcW w:w="0" w:type="auto"/>
          </w:tcPr>
          <w:p w:rsidR="00222167" w:rsidRDefault="008B3912">
            <w:pPr>
              <w:pStyle w:val="ListParagraph"/>
              <w:spacing w:line="240" w:lineRule="auto"/>
              <w:ind w:left="0"/>
              <w:jc w:val="left"/>
              <w:rPr>
                <w:ins w:id="2219" w:author="fauzan" w:date="2022-08-10T21:35:00Z"/>
                <w:szCs w:val="24"/>
              </w:rPr>
            </w:pPr>
            <w:ins w:id="2220" w:author="fauzan" w:date="2022-08-10T21:35:00Z">
              <w:r>
                <w:rPr>
                  <w:szCs w:val="24"/>
                </w:rPr>
                <w:t xml:space="preserve">toko change </w:t>
              </w:r>
              <w:r>
                <w:rPr>
                  <w:i/>
                  <w:szCs w:val="24"/>
                </w:rPr>
                <w:t>password</w:t>
              </w:r>
            </w:ins>
          </w:p>
        </w:tc>
        <w:tc>
          <w:tcPr>
            <w:tcW w:w="0" w:type="auto"/>
          </w:tcPr>
          <w:p w:rsidR="00222167" w:rsidRDefault="008B3912">
            <w:pPr>
              <w:pStyle w:val="ListParagraph"/>
              <w:spacing w:line="240" w:lineRule="auto"/>
              <w:ind w:left="0"/>
              <w:jc w:val="left"/>
              <w:rPr>
                <w:ins w:id="2221" w:author="fauzan" w:date="2022-08-10T21:35:00Z"/>
                <w:szCs w:val="24"/>
              </w:rPr>
            </w:pPr>
            <w:ins w:id="2222" w:author="fauzan" w:date="2022-08-10T21:35:00Z">
              <w:r>
                <w:rPr>
                  <w:szCs w:val="24"/>
                </w:rPr>
                <w:t xml:space="preserve">Sistem akan menampilkan halaman change </w:t>
              </w:r>
              <w:r>
                <w:rPr>
                  <w:i/>
                  <w:szCs w:val="24"/>
                </w:rPr>
                <w:t>password</w:t>
              </w:r>
            </w:ins>
          </w:p>
        </w:tc>
        <w:tc>
          <w:tcPr>
            <w:tcW w:w="0" w:type="auto"/>
          </w:tcPr>
          <w:p w:rsidR="00222167" w:rsidRDefault="00222167">
            <w:pPr>
              <w:pStyle w:val="ListParagraph"/>
              <w:spacing w:line="240" w:lineRule="auto"/>
              <w:ind w:left="0"/>
              <w:jc w:val="center"/>
              <w:rPr>
                <w:ins w:id="2223" w:author="fauzan" w:date="2022-08-10T21:35:00Z"/>
              </w:rPr>
            </w:pPr>
          </w:p>
        </w:tc>
      </w:tr>
      <w:tr w:rsidR="00222167">
        <w:trPr>
          <w:trHeight w:val="838"/>
          <w:ins w:id="2224" w:author="fauzan" w:date="2022-08-10T21:35:00Z"/>
        </w:trPr>
        <w:tc>
          <w:tcPr>
            <w:tcW w:w="0" w:type="auto"/>
          </w:tcPr>
          <w:p w:rsidR="00222167" w:rsidRDefault="008B3912">
            <w:pPr>
              <w:pStyle w:val="ListParagraph"/>
              <w:spacing w:line="240" w:lineRule="auto"/>
              <w:ind w:left="0"/>
              <w:jc w:val="center"/>
              <w:rPr>
                <w:ins w:id="2225" w:author="fauzan" w:date="2022-08-10T21:35:00Z"/>
                <w:szCs w:val="24"/>
              </w:rPr>
            </w:pPr>
            <w:ins w:id="2226" w:author="fauzan" w:date="2022-08-10T21:35:00Z">
              <w:r>
                <w:rPr>
                  <w:szCs w:val="24"/>
                </w:rPr>
                <w:t>10</w:t>
              </w:r>
            </w:ins>
          </w:p>
        </w:tc>
        <w:tc>
          <w:tcPr>
            <w:tcW w:w="0" w:type="auto"/>
          </w:tcPr>
          <w:p w:rsidR="00222167" w:rsidRDefault="008B3912">
            <w:pPr>
              <w:pStyle w:val="ListParagraph"/>
              <w:spacing w:line="240" w:lineRule="auto"/>
              <w:ind w:left="0"/>
              <w:jc w:val="left"/>
              <w:rPr>
                <w:ins w:id="2227" w:author="fauzan" w:date="2022-08-10T21:35:00Z"/>
                <w:szCs w:val="24"/>
              </w:rPr>
            </w:pPr>
            <w:ins w:id="2228" w:author="fauzan" w:date="2022-08-10T21:35:00Z">
              <w:r>
                <w:rPr>
                  <w:szCs w:val="24"/>
                </w:rPr>
                <w:t xml:space="preserve">menekan logout pada sidebar setelah menekan nama </w:t>
              </w:r>
              <w:r>
                <w:rPr>
                  <w:i/>
                  <w:szCs w:val="24"/>
                </w:rPr>
                <w:t>user</w:t>
              </w:r>
            </w:ins>
          </w:p>
        </w:tc>
        <w:tc>
          <w:tcPr>
            <w:tcW w:w="0" w:type="auto"/>
          </w:tcPr>
          <w:p w:rsidR="00222167" w:rsidRDefault="008B3912">
            <w:pPr>
              <w:pStyle w:val="ListParagraph"/>
              <w:spacing w:line="240" w:lineRule="auto"/>
              <w:ind w:left="0"/>
              <w:jc w:val="left"/>
              <w:rPr>
                <w:ins w:id="2229" w:author="fauzan" w:date="2022-08-10T21:35:00Z"/>
                <w:szCs w:val="24"/>
              </w:rPr>
            </w:pPr>
            <w:ins w:id="2230" w:author="fauzan" w:date="2022-08-10T21:35:00Z">
              <w:r>
                <w:rPr>
                  <w:szCs w:val="24"/>
                </w:rPr>
                <w:t>logout</w:t>
              </w:r>
            </w:ins>
          </w:p>
        </w:tc>
        <w:tc>
          <w:tcPr>
            <w:tcW w:w="0" w:type="auto"/>
          </w:tcPr>
          <w:p w:rsidR="00222167" w:rsidRDefault="008B3912">
            <w:pPr>
              <w:pStyle w:val="ListParagraph"/>
              <w:spacing w:line="240" w:lineRule="auto"/>
              <w:ind w:left="0"/>
              <w:jc w:val="left"/>
              <w:rPr>
                <w:ins w:id="2231" w:author="fauzan" w:date="2022-08-10T21:35:00Z"/>
                <w:szCs w:val="24"/>
              </w:rPr>
            </w:pPr>
            <w:ins w:id="2232" w:author="fauzan" w:date="2022-08-10T21:35:00Z">
              <w:r>
                <w:rPr>
                  <w:szCs w:val="24"/>
                </w:rPr>
                <w:t xml:space="preserve">Sistem akan menampilkan halaman </w:t>
              </w:r>
              <w:r>
                <w:rPr>
                  <w:i/>
                  <w:szCs w:val="24"/>
                </w:rPr>
                <w:t>login</w:t>
              </w:r>
            </w:ins>
          </w:p>
        </w:tc>
        <w:tc>
          <w:tcPr>
            <w:tcW w:w="0" w:type="auto"/>
          </w:tcPr>
          <w:p w:rsidR="00222167" w:rsidRDefault="00222167">
            <w:pPr>
              <w:pStyle w:val="ListParagraph"/>
              <w:spacing w:line="240" w:lineRule="auto"/>
              <w:ind w:left="0"/>
              <w:jc w:val="center"/>
              <w:rPr>
                <w:ins w:id="2233" w:author="fauzan" w:date="2022-08-10T21:35:00Z"/>
              </w:rPr>
            </w:pPr>
          </w:p>
        </w:tc>
      </w:tr>
      <w:tr w:rsidR="00222167">
        <w:trPr>
          <w:trHeight w:val="1131"/>
          <w:ins w:id="2234" w:author="fauzan" w:date="2022-08-10T21:35:00Z"/>
        </w:trPr>
        <w:tc>
          <w:tcPr>
            <w:tcW w:w="0" w:type="auto"/>
          </w:tcPr>
          <w:p w:rsidR="00222167" w:rsidRDefault="008B3912">
            <w:pPr>
              <w:pStyle w:val="ListParagraph"/>
              <w:spacing w:line="240" w:lineRule="auto"/>
              <w:ind w:left="0"/>
              <w:jc w:val="center"/>
              <w:rPr>
                <w:ins w:id="2235" w:author="fauzan" w:date="2022-08-10T21:35:00Z"/>
                <w:szCs w:val="24"/>
              </w:rPr>
            </w:pPr>
            <w:ins w:id="2236" w:author="fauzan" w:date="2022-08-10T21:35:00Z">
              <w:r>
                <w:rPr>
                  <w:szCs w:val="24"/>
                </w:rPr>
                <w:t>11</w:t>
              </w:r>
            </w:ins>
          </w:p>
        </w:tc>
        <w:tc>
          <w:tcPr>
            <w:tcW w:w="0" w:type="auto"/>
          </w:tcPr>
          <w:p w:rsidR="00222167" w:rsidRDefault="008B3912">
            <w:pPr>
              <w:pStyle w:val="ListParagraph"/>
              <w:spacing w:line="240" w:lineRule="auto"/>
              <w:ind w:left="0"/>
              <w:jc w:val="left"/>
              <w:rPr>
                <w:ins w:id="2237" w:author="fauzan" w:date="2022-08-10T21:35:00Z"/>
                <w:szCs w:val="24"/>
              </w:rPr>
            </w:pPr>
            <w:ins w:id="2238" w:author="fauzan" w:date="2022-08-10T21:35:00Z">
              <w:r>
                <w:rPr>
                  <w:szCs w:val="24"/>
                </w:rPr>
                <w:t xml:space="preserve">Menekan </w:t>
              </w:r>
              <w:r>
                <w:rPr>
                  <w:i/>
                  <w:szCs w:val="24"/>
                </w:rPr>
                <w:t>button</w:t>
              </w:r>
              <w:r>
                <w:rPr>
                  <w:szCs w:val="24"/>
                </w:rPr>
                <w:t xml:space="preserve"> tambah</w:t>
              </w:r>
            </w:ins>
          </w:p>
        </w:tc>
        <w:tc>
          <w:tcPr>
            <w:tcW w:w="0" w:type="auto"/>
          </w:tcPr>
          <w:p w:rsidR="00222167" w:rsidRDefault="008B3912">
            <w:pPr>
              <w:pStyle w:val="ListParagraph"/>
              <w:spacing w:line="240" w:lineRule="auto"/>
              <w:ind w:left="0"/>
              <w:jc w:val="left"/>
              <w:rPr>
                <w:ins w:id="2239" w:author="fauzan" w:date="2022-08-10T21:35:00Z"/>
                <w:szCs w:val="24"/>
              </w:rPr>
            </w:pPr>
            <w:ins w:id="2240" w:author="fauzan" w:date="2022-08-10T21:35:00Z">
              <w:r>
                <w:rPr>
                  <w:szCs w:val="24"/>
                </w:rPr>
                <w:t>tambah</w:t>
              </w:r>
            </w:ins>
          </w:p>
        </w:tc>
        <w:tc>
          <w:tcPr>
            <w:tcW w:w="0" w:type="auto"/>
          </w:tcPr>
          <w:p w:rsidR="00222167" w:rsidRDefault="008B3912">
            <w:pPr>
              <w:pStyle w:val="ListParagraph"/>
              <w:spacing w:line="240" w:lineRule="auto"/>
              <w:ind w:left="0"/>
              <w:jc w:val="left"/>
              <w:rPr>
                <w:ins w:id="2241" w:author="fauzan" w:date="2022-08-10T21:35:00Z"/>
                <w:szCs w:val="24"/>
              </w:rPr>
            </w:pPr>
            <w:ins w:id="2242" w:author="fauzan" w:date="2022-08-10T21:35:00Z">
              <w:r>
                <w:rPr>
                  <w:szCs w:val="24"/>
                </w:rPr>
                <w:t xml:space="preserve">Sistem akan menampilkan halaman tambah data </w:t>
              </w:r>
              <w:r>
                <w:t>roti</w:t>
              </w:r>
            </w:ins>
          </w:p>
        </w:tc>
        <w:tc>
          <w:tcPr>
            <w:tcW w:w="0" w:type="auto"/>
          </w:tcPr>
          <w:p w:rsidR="00222167" w:rsidRDefault="00222167">
            <w:pPr>
              <w:pStyle w:val="ListParagraph"/>
              <w:spacing w:line="240" w:lineRule="auto"/>
              <w:ind w:left="0"/>
              <w:jc w:val="center"/>
              <w:rPr>
                <w:ins w:id="2243" w:author="fauzan" w:date="2022-08-10T21:35:00Z"/>
              </w:rPr>
            </w:pPr>
          </w:p>
        </w:tc>
      </w:tr>
      <w:tr w:rsidR="00222167">
        <w:trPr>
          <w:trHeight w:val="991"/>
          <w:ins w:id="2244" w:author="fauzan" w:date="2022-08-10T21:35:00Z"/>
        </w:trPr>
        <w:tc>
          <w:tcPr>
            <w:tcW w:w="0" w:type="auto"/>
          </w:tcPr>
          <w:p w:rsidR="00222167" w:rsidRDefault="008B3912">
            <w:pPr>
              <w:pStyle w:val="ListParagraph"/>
              <w:spacing w:line="240" w:lineRule="auto"/>
              <w:ind w:left="0"/>
              <w:jc w:val="center"/>
              <w:rPr>
                <w:ins w:id="2245" w:author="fauzan" w:date="2022-08-10T21:35:00Z"/>
                <w:szCs w:val="24"/>
              </w:rPr>
            </w:pPr>
            <w:ins w:id="2246" w:author="fauzan" w:date="2022-08-10T21:35:00Z">
              <w:r>
                <w:rPr>
                  <w:szCs w:val="24"/>
                </w:rPr>
                <w:t>12</w:t>
              </w:r>
            </w:ins>
          </w:p>
        </w:tc>
        <w:tc>
          <w:tcPr>
            <w:tcW w:w="0" w:type="auto"/>
          </w:tcPr>
          <w:p w:rsidR="00222167" w:rsidRDefault="008B3912">
            <w:pPr>
              <w:pStyle w:val="ListParagraph"/>
              <w:spacing w:line="240" w:lineRule="auto"/>
              <w:ind w:left="0"/>
              <w:jc w:val="left"/>
              <w:rPr>
                <w:ins w:id="2247" w:author="fauzan" w:date="2022-08-10T21:35:00Z"/>
                <w:szCs w:val="24"/>
              </w:rPr>
            </w:pPr>
            <w:ins w:id="2248" w:author="fauzan" w:date="2022-08-10T21:35:00Z">
              <w:r>
                <w:rPr>
                  <w:szCs w:val="24"/>
                </w:rPr>
                <w:t>Menekan ubah pada setiap row data</w:t>
              </w:r>
            </w:ins>
          </w:p>
        </w:tc>
        <w:tc>
          <w:tcPr>
            <w:tcW w:w="0" w:type="auto"/>
          </w:tcPr>
          <w:p w:rsidR="00222167" w:rsidRDefault="008B3912">
            <w:pPr>
              <w:pStyle w:val="ListParagraph"/>
              <w:spacing w:line="240" w:lineRule="auto"/>
              <w:ind w:left="0"/>
              <w:jc w:val="left"/>
              <w:rPr>
                <w:ins w:id="2249" w:author="fauzan" w:date="2022-08-10T21:35:00Z"/>
                <w:szCs w:val="24"/>
              </w:rPr>
            </w:pPr>
            <w:ins w:id="2250" w:author="fauzan" w:date="2022-08-10T21:35:00Z">
              <w:r>
                <w:rPr>
                  <w:szCs w:val="24"/>
                </w:rPr>
                <w:t>ubah</w:t>
              </w:r>
            </w:ins>
          </w:p>
        </w:tc>
        <w:tc>
          <w:tcPr>
            <w:tcW w:w="0" w:type="auto"/>
          </w:tcPr>
          <w:p w:rsidR="00222167" w:rsidRDefault="008B3912">
            <w:pPr>
              <w:pStyle w:val="ListParagraph"/>
              <w:spacing w:line="240" w:lineRule="auto"/>
              <w:ind w:left="0"/>
              <w:jc w:val="left"/>
              <w:rPr>
                <w:ins w:id="2251" w:author="fauzan" w:date="2022-08-10T21:35:00Z"/>
                <w:szCs w:val="24"/>
              </w:rPr>
            </w:pPr>
            <w:ins w:id="2252" w:author="fauzan" w:date="2022-08-10T21:35:00Z">
              <w:r>
                <w:rPr>
                  <w:szCs w:val="24"/>
                </w:rPr>
                <w:t>Sistem akan menampilkan halaman ubah sesuai row data</w:t>
              </w:r>
            </w:ins>
          </w:p>
        </w:tc>
        <w:tc>
          <w:tcPr>
            <w:tcW w:w="0" w:type="auto"/>
          </w:tcPr>
          <w:p w:rsidR="00222167" w:rsidRDefault="00222167">
            <w:pPr>
              <w:pStyle w:val="ListParagraph"/>
              <w:spacing w:line="240" w:lineRule="auto"/>
              <w:ind w:left="0"/>
              <w:jc w:val="center"/>
              <w:rPr>
                <w:ins w:id="2253" w:author="fauzan" w:date="2022-08-10T21:35:00Z"/>
              </w:rPr>
            </w:pPr>
          </w:p>
        </w:tc>
      </w:tr>
      <w:tr w:rsidR="00222167">
        <w:trPr>
          <w:trHeight w:val="866"/>
          <w:ins w:id="2254" w:author="fauzan" w:date="2022-08-10T21:35:00Z"/>
        </w:trPr>
        <w:tc>
          <w:tcPr>
            <w:tcW w:w="0" w:type="auto"/>
          </w:tcPr>
          <w:p w:rsidR="00222167" w:rsidRDefault="008B3912">
            <w:pPr>
              <w:pStyle w:val="ListParagraph"/>
              <w:spacing w:line="240" w:lineRule="auto"/>
              <w:ind w:left="0"/>
              <w:jc w:val="center"/>
              <w:rPr>
                <w:ins w:id="2255" w:author="fauzan" w:date="2022-08-10T21:35:00Z"/>
                <w:szCs w:val="24"/>
              </w:rPr>
            </w:pPr>
            <w:ins w:id="2256" w:author="fauzan" w:date="2022-08-10T21:35:00Z">
              <w:r>
                <w:rPr>
                  <w:szCs w:val="24"/>
                </w:rPr>
                <w:t>13</w:t>
              </w:r>
            </w:ins>
          </w:p>
        </w:tc>
        <w:tc>
          <w:tcPr>
            <w:tcW w:w="0" w:type="auto"/>
          </w:tcPr>
          <w:p w:rsidR="00222167" w:rsidRDefault="008B3912">
            <w:pPr>
              <w:pStyle w:val="ListParagraph"/>
              <w:spacing w:line="240" w:lineRule="auto"/>
              <w:ind w:left="0"/>
              <w:jc w:val="left"/>
              <w:rPr>
                <w:ins w:id="2257" w:author="fauzan" w:date="2022-08-10T21:35:00Z"/>
                <w:szCs w:val="24"/>
              </w:rPr>
            </w:pPr>
            <w:ins w:id="2258" w:author="fauzan" w:date="2022-08-10T21:35:00Z">
              <w:r>
                <w:rPr>
                  <w:szCs w:val="24"/>
                </w:rPr>
                <w:t>Menekan hapus pada setiap row data</w:t>
              </w:r>
            </w:ins>
          </w:p>
        </w:tc>
        <w:tc>
          <w:tcPr>
            <w:tcW w:w="0" w:type="auto"/>
          </w:tcPr>
          <w:p w:rsidR="00222167" w:rsidRDefault="008B3912">
            <w:pPr>
              <w:pStyle w:val="ListParagraph"/>
              <w:spacing w:line="240" w:lineRule="auto"/>
              <w:ind w:left="0"/>
              <w:jc w:val="left"/>
              <w:rPr>
                <w:ins w:id="2259" w:author="fauzan" w:date="2022-08-10T21:35:00Z"/>
                <w:szCs w:val="24"/>
              </w:rPr>
            </w:pPr>
            <w:ins w:id="2260" w:author="fauzan" w:date="2022-08-10T21:35:00Z">
              <w:r>
                <w:rPr>
                  <w:szCs w:val="24"/>
                </w:rPr>
                <w:t>hapus</w:t>
              </w:r>
            </w:ins>
          </w:p>
        </w:tc>
        <w:tc>
          <w:tcPr>
            <w:tcW w:w="0" w:type="auto"/>
          </w:tcPr>
          <w:p w:rsidR="00222167" w:rsidRDefault="008B3912">
            <w:pPr>
              <w:pStyle w:val="ListParagraph"/>
              <w:spacing w:line="240" w:lineRule="auto"/>
              <w:ind w:left="0"/>
              <w:jc w:val="left"/>
              <w:rPr>
                <w:ins w:id="2261" w:author="fauzan" w:date="2022-08-10T21:35:00Z"/>
                <w:szCs w:val="24"/>
              </w:rPr>
            </w:pPr>
            <w:ins w:id="2262" w:author="fauzan" w:date="2022-08-10T21:35:00Z">
              <w:r>
                <w:rPr>
                  <w:szCs w:val="24"/>
                </w:rPr>
                <w:t>Sistem akan menghapus data sesuai row data</w:t>
              </w:r>
            </w:ins>
          </w:p>
        </w:tc>
        <w:tc>
          <w:tcPr>
            <w:tcW w:w="0" w:type="auto"/>
          </w:tcPr>
          <w:p w:rsidR="00222167" w:rsidRDefault="00222167">
            <w:pPr>
              <w:pStyle w:val="ListParagraph"/>
              <w:spacing w:line="240" w:lineRule="auto"/>
              <w:ind w:left="0"/>
              <w:jc w:val="center"/>
              <w:rPr>
                <w:ins w:id="2263" w:author="fauzan" w:date="2022-08-10T21:35:00Z"/>
              </w:rPr>
            </w:pPr>
          </w:p>
        </w:tc>
      </w:tr>
    </w:tbl>
    <w:p w:rsidR="00222167" w:rsidRDefault="00222167">
      <w:pPr>
        <w:spacing w:line="240" w:lineRule="auto"/>
        <w:jc w:val="center"/>
        <w:rPr>
          <w:ins w:id="2264" w:author="fauzan" w:date="2022-08-10T21:35:00Z"/>
        </w:rPr>
      </w:pPr>
    </w:p>
    <w:p w:rsidR="00222167" w:rsidRDefault="008B3912">
      <w:pPr>
        <w:pStyle w:val="ListParagraph"/>
        <w:numPr>
          <w:ilvl w:val="0"/>
          <w:numId w:val="38"/>
        </w:numPr>
        <w:ind w:left="426" w:hanging="425"/>
        <w:rPr>
          <w:ins w:id="2265" w:author="fauzan" w:date="2022-08-10T21:35:00Z"/>
        </w:rPr>
      </w:pPr>
      <w:ins w:id="2266" w:author="fauzan" w:date="2022-08-10T21:35:00Z">
        <w:r>
          <w:t xml:space="preserve">Halaman tambah data roti pada admin </w:t>
        </w:r>
      </w:ins>
    </w:p>
    <w:p w:rsidR="00222167" w:rsidRDefault="008B3912">
      <w:pPr>
        <w:pStyle w:val="ListParagraph"/>
        <w:ind w:left="426"/>
        <w:rPr>
          <w:ins w:id="2267" w:author="fauzan" w:date="2022-08-10T21:35:00Z"/>
        </w:rPr>
      </w:pPr>
      <w:ins w:id="2268" w:author="fauzan" w:date="2022-08-10T21:35:00Z">
        <w:r>
          <w:t>Halaman tambah data roti merupakan halaman untuk roti menambahkan data</w:t>
        </w:r>
      </w:ins>
    </w:p>
    <w:p w:rsidR="00222167" w:rsidRDefault="008B3912">
      <w:pPr>
        <w:pStyle w:val="ListParagraph"/>
        <w:ind w:left="426"/>
        <w:rPr>
          <w:ins w:id="2269" w:author="fauzan" w:date="2022-08-10T21:35:00Z"/>
        </w:rPr>
      </w:pPr>
      <w:ins w:id="2270" w:author="fauzan" w:date="2022-08-10T21:35:00Z">
        <w:r>
          <w:t xml:space="preserve">roti baru setelah menekan </w:t>
        </w:r>
        <w:r>
          <w:rPr>
            <w:i/>
          </w:rPr>
          <w:t>button</w:t>
        </w:r>
        <w:r>
          <w:t xml:space="preserve"> tambah pada halaman data roti. Berikut pengujian pada halaman tambah data roti.</w:t>
        </w:r>
      </w:ins>
    </w:p>
    <w:p w:rsidR="00222167" w:rsidRDefault="008B3912">
      <w:pPr>
        <w:pStyle w:val="ListParagraph"/>
        <w:ind w:left="851"/>
        <w:rPr>
          <w:ins w:id="2271" w:author="fauzan" w:date="2022-08-10T21:35:00Z"/>
        </w:rPr>
      </w:pPr>
      <w:ins w:id="2272" w:author="fauzan" w:date="2022-08-10T21:35:00Z">
        <w:r>
          <w:t xml:space="preserve">Tabel 4. </w:t>
        </w:r>
        <w:r>
          <w:fldChar w:fldCharType="begin"/>
        </w:r>
        <w:r>
          <w:instrText xml:space="preserve"> SEQ Tabel_4. \* ARABIC </w:instrText>
        </w:r>
        <w:r>
          <w:fldChar w:fldCharType="separate"/>
        </w:r>
        <w:r>
          <w:t>11</w:t>
        </w:r>
        <w:r>
          <w:fldChar w:fldCharType="end"/>
        </w:r>
        <w:r>
          <w:t xml:space="preserve"> Tabel black box tambah data roti pada admin</w:t>
        </w:r>
      </w:ins>
    </w:p>
    <w:tbl>
      <w:tblPr>
        <w:tblStyle w:val="TableGrid"/>
        <w:tblW w:w="0" w:type="auto"/>
        <w:tblInd w:w="-5" w:type="dxa"/>
        <w:tblLook w:val="04A0" w:firstRow="1" w:lastRow="0" w:firstColumn="1" w:lastColumn="0" w:noHBand="0" w:noVBand="1"/>
      </w:tblPr>
      <w:tblGrid>
        <w:gridCol w:w="563"/>
        <w:gridCol w:w="2531"/>
        <w:gridCol w:w="1785"/>
        <w:gridCol w:w="2331"/>
        <w:gridCol w:w="723"/>
      </w:tblGrid>
      <w:tr w:rsidR="00222167">
        <w:trPr>
          <w:trHeight w:val="837"/>
          <w:tblHeader/>
          <w:ins w:id="2273" w:author="fauzan" w:date="2022-08-10T21:35:00Z"/>
        </w:trPr>
        <w:tc>
          <w:tcPr>
            <w:tcW w:w="0" w:type="auto"/>
            <w:vAlign w:val="center"/>
          </w:tcPr>
          <w:p w:rsidR="00222167" w:rsidRDefault="008B3912">
            <w:pPr>
              <w:pStyle w:val="ListParagraph"/>
              <w:spacing w:line="240" w:lineRule="auto"/>
              <w:ind w:left="0"/>
              <w:jc w:val="center"/>
              <w:rPr>
                <w:ins w:id="2274" w:author="fauzan" w:date="2022-08-10T21:35:00Z"/>
              </w:rPr>
            </w:pPr>
            <w:ins w:id="2275"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276" w:author="fauzan" w:date="2022-08-10T21:35:00Z"/>
              </w:rPr>
            </w:pPr>
            <w:ins w:id="2277"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278" w:author="fauzan" w:date="2022-08-10T21:35:00Z"/>
              </w:rPr>
            </w:pPr>
            <w:ins w:id="2279"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280" w:author="fauzan" w:date="2022-08-10T21:35:00Z"/>
              </w:rPr>
            </w:pPr>
            <w:ins w:id="2281"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282" w:author="fauzan" w:date="2022-08-10T21:35:00Z"/>
              </w:rPr>
            </w:pPr>
            <w:ins w:id="2283" w:author="fauzan" w:date="2022-08-10T21:35:00Z">
              <w:r>
                <w:rPr>
                  <w:szCs w:val="24"/>
                </w:rPr>
                <w:t>Hasil</w:t>
              </w:r>
            </w:ins>
          </w:p>
        </w:tc>
      </w:tr>
      <w:tr w:rsidR="00222167">
        <w:trPr>
          <w:ins w:id="2284" w:author="fauzan" w:date="2022-08-10T21:35:00Z"/>
        </w:trPr>
        <w:tc>
          <w:tcPr>
            <w:tcW w:w="0" w:type="auto"/>
          </w:tcPr>
          <w:p w:rsidR="00222167" w:rsidRDefault="008B3912">
            <w:pPr>
              <w:pStyle w:val="ListParagraph"/>
              <w:spacing w:line="240" w:lineRule="auto"/>
              <w:ind w:left="0"/>
              <w:jc w:val="center"/>
              <w:rPr>
                <w:ins w:id="2285" w:author="fauzan" w:date="2022-08-10T21:35:00Z"/>
              </w:rPr>
            </w:pPr>
            <w:ins w:id="2286" w:author="fauzan" w:date="2022-08-10T21:35:00Z">
              <w:r>
                <w:rPr>
                  <w:szCs w:val="24"/>
                </w:rPr>
                <w:t>1</w:t>
              </w:r>
            </w:ins>
          </w:p>
        </w:tc>
        <w:tc>
          <w:tcPr>
            <w:tcW w:w="0" w:type="auto"/>
          </w:tcPr>
          <w:p w:rsidR="00222167" w:rsidRDefault="008B3912">
            <w:pPr>
              <w:pStyle w:val="ListParagraph"/>
              <w:spacing w:line="240" w:lineRule="auto"/>
              <w:ind w:left="0"/>
              <w:rPr>
                <w:ins w:id="2287" w:author="fauzan" w:date="2022-08-10T21:35:00Z"/>
              </w:rPr>
            </w:pPr>
            <w:ins w:id="2288" w:author="fauzan" w:date="2022-08-10T21:35:00Z">
              <w:r>
                <w:rPr>
                  <w:szCs w:val="24"/>
                </w:rPr>
                <w:t>Tidak memasukkan data apapun lalu menekan tambah</w:t>
              </w:r>
            </w:ins>
          </w:p>
        </w:tc>
        <w:tc>
          <w:tcPr>
            <w:tcW w:w="0" w:type="auto"/>
          </w:tcPr>
          <w:p w:rsidR="00222167" w:rsidRDefault="008B3912">
            <w:pPr>
              <w:pStyle w:val="ListParagraph"/>
              <w:spacing w:line="240" w:lineRule="auto"/>
              <w:ind w:left="0"/>
              <w:rPr>
                <w:ins w:id="2289" w:author="fauzan" w:date="2022-08-10T21:35:00Z"/>
              </w:rPr>
            </w:pPr>
            <w:ins w:id="2290" w:author="fauzan" w:date="2022-08-10T21:35:00Z">
              <w:r>
                <w:rPr>
                  <w:szCs w:val="24"/>
                </w:rPr>
                <w:t>Tidak memasukkan data</w:t>
              </w:r>
            </w:ins>
          </w:p>
        </w:tc>
        <w:tc>
          <w:tcPr>
            <w:tcW w:w="0" w:type="auto"/>
          </w:tcPr>
          <w:p w:rsidR="00222167" w:rsidRDefault="008B3912">
            <w:pPr>
              <w:pStyle w:val="ListParagraph"/>
              <w:spacing w:line="240" w:lineRule="auto"/>
              <w:ind w:left="0"/>
              <w:rPr>
                <w:ins w:id="2291" w:author="fauzan" w:date="2022-08-10T21:35:00Z"/>
              </w:rPr>
            </w:pPr>
            <w:ins w:id="2292" w:author="fauzan" w:date="2022-08-10T21:35:00Z">
              <w:r>
                <w:rPr>
                  <w:szCs w:val="24"/>
                </w:rPr>
                <w:t>Sistem akan menampilkan error</w:t>
              </w:r>
            </w:ins>
          </w:p>
        </w:tc>
        <w:tc>
          <w:tcPr>
            <w:tcW w:w="0" w:type="auto"/>
          </w:tcPr>
          <w:p w:rsidR="00222167" w:rsidRDefault="00222167">
            <w:pPr>
              <w:pStyle w:val="ListParagraph"/>
              <w:spacing w:line="240" w:lineRule="auto"/>
              <w:ind w:left="0"/>
              <w:rPr>
                <w:ins w:id="2293" w:author="fauzan" w:date="2022-08-10T21:35:00Z"/>
              </w:rPr>
            </w:pPr>
          </w:p>
        </w:tc>
      </w:tr>
      <w:tr w:rsidR="00222167">
        <w:trPr>
          <w:ins w:id="2294" w:author="fauzan" w:date="2022-08-10T21:35:00Z"/>
        </w:trPr>
        <w:tc>
          <w:tcPr>
            <w:tcW w:w="0" w:type="auto"/>
          </w:tcPr>
          <w:p w:rsidR="00222167" w:rsidRDefault="008B3912">
            <w:pPr>
              <w:pStyle w:val="ListParagraph"/>
              <w:spacing w:line="240" w:lineRule="auto"/>
              <w:ind w:left="0"/>
              <w:jc w:val="center"/>
              <w:rPr>
                <w:ins w:id="2295" w:author="fauzan" w:date="2022-08-10T21:35:00Z"/>
                <w:szCs w:val="24"/>
              </w:rPr>
            </w:pPr>
            <w:ins w:id="2296" w:author="fauzan" w:date="2022-08-10T21:35:00Z">
              <w:r>
                <w:rPr>
                  <w:szCs w:val="24"/>
                </w:rPr>
                <w:lastRenderedPageBreak/>
                <w:t>2</w:t>
              </w:r>
            </w:ins>
          </w:p>
        </w:tc>
        <w:tc>
          <w:tcPr>
            <w:tcW w:w="0" w:type="auto"/>
          </w:tcPr>
          <w:p w:rsidR="00222167" w:rsidRDefault="008B3912">
            <w:pPr>
              <w:pStyle w:val="ListParagraph"/>
              <w:spacing w:line="240" w:lineRule="auto"/>
              <w:ind w:left="0"/>
              <w:rPr>
                <w:ins w:id="2297" w:author="fauzan" w:date="2022-08-10T21:35:00Z"/>
                <w:szCs w:val="24"/>
              </w:rPr>
            </w:pPr>
            <w:ins w:id="2298" w:author="fauzan" w:date="2022-08-10T21:35:00Z">
              <w:r>
                <w:rPr>
                  <w:szCs w:val="24"/>
                </w:rPr>
                <w:t>Ada form yang tidak diisi lalu menekan tambah</w:t>
              </w:r>
            </w:ins>
          </w:p>
        </w:tc>
        <w:tc>
          <w:tcPr>
            <w:tcW w:w="0" w:type="auto"/>
          </w:tcPr>
          <w:p w:rsidR="00222167" w:rsidRDefault="008B3912">
            <w:pPr>
              <w:pStyle w:val="ListParagraph"/>
              <w:spacing w:line="240" w:lineRule="auto"/>
              <w:ind w:left="0"/>
              <w:rPr>
                <w:ins w:id="2299" w:author="fauzan" w:date="2022-08-10T21:35:00Z"/>
                <w:szCs w:val="24"/>
              </w:rPr>
            </w:pPr>
            <w:ins w:id="2300" w:author="fauzan" w:date="2022-08-10T21:35:00Z">
              <w:r>
                <w:rPr>
                  <w:szCs w:val="24"/>
                </w:rPr>
                <w:t>Ada form yang tidak diisi</w:t>
              </w:r>
            </w:ins>
          </w:p>
        </w:tc>
        <w:tc>
          <w:tcPr>
            <w:tcW w:w="0" w:type="auto"/>
          </w:tcPr>
          <w:p w:rsidR="00222167" w:rsidRDefault="008B3912">
            <w:pPr>
              <w:pStyle w:val="ListParagraph"/>
              <w:spacing w:line="240" w:lineRule="auto"/>
              <w:ind w:left="0"/>
              <w:rPr>
                <w:ins w:id="2301" w:author="fauzan" w:date="2022-08-10T21:35:00Z"/>
                <w:szCs w:val="24"/>
              </w:rPr>
            </w:pPr>
            <w:ins w:id="2302" w:author="fauzan" w:date="2022-08-10T21:35:00Z">
              <w:r>
                <w:rPr>
                  <w:szCs w:val="24"/>
                </w:rPr>
                <w:t>Sistem akan menampilkan error</w:t>
              </w:r>
            </w:ins>
          </w:p>
        </w:tc>
        <w:tc>
          <w:tcPr>
            <w:tcW w:w="0" w:type="auto"/>
          </w:tcPr>
          <w:p w:rsidR="00222167" w:rsidRDefault="00222167">
            <w:pPr>
              <w:pStyle w:val="ListParagraph"/>
              <w:spacing w:line="240" w:lineRule="auto"/>
              <w:ind w:left="0"/>
              <w:rPr>
                <w:ins w:id="2303" w:author="fauzan" w:date="2022-08-10T21:35:00Z"/>
              </w:rPr>
            </w:pPr>
          </w:p>
        </w:tc>
      </w:tr>
      <w:tr w:rsidR="00222167">
        <w:trPr>
          <w:ins w:id="2304" w:author="fauzan" w:date="2022-08-10T21:35:00Z"/>
        </w:trPr>
        <w:tc>
          <w:tcPr>
            <w:tcW w:w="0" w:type="auto"/>
          </w:tcPr>
          <w:p w:rsidR="00222167" w:rsidRDefault="008B3912">
            <w:pPr>
              <w:pStyle w:val="ListParagraph"/>
              <w:spacing w:line="240" w:lineRule="auto"/>
              <w:ind w:left="0"/>
              <w:jc w:val="center"/>
              <w:rPr>
                <w:ins w:id="2305" w:author="fauzan" w:date="2022-08-10T21:35:00Z"/>
                <w:szCs w:val="24"/>
              </w:rPr>
            </w:pPr>
            <w:ins w:id="2306" w:author="fauzan" w:date="2022-08-10T21:35:00Z">
              <w:r>
                <w:rPr>
                  <w:szCs w:val="24"/>
                </w:rPr>
                <w:t>3</w:t>
              </w:r>
            </w:ins>
          </w:p>
        </w:tc>
        <w:tc>
          <w:tcPr>
            <w:tcW w:w="0" w:type="auto"/>
          </w:tcPr>
          <w:p w:rsidR="00222167" w:rsidRDefault="008B3912">
            <w:pPr>
              <w:pStyle w:val="ListParagraph"/>
              <w:spacing w:line="240" w:lineRule="auto"/>
              <w:ind w:left="0"/>
              <w:rPr>
                <w:ins w:id="2307" w:author="fauzan" w:date="2022-08-10T21:35:00Z"/>
                <w:szCs w:val="24"/>
              </w:rPr>
            </w:pPr>
            <w:ins w:id="2308" w:author="fauzan" w:date="2022-08-10T21:35:00Z">
              <w:r>
                <w:rPr>
                  <w:szCs w:val="24"/>
                </w:rPr>
                <w:t>Memasukkan data semua dengan benar lalu menekan ubah</w:t>
              </w:r>
            </w:ins>
          </w:p>
        </w:tc>
        <w:tc>
          <w:tcPr>
            <w:tcW w:w="0" w:type="auto"/>
          </w:tcPr>
          <w:p w:rsidR="00222167" w:rsidRDefault="008B3912">
            <w:pPr>
              <w:pStyle w:val="ListParagraph"/>
              <w:spacing w:line="240" w:lineRule="auto"/>
              <w:ind w:left="0"/>
              <w:rPr>
                <w:ins w:id="2309" w:author="fauzan" w:date="2022-08-10T21:35:00Z"/>
                <w:szCs w:val="24"/>
              </w:rPr>
            </w:pPr>
            <w:ins w:id="2310" w:author="fauzan" w:date="2022-08-10T21:35:00Z">
              <w:r>
                <w:rPr>
                  <w:szCs w:val="24"/>
                </w:rPr>
                <w:t>Memasukkan data semua</w:t>
              </w:r>
            </w:ins>
          </w:p>
        </w:tc>
        <w:tc>
          <w:tcPr>
            <w:tcW w:w="0" w:type="auto"/>
          </w:tcPr>
          <w:p w:rsidR="00222167" w:rsidRDefault="008B3912">
            <w:pPr>
              <w:pStyle w:val="ListParagraph"/>
              <w:spacing w:line="240" w:lineRule="auto"/>
              <w:ind w:left="0"/>
              <w:rPr>
                <w:ins w:id="2311" w:author="fauzan" w:date="2022-08-10T21:35:00Z"/>
                <w:szCs w:val="24"/>
              </w:rPr>
            </w:pPr>
            <w:ins w:id="2312" w:author="fauzan" w:date="2022-08-10T21:35:00Z">
              <w:r>
                <w:rPr>
                  <w:szCs w:val="24"/>
                </w:rPr>
                <w:t>Sistem akan menampilkan data berhasil disimpan</w:t>
              </w:r>
            </w:ins>
          </w:p>
        </w:tc>
        <w:tc>
          <w:tcPr>
            <w:tcW w:w="0" w:type="auto"/>
          </w:tcPr>
          <w:p w:rsidR="00222167" w:rsidRDefault="00222167">
            <w:pPr>
              <w:pStyle w:val="ListParagraph"/>
              <w:spacing w:line="240" w:lineRule="auto"/>
              <w:ind w:left="0"/>
              <w:rPr>
                <w:ins w:id="2313" w:author="fauzan" w:date="2022-08-10T21:35:00Z"/>
              </w:rPr>
            </w:pPr>
          </w:p>
        </w:tc>
      </w:tr>
      <w:tr w:rsidR="00222167">
        <w:trPr>
          <w:ins w:id="2314" w:author="fauzan" w:date="2022-08-10T21:35:00Z"/>
        </w:trPr>
        <w:tc>
          <w:tcPr>
            <w:tcW w:w="0" w:type="auto"/>
          </w:tcPr>
          <w:p w:rsidR="00222167" w:rsidRDefault="008B3912">
            <w:pPr>
              <w:pStyle w:val="ListParagraph"/>
              <w:spacing w:line="240" w:lineRule="auto"/>
              <w:ind w:left="0"/>
              <w:jc w:val="center"/>
              <w:rPr>
                <w:ins w:id="2315" w:author="fauzan" w:date="2022-08-10T21:35:00Z"/>
                <w:szCs w:val="24"/>
              </w:rPr>
            </w:pPr>
            <w:ins w:id="2316" w:author="fauzan" w:date="2022-08-10T21:35:00Z">
              <w:r>
                <w:rPr>
                  <w:szCs w:val="24"/>
                </w:rPr>
                <w:t>4</w:t>
              </w:r>
            </w:ins>
          </w:p>
        </w:tc>
        <w:tc>
          <w:tcPr>
            <w:tcW w:w="0" w:type="auto"/>
          </w:tcPr>
          <w:p w:rsidR="00222167" w:rsidRDefault="008B3912">
            <w:pPr>
              <w:pStyle w:val="ListParagraph"/>
              <w:spacing w:line="240" w:lineRule="auto"/>
              <w:ind w:left="0"/>
              <w:rPr>
                <w:ins w:id="2317" w:author="fauzan" w:date="2022-08-10T21:35:00Z"/>
                <w:szCs w:val="24"/>
              </w:rPr>
            </w:pPr>
            <w:ins w:id="2318" w:author="fauzan" w:date="2022-08-10T21:35:00Z">
              <w:r>
                <w:rPr>
                  <w:szCs w:val="24"/>
                </w:rPr>
                <w:t xml:space="preserve">Menekan </w:t>
              </w:r>
              <w:r>
                <w:rPr>
                  <w:i/>
                  <w:szCs w:val="24"/>
                </w:rPr>
                <w:t>button</w:t>
              </w:r>
              <w:r>
                <w:rPr>
                  <w:szCs w:val="24"/>
                </w:rPr>
                <w:t xml:space="preserve"> kembali</w:t>
              </w:r>
            </w:ins>
          </w:p>
        </w:tc>
        <w:tc>
          <w:tcPr>
            <w:tcW w:w="0" w:type="auto"/>
          </w:tcPr>
          <w:p w:rsidR="00222167" w:rsidRDefault="008B3912">
            <w:pPr>
              <w:pStyle w:val="ListParagraph"/>
              <w:tabs>
                <w:tab w:val="left" w:pos="1526"/>
              </w:tabs>
              <w:spacing w:line="240" w:lineRule="auto"/>
              <w:ind w:left="0"/>
              <w:rPr>
                <w:ins w:id="2319" w:author="fauzan" w:date="2022-08-10T21:35:00Z"/>
                <w:szCs w:val="24"/>
              </w:rPr>
            </w:pPr>
            <w:ins w:id="2320" w:author="fauzan" w:date="2022-08-10T21:35:00Z">
              <w:r>
                <w:rPr>
                  <w:szCs w:val="24"/>
                </w:rPr>
                <w:t>kembali</w:t>
              </w:r>
              <w:r>
                <w:rPr>
                  <w:szCs w:val="24"/>
                </w:rPr>
                <w:tab/>
              </w:r>
            </w:ins>
          </w:p>
        </w:tc>
        <w:tc>
          <w:tcPr>
            <w:tcW w:w="0" w:type="auto"/>
          </w:tcPr>
          <w:p w:rsidR="00222167" w:rsidRDefault="008B3912">
            <w:pPr>
              <w:pStyle w:val="ListParagraph"/>
              <w:spacing w:line="240" w:lineRule="auto"/>
              <w:ind w:left="0"/>
              <w:rPr>
                <w:ins w:id="2321" w:author="fauzan" w:date="2022-08-10T21:35:00Z"/>
                <w:szCs w:val="24"/>
              </w:rPr>
            </w:pPr>
            <w:ins w:id="2322" w:author="fauzan" w:date="2022-08-10T21:35:00Z">
              <w:r>
                <w:rPr>
                  <w:szCs w:val="24"/>
                </w:rPr>
                <w:t xml:space="preserve">Sistem akan menampilkan halaman data </w:t>
              </w:r>
              <w:r>
                <w:t>roti</w:t>
              </w:r>
            </w:ins>
          </w:p>
        </w:tc>
        <w:tc>
          <w:tcPr>
            <w:tcW w:w="0" w:type="auto"/>
          </w:tcPr>
          <w:p w:rsidR="00222167" w:rsidRDefault="00222167">
            <w:pPr>
              <w:pStyle w:val="ListParagraph"/>
              <w:spacing w:line="240" w:lineRule="auto"/>
              <w:ind w:left="0"/>
              <w:rPr>
                <w:ins w:id="2323" w:author="fauzan" w:date="2022-08-10T21:35:00Z"/>
              </w:rPr>
            </w:pPr>
          </w:p>
        </w:tc>
      </w:tr>
    </w:tbl>
    <w:p w:rsidR="00222167" w:rsidRDefault="00222167">
      <w:pPr>
        <w:spacing w:line="240" w:lineRule="auto"/>
        <w:jc w:val="center"/>
        <w:rPr>
          <w:ins w:id="2324" w:author="fauzan" w:date="2022-08-10T21:35:00Z"/>
        </w:rPr>
      </w:pPr>
    </w:p>
    <w:p w:rsidR="00222167" w:rsidRDefault="008B3912">
      <w:pPr>
        <w:pStyle w:val="ListParagraph"/>
        <w:numPr>
          <w:ilvl w:val="0"/>
          <w:numId w:val="38"/>
        </w:numPr>
        <w:ind w:left="426" w:hanging="425"/>
        <w:rPr>
          <w:ins w:id="2325" w:author="fauzan" w:date="2022-08-10T21:35:00Z"/>
        </w:rPr>
      </w:pPr>
      <w:ins w:id="2326" w:author="fauzan" w:date="2022-08-10T21:35:00Z">
        <w:r>
          <w:t xml:space="preserve">Halaman ubah data roti pada admin </w:t>
        </w:r>
      </w:ins>
    </w:p>
    <w:p w:rsidR="00222167" w:rsidRDefault="008B3912">
      <w:pPr>
        <w:pStyle w:val="ListParagraph"/>
        <w:ind w:left="426"/>
        <w:rPr>
          <w:ins w:id="2327" w:author="fauzan" w:date="2022-08-10T21:35:00Z"/>
        </w:rPr>
      </w:pPr>
      <w:ins w:id="2328" w:author="fauzan" w:date="2022-08-10T21:35:00Z">
        <w:r>
          <w:t xml:space="preserve">Halaman ubah data roti merupakan halaman untuk roti mengubah data roti setelah menekan </w:t>
        </w:r>
        <w:r>
          <w:rPr>
            <w:i/>
          </w:rPr>
          <w:t>button</w:t>
        </w:r>
        <w:r>
          <w:t xml:space="preserve"> ubah pada halaman data roti. Berikut pengujian pada halaman ubah data roti.</w:t>
        </w:r>
      </w:ins>
    </w:p>
    <w:p w:rsidR="00222167" w:rsidRDefault="008B3912">
      <w:pPr>
        <w:pStyle w:val="ListParagraph"/>
        <w:ind w:left="426"/>
        <w:jc w:val="center"/>
        <w:rPr>
          <w:ins w:id="2329" w:author="fauzan" w:date="2022-08-10T21:35:00Z"/>
        </w:rPr>
      </w:pPr>
      <w:ins w:id="2330" w:author="fauzan" w:date="2022-08-10T21:35:00Z">
        <w:r>
          <w:t xml:space="preserve">Tabel 4. </w:t>
        </w:r>
        <w:r>
          <w:fldChar w:fldCharType="begin"/>
        </w:r>
        <w:r>
          <w:instrText xml:space="preserve"> SEQ Tabel_4. \* ARABIC </w:instrText>
        </w:r>
        <w:r>
          <w:fldChar w:fldCharType="separate"/>
        </w:r>
        <w:r>
          <w:t>12</w:t>
        </w:r>
        <w:r>
          <w:fldChar w:fldCharType="end"/>
        </w:r>
        <w:r>
          <w:t xml:space="preserve"> Tabel black box ubah data roti pada admin</w:t>
        </w:r>
      </w:ins>
    </w:p>
    <w:tbl>
      <w:tblPr>
        <w:tblStyle w:val="TableGrid"/>
        <w:tblW w:w="0" w:type="auto"/>
        <w:tblInd w:w="-5" w:type="dxa"/>
        <w:tblLook w:val="04A0" w:firstRow="1" w:lastRow="0" w:firstColumn="1" w:lastColumn="0" w:noHBand="0" w:noVBand="1"/>
      </w:tblPr>
      <w:tblGrid>
        <w:gridCol w:w="563"/>
        <w:gridCol w:w="2557"/>
        <w:gridCol w:w="1792"/>
        <w:gridCol w:w="2298"/>
        <w:gridCol w:w="723"/>
      </w:tblGrid>
      <w:tr w:rsidR="00222167">
        <w:trPr>
          <w:trHeight w:val="685"/>
          <w:tblHeader/>
          <w:ins w:id="2331" w:author="fauzan" w:date="2022-08-10T21:35:00Z"/>
        </w:trPr>
        <w:tc>
          <w:tcPr>
            <w:tcW w:w="0" w:type="auto"/>
            <w:vAlign w:val="center"/>
          </w:tcPr>
          <w:p w:rsidR="00222167" w:rsidRDefault="008B3912">
            <w:pPr>
              <w:pStyle w:val="ListParagraph"/>
              <w:spacing w:line="240" w:lineRule="auto"/>
              <w:ind w:left="0"/>
              <w:jc w:val="center"/>
              <w:rPr>
                <w:ins w:id="2332" w:author="fauzan" w:date="2022-08-10T21:35:00Z"/>
              </w:rPr>
            </w:pPr>
            <w:ins w:id="2333"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334" w:author="fauzan" w:date="2022-08-10T21:35:00Z"/>
              </w:rPr>
            </w:pPr>
            <w:ins w:id="2335"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336" w:author="fauzan" w:date="2022-08-10T21:35:00Z"/>
              </w:rPr>
            </w:pPr>
            <w:ins w:id="2337"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338" w:author="fauzan" w:date="2022-08-10T21:35:00Z"/>
              </w:rPr>
            </w:pPr>
            <w:ins w:id="2339"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340" w:author="fauzan" w:date="2022-08-10T21:35:00Z"/>
              </w:rPr>
            </w:pPr>
            <w:ins w:id="2341" w:author="fauzan" w:date="2022-08-10T21:35:00Z">
              <w:r>
                <w:rPr>
                  <w:szCs w:val="24"/>
                </w:rPr>
                <w:t>Hasil</w:t>
              </w:r>
            </w:ins>
          </w:p>
        </w:tc>
      </w:tr>
      <w:tr w:rsidR="00222167">
        <w:trPr>
          <w:ins w:id="2342" w:author="fauzan" w:date="2022-08-10T21:35:00Z"/>
        </w:trPr>
        <w:tc>
          <w:tcPr>
            <w:tcW w:w="0" w:type="auto"/>
          </w:tcPr>
          <w:p w:rsidR="00222167" w:rsidRDefault="008B3912">
            <w:pPr>
              <w:pStyle w:val="ListParagraph"/>
              <w:spacing w:line="240" w:lineRule="auto"/>
              <w:ind w:left="0"/>
              <w:jc w:val="center"/>
              <w:rPr>
                <w:ins w:id="2343" w:author="fauzan" w:date="2022-08-10T21:35:00Z"/>
              </w:rPr>
            </w:pPr>
            <w:ins w:id="2344" w:author="fauzan" w:date="2022-08-10T21:35:00Z">
              <w:r>
                <w:rPr>
                  <w:szCs w:val="24"/>
                </w:rPr>
                <w:t>1</w:t>
              </w:r>
            </w:ins>
          </w:p>
        </w:tc>
        <w:tc>
          <w:tcPr>
            <w:tcW w:w="0" w:type="auto"/>
            <w:vAlign w:val="center"/>
          </w:tcPr>
          <w:p w:rsidR="00222167" w:rsidRDefault="008B3912">
            <w:pPr>
              <w:pStyle w:val="ListParagraph"/>
              <w:spacing w:line="240" w:lineRule="auto"/>
              <w:ind w:left="0"/>
              <w:jc w:val="left"/>
              <w:rPr>
                <w:ins w:id="2345" w:author="fauzan" w:date="2022-08-10T21:35:00Z"/>
              </w:rPr>
            </w:pPr>
            <w:ins w:id="2346" w:author="fauzan" w:date="2022-08-10T21:35:00Z">
              <w:r>
                <w:rPr>
                  <w:szCs w:val="24"/>
                </w:rPr>
                <w:t>Tidak memasukkan data apapun lalu menekan ubah</w:t>
              </w:r>
            </w:ins>
          </w:p>
        </w:tc>
        <w:tc>
          <w:tcPr>
            <w:tcW w:w="0" w:type="auto"/>
            <w:vAlign w:val="center"/>
          </w:tcPr>
          <w:p w:rsidR="00222167" w:rsidRDefault="008B3912">
            <w:pPr>
              <w:pStyle w:val="ListParagraph"/>
              <w:spacing w:line="240" w:lineRule="auto"/>
              <w:ind w:left="0"/>
              <w:jc w:val="left"/>
              <w:rPr>
                <w:ins w:id="2347" w:author="fauzan" w:date="2022-08-10T21:35:00Z"/>
              </w:rPr>
            </w:pPr>
            <w:ins w:id="2348" w:author="fauzan" w:date="2022-08-10T21:35:00Z">
              <w:r>
                <w:rPr>
                  <w:szCs w:val="24"/>
                </w:rPr>
                <w:t>Tidak memasukkan data</w:t>
              </w:r>
            </w:ins>
          </w:p>
        </w:tc>
        <w:tc>
          <w:tcPr>
            <w:tcW w:w="0" w:type="auto"/>
            <w:vAlign w:val="center"/>
          </w:tcPr>
          <w:p w:rsidR="00222167" w:rsidRDefault="008B3912">
            <w:pPr>
              <w:pStyle w:val="ListParagraph"/>
              <w:spacing w:line="240" w:lineRule="auto"/>
              <w:ind w:left="0"/>
              <w:jc w:val="left"/>
              <w:rPr>
                <w:ins w:id="2349" w:author="fauzan" w:date="2022-08-10T21:35:00Z"/>
              </w:rPr>
            </w:pPr>
            <w:ins w:id="2350" w:author="fauzan" w:date="2022-08-10T21:35:00Z">
              <w:r>
                <w:rPr>
                  <w:szCs w:val="24"/>
                </w:rPr>
                <w:t>Sistem akan menampilkan error</w:t>
              </w:r>
            </w:ins>
          </w:p>
        </w:tc>
        <w:tc>
          <w:tcPr>
            <w:tcW w:w="0" w:type="auto"/>
            <w:vAlign w:val="center"/>
          </w:tcPr>
          <w:p w:rsidR="00222167" w:rsidRDefault="00222167">
            <w:pPr>
              <w:pStyle w:val="ListParagraph"/>
              <w:spacing w:line="240" w:lineRule="auto"/>
              <w:ind w:left="0"/>
              <w:jc w:val="left"/>
              <w:rPr>
                <w:ins w:id="2351" w:author="fauzan" w:date="2022-08-10T21:35:00Z"/>
              </w:rPr>
            </w:pPr>
          </w:p>
        </w:tc>
      </w:tr>
      <w:tr w:rsidR="00222167">
        <w:trPr>
          <w:ins w:id="2352" w:author="fauzan" w:date="2022-08-10T21:35:00Z"/>
        </w:trPr>
        <w:tc>
          <w:tcPr>
            <w:tcW w:w="0" w:type="auto"/>
          </w:tcPr>
          <w:p w:rsidR="00222167" w:rsidRDefault="008B3912">
            <w:pPr>
              <w:pStyle w:val="ListParagraph"/>
              <w:spacing w:line="240" w:lineRule="auto"/>
              <w:ind w:left="0"/>
              <w:jc w:val="center"/>
              <w:rPr>
                <w:ins w:id="2353" w:author="fauzan" w:date="2022-08-10T21:35:00Z"/>
                <w:szCs w:val="24"/>
              </w:rPr>
            </w:pPr>
            <w:ins w:id="2354" w:author="fauzan" w:date="2022-08-10T21:35:00Z">
              <w:r>
                <w:rPr>
                  <w:szCs w:val="24"/>
                </w:rPr>
                <w:t>2</w:t>
              </w:r>
            </w:ins>
          </w:p>
        </w:tc>
        <w:tc>
          <w:tcPr>
            <w:tcW w:w="0" w:type="auto"/>
            <w:vAlign w:val="center"/>
          </w:tcPr>
          <w:p w:rsidR="00222167" w:rsidRDefault="008B3912">
            <w:pPr>
              <w:pStyle w:val="ListParagraph"/>
              <w:spacing w:line="240" w:lineRule="auto"/>
              <w:ind w:left="0"/>
              <w:jc w:val="left"/>
              <w:rPr>
                <w:ins w:id="2355" w:author="fauzan" w:date="2022-08-10T21:35:00Z"/>
                <w:szCs w:val="24"/>
              </w:rPr>
            </w:pPr>
            <w:ins w:id="2356" w:author="fauzan" w:date="2022-08-10T21:35:00Z">
              <w:r>
                <w:rPr>
                  <w:szCs w:val="24"/>
                </w:rPr>
                <w:t>Ada form yang tidak diisi lalu menekan ubah</w:t>
              </w:r>
            </w:ins>
          </w:p>
        </w:tc>
        <w:tc>
          <w:tcPr>
            <w:tcW w:w="0" w:type="auto"/>
            <w:vAlign w:val="center"/>
          </w:tcPr>
          <w:p w:rsidR="00222167" w:rsidRDefault="008B3912">
            <w:pPr>
              <w:pStyle w:val="ListParagraph"/>
              <w:spacing w:line="240" w:lineRule="auto"/>
              <w:ind w:left="0"/>
              <w:jc w:val="left"/>
              <w:rPr>
                <w:ins w:id="2357" w:author="fauzan" w:date="2022-08-10T21:35:00Z"/>
                <w:szCs w:val="24"/>
              </w:rPr>
            </w:pPr>
            <w:ins w:id="2358" w:author="fauzan" w:date="2022-08-10T21:35:00Z">
              <w:r>
                <w:rPr>
                  <w:szCs w:val="24"/>
                </w:rPr>
                <w:t>Ada form yang tidak diisi</w:t>
              </w:r>
            </w:ins>
          </w:p>
        </w:tc>
        <w:tc>
          <w:tcPr>
            <w:tcW w:w="0" w:type="auto"/>
            <w:vAlign w:val="center"/>
          </w:tcPr>
          <w:p w:rsidR="00222167" w:rsidRDefault="008B3912">
            <w:pPr>
              <w:pStyle w:val="ListParagraph"/>
              <w:spacing w:line="240" w:lineRule="auto"/>
              <w:ind w:left="0"/>
              <w:jc w:val="left"/>
              <w:rPr>
                <w:ins w:id="2359" w:author="fauzan" w:date="2022-08-10T21:35:00Z"/>
                <w:szCs w:val="24"/>
              </w:rPr>
            </w:pPr>
            <w:ins w:id="2360" w:author="fauzan" w:date="2022-08-10T21:35:00Z">
              <w:r>
                <w:rPr>
                  <w:szCs w:val="24"/>
                </w:rPr>
                <w:t>Sistem akan menampilkan error</w:t>
              </w:r>
            </w:ins>
          </w:p>
        </w:tc>
        <w:tc>
          <w:tcPr>
            <w:tcW w:w="0" w:type="auto"/>
            <w:vAlign w:val="center"/>
          </w:tcPr>
          <w:p w:rsidR="00222167" w:rsidRDefault="00222167">
            <w:pPr>
              <w:pStyle w:val="ListParagraph"/>
              <w:spacing w:line="240" w:lineRule="auto"/>
              <w:ind w:left="0"/>
              <w:jc w:val="left"/>
              <w:rPr>
                <w:ins w:id="2361" w:author="fauzan" w:date="2022-08-10T21:35:00Z"/>
              </w:rPr>
            </w:pPr>
          </w:p>
        </w:tc>
      </w:tr>
      <w:tr w:rsidR="00222167">
        <w:trPr>
          <w:ins w:id="2362" w:author="fauzan" w:date="2022-08-10T21:35:00Z"/>
        </w:trPr>
        <w:tc>
          <w:tcPr>
            <w:tcW w:w="0" w:type="auto"/>
          </w:tcPr>
          <w:p w:rsidR="00222167" w:rsidRDefault="008B3912">
            <w:pPr>
              <w:pStyle w:val="ListParagraph"/>
              <w:spacing w:line="240" w:lineRule="auto"/>
              <w:ind w:left="0"/>
              <w:jc w:val="center"/>
              <w:rPr>
                <w:ins w:id="2363" w:author="fauzan" w:date="2022-08-10T21:35:00Z"/>
                <w:szCs w:val="24"/>
              </w:rPr>
            </w:pPr>
            <w:ins w:id="2364" w:author="fauzan" w:date="2022-08-10T21:35:00Z">
              <w:r>
                <w:rPr>
                  <w:szCs w:val="24"/>
                </w:rPr>
                <w:t>3</w:t>
              </w:r>
            </w:ins>
          </w:p>
        </w:tc>
        <w:tc>
          <w:tcPr>
            <w:tcW w:w="0" w:type="auto"/>
            <w:vAlign w:val="center"/>
          </w:tcPr>
          <w:p w:rsidR="00222167" w:rsidRDefault="008B3912">
            <w:pPr>
              <w:pStyle w:val="ListParagraph"/>
              <w:spacing w:line="240" w:lineRule="auto"/>
              <w:ind w:left="0"/>
              <w:jc w:val="left"/>
              <w:rPr>
                <w:ins w:id="2365" w:author="fauzan" w:date="2022-08-10T21:35:00Z"/>
                <w:szCs w:val="24"/>
              </w:rPr>
            </w:pPr>
            <w:ins w:id="2366" w:author="fauzan" w:date="2022-08-10T21:35:00Z">
              <w:r>
                <w:rPr>
                  <w:szCs w:val="24"/>
                </w:rPr>
                <w:t>Memasukkan data semua dengan benar lalu menekan ubah</w:t>
              </w:r>
            </w:ins>
          </w:p>
        </w:tc>
        <w:tc>
          <w:tcPr>
            <w:tcW w:w="0" w:type="auto"/>
            <w:vAlign w:val="center"/>
          </w:tcPr>
          <w:p w:rsidR="00222167" w:rsidRDefault="008B3912">
            <w:pPr>
              <w:pStyle w:val="ListParagraph"/>
              <w:spacing w:line="240" w:lineRule="auto"/>
              <w:ind w:left="0"/>
              <w:jc w:val="left"/>
              <w:rPr>
                <w:ins w:id="2367" w:author="fauzan" w:date="2022-08-10T21:35:00Z"/>
                <w:szCs w:val="24"/>
              </w:rPr>
            </w:pPr>
            <w:ins w:id="2368" w:author="fauzan" w:date="2022-08-10T21:35:00Z">
              <w:r>
                <w:rPr>
                  <w:szCs w:val="24"/>
                </w:rPr>
                <w:t>Memasukkan data semua</w:t>
              </w:r>
            </w:ins>
          </w:p>
        </w:tc>
        <w:tc>
          <w:tcPr>
            <w:tcW w:w="0" w:type="auto"/>
            <w:vAlign w:val="center"/>
          </w:tcPr>
          <w:p w:rsidR="00222167" w:rsidRDefault="008B3912">
            <w:pPr>
              <w:pStyle w:val="ListParagraph"/>
              <w:spacing w:line="240" w:lineRule="auto"/>
              <w:ind w:left="0"/>
              <w:jc w:val="left"/>
              <w:rPr>
                <w:ins w:id="2369" w:author="fauzan" w:date="2022-08-10T21:35:00Z"/>
                <w:szCs w:val="24"/>
              </w:rPr>
            </w:pPr>
            <w:ins w:id="2370" w:author="fauzan" w:date="2022-08-10T21:35:00Z">
              <w:r>
                <w:rPr>
                  <w:szCs w:val="24"/>
                </w:rPr>
                <w:t>Sistem akan menampilkan data berhasil diubah</w:t>
              </w:r>
            </w:ins>
          </w:p>
        </w:tc>
        <w:tc>
          <w:tcPr>
            <w:tcW w:w="0" w:type="auto"/>
            <w:vAlign w:val="center"/>
          </w:tcPr>
          <w:p w:rsidR="00222167" w:rsidRDefault="00222167">
            <w:pPr>
              <w:pStyle w:val="ListParagraph"/>
              <w:spacing w:line="240" w:lineRule="auto"/>
              <w:ind w:left="0"/>
              <w:jc w:val="left"/>
              <w:rPr>
                <w:ins w:id="2371" w:author="fauzan" w:date="2022-08-10T21:35:00Z"/>
              </w:rPr>
            </w:pPr>
          </w:p>
        </w:tc>
      </w:tr>
      <w:tr w:rsidR="00222167">
        <w:trPr>
          <w:ins w:id="2372" w:author="fauzan" w:date="2022-08-10T21:35:00Z"/>
        </w:trPr>
        <w:tc>
          <w:tcPr>
            <w:tcW w:w="0" w:type="auto"/>
          </w:tcPr>
          <w:p w:rsidR="00222167" w:rsidRDefault="008B3912">
            <w:pPr>
              <w:pStyle w:val="ListParagraph"/>
              <w:spacing w:line="240" w:lineRule="auto"/>
              <w:ind w:left="0"/>
              <w:jc w:val="center"/>
              <w:rPr>
                <w:ins w:id="2373" w:author="fauzan" w:date="2022-08-10T21:35:00Z"/>
                <w:szCs w:val="24"/>
              </w:rPr>
            </w:pPr>
            <w:ins w:id="2374" w:author="fauzan" w:date="2022-08-10T21:35:00Z">
              <w:r>
                <w:rPr>
                  <w:szCs w:val="24"/>
                </w:rPr>
                <w:t>4</w:t>
              </w:r>
            </w:ins>
          </w:p>
        </w:tc>
        <w:tc>
          <w:tcPr>
            <w:tcW w:w="0" w:type="auto"/>
            <w:vAlign w:val="center"/>
          </w:tcPr>
          <w:p w:rsidR="00222167" w:rsidRDefault="008B3912">
            <w:pPr>
              <w:pStyle w:val="ListParagraph"/>
              <w:spacing w:line="240" w:lineRule="auto"/>
              <w:ind w:left="0"/>
              <w:jc w:val="left"/>
              <w:rPr>
                <w:ins w:id="2375" w:author="fauzan" w:date="2022-08-10T21:35:00Z"/>
                <w:szCs w:val="24"/>
              </w:rPr>
            </w:pPr>
            <w:ins w:id="2376" w:author="fauzan" w:date="2022-08-10T21:35:00Z">
              <w:r>
                <w:rPr>
                  <w:szCs w:val="24"/>
                </w:rPr>
                <w:t xml:space="preserve">Menekan </w:t>
              </w:r>
              <w:r>
                <w:rPr>
                  <w:i/>
                  <w:szCs w:val="24"/>
                </w:rPr>
                <w:t>button</w:t>
              </w:r>
              <w:r>
                <w:rPr>
                  <w:szCs w:val="24"/>
                </w:rPr>
                <w:t xml:space="preserve"> kembali</w:t>
              </w:r>
            </w:ins>
          </w:p>
        </w:tc>
        <w:tc>
          <w:tcPr>
            <w:tcW w:w="0" w:type="auto"/>
            <w:vAlign w:val="center"/>
          </w:tcPr>
          <w:p w:rsidR="00222167" w:rsidRDefault="008B3912">
            <w:pPr>
              <w:pStyle w:val="ListParagraph"/>
              <w:spacing w:line="240" w:lineRule="auto"/>
              <w:ind w:left="0"/>
              <w:jc w:val="left"/>
              <w:rPr>
                <w:ins w:id="2377" w:author="fauzan" w:date="2022-08-10T21:35:00Z"/>
                <w:szCs w:val="24"/>
              </w:rPr>
            </w:pPr>
            <w:ins w:id="2378" w:author="fauzan" w:date="2022-08-10T21:35:00Z">
              <w:r>
                <w:rPr>
                  <w:szCs w:val="24"/>
                </w:rPr>
                <w:t>kembali</w:t>
              </w:r>
            </w:ins>
          </w:p>
        </w:tc>
        <w:tc>
          <w:tcPr>
            <w:tcW w:w="0" w:type="auto"/>
            <w:vAlign w:val="center"/>
          </w:tcPr>
          <w:p w:rsidR="00222167" w:rsidRDefault="008B3912">
            <w:pPr>
              <w:pStyle w:val="ListParagraph"/>
              <w:spacing w:line="240" w:lineRule="auto"/>
              <w:ind w:left="0"/>
              <w:jc w:val="left"/>
              <w:rPr>
                <w:ins w:id="2379" w:author="fauzan" w:date="2022-08-10T21:35:00Z"/>
                <w:szCs w:val="24"/>
              </w:rPr>
            </w:pPr>
            <w:ins w:id="2380" w:author="fauzan" w:date="2022-08-10T21:35:00Z">
              <w:r>
                <w:rPr>
                  <w:szCs w:val="24"/>
                </w:rPr>
                <w:t xml:space="preserve">Sistem akan menampilkan halaman data </w:t>
              </w:r>
              <w:r>
                <w:t>roti</w:t>
              </w:r>
            </w:ins>
          </w:p>
        </w:tc>
        <w:tc>
          <w:tcPr>
            <w:tcW w:w="0" w:type="auto"/>
            <w:vAlign w:val="center"/>
          </w:tcPr>
          <w:p w:rsidR="00222167" w:rsidRDefault="00222167">
            <w:pPr>
              <w:pStyle w:val="ListParagraph"/>
              <w:spacing w:line="240" w:lineRule="auto"/>
              <w:ind w:left="0"/>
              <w:jc w:val="left"/>
              <w:rPr>
                <w:ins w:id="2381" w:author="fauzan" w:date="2022-08-10T21:35:00Z"/>
              </w:rPr>
            </w:pPr>
          </w:p>
        </w:tc>
      </w:tr>
    </w:tbl>
    <w:p w:rsidR="00222167" w:rsidRDefault="00222167">
      <w:pPr>
        <w:spacing w:line="240" w:lineRule="auto"/>
        <w:jc w:val="center"/>
        <w:rPr>
          <w:ins w:id="2382" w:author="fauzan" w:date="2022-08-10T21:35:00Z"/>
        </w:rPr>
      </w:pPr>
    </w:p>
    <w:p w:rsidR="00222167" w:rsidRDefault="008B3912">
      <w:pPr>
        <w:pStyle w:val="ListParagraph"/>
        <w:numPr>
          <w:ilvl w:val="0"/>
          <w:numId w:val="38"/>
        </w:numPr>
        <w:ind w:left="426" w:hanging="425"/>
        <w:rPr>
          <w:ins w:id="2383" w:author="fauzan" w:date="2022-08-10T21:35:00Z"/>
        </w:rPr>
      </w:pPr>
      <w:ins w:id="2384" w:author="fauzan" w:date="2022-08-10T21:35:00Z">
        <w:r>
          <w:t xml:space="preserve">Halaman data distribusi pada admin </w:t>
        </w:r>
      </w:ins>
    </w:p>
    <w:p w:rsidR="00222167" w:rsidRDefault="008B3912">
      <w:pPr>
        <w:pStyle w:val="ListParagraph"/>
        <w:ind w:left="426"/>
        <w:rPr>
          <w:ins w:id="2385" w:author="fauzan" w:date="2022-08-10T21:35:00Z"/>
        </w:rPr>
      </w:pPr>
      <w:ins w:id="2386" w:author="fauzan" w:date="2022-08-10T21:35:00Z">
        <w:r>
          <w:t>Halaman data distribusi merupakan halaman yang diakses ketika memilih</w:t>
        </w:r>
      </w:ins>
    </w:p>
    <w:p w:rsidR="00222167" w:rsidRDefault="008B3912">
      <w:pPr>
        <w:pStyle w:val="ListParagraph"/>
        <w:ind w:left="426"/>
        <w:rPr>
          <w:ins w:id="2387" w:author="fauzan" w:date="2022-08-10T21:35:00Z"/>
        </w:rPr>
      </w:pPr>
      <w:ins w:id="2388" w:author="fauzan" w:date="2022-08-10T21:35:00Z">
        <w:r>
          <w:t>distribusi pada sidebar. Berikut pengujian pada halaman data distribusi.</w:t>
        </w:r>
      </w:ins>
    </w:p>
    <w:p w:rsidR="00222167" w:rsidRDefault="008B3912">
      <w:pPr>
        <w:pStyle w:val="ListParagraph"/>
        <w:ind w:left="0"/>
        <w:jc w:val="center"/>
        <w:rPr>
          <w:ins w:id="2389" w:author="fauzan" w:date="2022-08-10T21:35:00Z"/>
        </w:rPr>
      </w:pPr>
      <w:ins w:id="2390" w:author="fauzan" w:date="2022-08-10T21:35:00Z">
        <w:r>
          <w:t xml:space="preserve">Tabel 4. </w:t>
        </w:r>
        <w:r>
          <w:fldChar w:fldCharType="begin"/>
        </w:r>
        <w:r>
          <w:instrText xml:space="preserve"> SEQ Tabel_4. \* ARABIC </w:instrText>
        </w:r>
        <w:r>
          <w:fldChar w:fldCharType="separate"/>
        </w:r>
        <w:r>
          <w:t>13</w:t>
        </w:r>
        <w:r>
          <w:fldChar w:fldCharType="end"/>
        </w:r>
        <w:r>
          <w:t xml:space="preserve"> Tabel black box data distribusi pada admin</w:t>
        </w:r>
      </w:ins>
    </w:p>
    <w:tbl>
      <w:tblPr>
        <w:tblStyle w:val="TableGrid"/>
        <w:tblW w:w="0" w:type="auto"/>
        <w:tblInd w:w="-5" w:type="dxa"/>
        <w:tblLook w:val="04A0" w:firstRow="1" w:lastRow="0" w:firstColumn="1" w:lastColumn="0" w:noHBand="0" w:noVBand="1"/>
      </w:tblPr>
      <w:tblGrid>
        <w:gridCol w:w="563"/>
        <w:gridCol w:w="2372"/>
        <w:gridCol w:w="1484"/>
        <w:gridCol w:w="2791"/>
        <w:gridCol w:w="723"/>
      </w:tblGrid>
      <w:tr w:rsidR="00222167">
        <w:trPr>
          <w:trHeight w:val="770"/>
          <w:tblHeader/>
          <w:ins w:id="2391" w:author="fauzan" w:date="2022-08-10T21:35:00Z"/>
        </w:trPr>
        <w:tc>
          <w:tcPr>
            <w:tcW w:w="0" w:type="auto"/>
            <w:vAlign w:val="center"/>
          </w:tcPr>
          <w:p w:rsidR="00222167" w:rsidRDefault="008B3912">
            <w:pPr>
              <w:pStyle w:val="ListParagraph"/>
              <w:spacing w:line="240" w:lineRule="auto"/>
              <w:ind w:left="0"/>
              <w:jc w:val="center"/>
              <w:rPr>
                <w:ins w:id="2392" w:author="fauzan" w:date="2022-08-10T21:35:00Z"/>
                <w:szCs w:val="24"/>
              </w:rPr>
            </w:pPr>
            <w:ins w:id="2393" w:author="fauzan" w:date="2022-08-10T21:35:00Z">
              <w:r>
                <w:rPr>
                  <w:szCs w:val="24"/>
                </w:rPr>
                <w:lastRenderedPageBreak/>
                <w:t>NO</w:t>
              </w:r>
            </w:ins>
          </w:p>
        </w:tc>
        <w:tc>
          <w:tcPr>
            <w:tcW w:w="0" w:type="auto"/>
            <w:vAlign w:val="center"/>
          </w:tcPr>
          <w:p w:rsidR="00222167" w:rsidRDefault="008B3912">
            <w:pPr>
              <w:pStyle w:val="ListParagraph"/>
              <w:spacing w:line="240" w:lineRule="auto"/>
              <w:ind w:left="0"/>
              <w:jc w:val="center"/>
              <w:rPr>
                <w:ins w:id="2394" w:author="fauzan" w:date="2022-08-10T21:35:00Z"/>
                <w:szCs w:val="24"/>
              </w:rPr>
            </w:pPr>
            <w:ins w:id="2395"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396" w:author="fauzan" w:date="2022-08-10T21:35:00Z"/>
                <w:szCs w:val="24"/>
              </w:rPr>
            </w:pPr>
            <w:ins w:id="2397"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398" w:author="fauzan" w:date="2022-08-10T21:35:00Z"/>
                <w:szCs w:val="24"/>
              </w:rPr>
            </w:pPr>
            <w:ins w:id="2399"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400" w:author="fauzan" w:date="2022-08-10T21:35:00Z"/>
              </w:rPr>
            </w:pPr>
            <w:ins w:id="2401" w:author="fauzan" w:date="2022-08-10T21:35:00Z">
              <w:r>
                <w:rPr>
                  <w:szCs w:val="24"/>
                </w:rPr>
                <w:t>Hasil</w:t>
              </w:r>
            </w:ins>
          </w:p>
        </w:tc>
      </w:tr>
      <w:tr w:rsidR="00222167">
        <w:trPr>
          <w:trHeight w:val="539"/>
          <w:ins w:id="2402" w:author="fauzan" w:date="2022-08-10T21:35:00Z"/>
        </w:trPr>
        <w:tc>
          <w:tcPr>
            <w:tcW w:w="0" w:type="auto"/>
          </w:tcPr>
          <w:p w:rsidR="00222167" w:rsidRDefault="008B3912">
            <w:pPr>
              <w:pStyle w:val="ListParagraph"/>
              <w:spacing w:line="240" w:lineRule="auto"/>
              <w:ind w:left="0"/>
              <w:jc w:val="center"/>
              <w:rPr>
                <w:ins w:id="2403" w:author="fauzan" w:date="2022-08-10T21:35:00Z"/>
                <w:szCs w:val="24"/>
              </w:rPr>
            </w:pPr>
            <w:ins w:id="2404" w:author="fauzan" w:date="2022-08-10T21:35:00Z">
              <w:r>
                <w:rPr>
                  <w:szCs w:val="24"/>
                </w:rPr>
                <w:t>1</w:t>
              </w:r>
            </w:ins>
          </w:p>
        </w:tc>
        <w:tc>
          <w:tcPr>
            <w:tcW w:w="0" w:type="auto"/>
          </w:tcPr>
          <w:p w:rsidR="00222167" w:rsidRDefault="008B3912">
            <w:pPr>
              <w:pStyle w:val="ListParagraph"/>
              <w:spacing w:line="240" w:lineRule="auto"/>
              <w:ind w:left="0"/>
              <w:jc w:val="left"/>
              <w:rPr>
                <w:ins w:id="2405" w:author="fauzan" w:date="2022-08-10T21:35:00Z"/>
                <w:szCs w:val="24"/>
              </w:rPr>
            </w:pPr>
            <w:ins w:id="2406" w:author="fauzan" w:date="2022-08-10T21:35:00Z">
              <w:r>
                <w:rPr>
                  <w:szCs w:val="24"/>
                </w:rPr>
                <w:t>menekan dashboard pada sidebar</w:t>
              </w:r>
            </w:ins>
          </w:p>
        </w:tc>
        <w:tc>
          <w:tcPr>
            <w:tcW w:w="0" w:type="auto"/>
          </w:tcPr>
          <w:p w:rsidR="00222167" w:rsidRDefault="008B3912">
            <w:pPr>
              <w:pStyle w:val="ListParagraph"/>
              <w:spacing w:line="240" w:lineRule="auto"/>
              <w:ind w:left="0"/>
              <w:jc w:val="left"/>
              <w:rPr>
                <w:ins w:id="2407" w:author="fauzan" w:date="2022-08-10T21:35:00Z"/>
                <w:szCs w:val="24"/>
              </w:rPr>
            </w:pPr>
            <w:ins w:id="2408" w:author="fauzan" w:date="2022-08-10T21:35:00Z">
              <w:r>
                <w:rPr>
                  <w:szCs w:val="24"/>
                </w:rPr>
                <w:t>Dashboard</w:t>
              </w:r>
            </w:ins>
          </w:p>
        </w:tc>
        <w:tc>
          <w:tcPr>
            <w:tcW w:w="0" w:type="auto"/>
          </w:tcPr>
          <w:p w:rsidR="00222167" w:rsidRDefault="008B3912">
            <w:pPr>
              <w:pStyle w:val="ListParagraph"/>
              <w:spacing w:line="240" w:lineRule="auto"/>
              <w:ind w:left="0"/>
              <w:jc w:val="left"/>
              <w:rPr>
                <w:ins w:id="2409" w:author="fauzan" w:date="2022-08-10T21:35:00Z"/>
                <w:szCs w:val="24"/>
              </w:rPr>
            </w:pPr>
            <w:ins w:id="2410" w:author="fauzan" w:date="2022-08-10T21:35:00Z">
              <w:r>
                <w:rPr>
                  <w:szCs w:val="24"/>
                </w:rPr>
                <w:t>Sistem akan menampilkan Dashboard</w:t>
              </w:r>
            </w:ins>
          </w:p>
        </w:tc>
        <w:tc>
          <w:tcPr>
            <w:tcW w:w="0" w:type="auto"/>
          </w:tcPr>
          <w:p w:rsidR="00222167" w:rsidRDefault="00222167">
            <w:pPr>
              <w:pStyle w:val="ListParagraph"/>
              <w:spacing w:line="240" w:lineRule="auto"/>
              <w:ind w:left="0"/>
              <w:jc w:val="center"/>
              <w:rPr>
                <w:ins w:id="2411" w:author="fauzan" w:date="2022-08-10T21:35:00Z"/>
                <w:szCs w:val="24"/>
              </w:rPr>
            </w:pPr>
          </w:p>
        </w:tc>
      </w:tr>
      <w:tr w:rsidR="00222167">
        <w:trPr>
          <w:trHeight w:val="784"/>
          <w:ins w:id="2412" w:author="fauzan" w:date="2022-08-10T21:35:00Z"/>
        </w:trPr>
        <w:tc>
          <w:tcPr>
            <w:tcW w:w="0" w:type="auto"/>
          </w:tcPr>
          <w:p w:rsidR="00222167" w:rsidRDefault="008B3912">
            <w:pPr>
              <w:pStyle w:val="ListParagraph"/>
              <w:spacing w:line="240" w:lineRule="auto"/>
              <w:ind w:left="0"/>
              <w:jc w:val="center"/>
              <w:rPr>
                <w:ins w:id="2413" w:author="fauzan" w:date="2022-08-10T21:35:00Z"/>
                <w:szCs w:val="24"/>
              </w:rPr>
            </w:pPr>
            <w:ins w:id="2414" w:author="fauzan" w:date="2022-08-10T21:35:00Z">
              <w:r>
                <w:rPr>
                  <w:szCs w:val="24"/>
                </w:rPr>
                <w:t>2</w:t>
              </w:r>
            </w:ins>
          </w:p>
        </w:tc>
        <w:tc>
          <w:tcPr>
            <w:tcW w:w="0" w:type="auto"/>
          </w:tcPr>
          <w:p w:rsidR="00222167" w:rsidRDefault="008B3912">
            <w:pPr>
              <w:pStyle w:val="ListParagraph"/>
              <w:spacing w:line="240" w:lineRule="auto"/>
              <w:ind w:left="0"/>
              <w:jc w:val="left"/>
              <w:rPr>
                <w:ins w:id="2415" w:author="fauzan" w:date="2022-08-10T21:35:00Z"/>
                <w:szCs w:val="24"/>
              </w:rPr>
            </w:pPr>
            <w:ins w:id="2416" w:author="fauzan" w:date="2022-08-10T21:35:00Z">
              <w:r>
                <w:rPr>
                  <w:szCs w:val="24"/>
                </w:rPr>
                <w:t>menekan kelola data pada sidebar</w:t>
              </w:r>
            </w:ins>
          </w:p>
        </w:tc>
        <w:tc>
          <w:tcPr>
            <w:tcW w:w="0" w:type="auto"/>
          </w:tcPr>
          <w:p w:rsidR="00222167" w:rsidRDefault="008B3912">
            <w:pPr>
              <w:pStyle w:val="ListParagraph"/>
              <w:spacing w:line="240" w:lineRule="auto"/>
              <w:ind w:left="0"/>
              <w:jc w:val="left"/>
              <w:rPr>
                <w:ins w:id="2417" w:author="fauzan" w:date="2022-08-10T21:35:00Z"/>
                <w:szCs w:val="24"/>
              </w:rPr>
            </w:pPr>
            <w:ins w:id="2418" w:author="fauzan" w:date="2022-08-10T21:35:00Z">
              <w:r>
                <w:rPr>
                  <w:szCs w:val="24"/>
                </w:rPr>
                <w:t>kelola data</w:t>
              </w:r>
            </w:ins>
          </w:p>
        </w:tc>
        <w:tc>
          <w:tcPr>
            <w:tcW w:w="0" w:type="auto"/>
          </w:tcPr>
          <w:p w:rsidR="00222167" w:rsidRDefault="008B3912">
            <w:pPr>
              <w:pStyle w:val="ListParagraph"/>
              <w:spacing w:line="240" w:lineRule="auto"/>
              <w:ind w:left="0"/>
              <w:jc w:val="left"/>
              <w:rPr>
                <w:ins w:id="2419" w:author="fauzan" w:date="2022-08-10T21:35:00Z"/>
                <w:szCs w:val="24"/>
              </w:rPr>
            </w:pPr>
            <w:ins w:id="2420" w:author="fauzan" w:date="2022-08-10T21:35:00Z">
              <w:r>
                <w:rPr>
                  <w:szCs w:val="24"/>
                </w:rPr>
                <w:t xml:space="preserve">Sistem akan menampilkan toko, </w:t>
              </w:r>
              <w:r>
                <w:rPr>
                  <w:i/>
                  <w:szCs w:val="24"/>
                </w:rPr>
                <w:t>sales</w:t>
              </w:r>
              <w:r>
                <w:rPr>
                  <w:szCs w:val="24"/>
                </w:rPr>
                <w:t xml:space="preserve"> dan roti</w:t>
              </w:r>
            </w:ins>
          </w:p>
        </w:tc>
        <w:tc>
          <w:tcPr>
            <w:tcW w:w="0" w:type="auto"/>
          </w:tcPr>
          <w:p w:rsidR="00222167" w:rsidRDefault="00222167">
            <w:pPr>
              <w:pStyle w:val="ListParagraph"/>
              <w:spacing w:line="240" w:lineRule="auto"/>
              <w:ind w:left="0"/>
              <w:jc w:val="center"/>
              <w:rPr>
                <w:ins w:id="2421" w:author="fauzan" w:date="2022-08-10T21:35:00Z"/>
              </w:rPr>
            </w:pPr>
          </w:p>
        </w:tc>
      </w:tr>
      <w:tr w:rsidR="00222167">
        <w:trPr>
          <w:trHeight w:val="874"/>
          <w:ins w:id="2422" w:author="fauzan" w:date="2022-08-10T21:35:00Z"/>
        </w:trPr>
        <w:tc>
          <w:tcPr>
            <w:tcW w:w="0" w:type="auto"/>
          </w:tcPr>
          <w:p w:rsidR="00222167" w:rsidRDefault="008B3912">
            <w:pPr>
              <w:pStyle w:val="ListParagraph"/>
              <w:spacing w:line="240" w:lineRule="auto"/>
              <w:ind w:left="0"/>
              <w:jc w:val="center"/>
              <w:rPr>
                <w:ins w:id="2423" w:author="fauzan" w:date="2022-08-10T21:35:00Z"/>
                <w:szCs w:val="24"/>
              </w:rPr>
            </w:pPr>
            <w:ins w:id="2424" w:author="fauzan" w:date="2022-08-10T21:35:00Z">
              <w:r>
                <w:rPr>
                  <w:szCs w:val="24"/>
                </w:rPr>
                <w:t>3</w:t>
              </w:r>
            </w:ins>
          </w:p>
        </w:tc>
        <w:tc>
          <w:tcPr>
            <w:tcW w:w="0" w:type="auto"/>
          </w:tcPr>
          <w:p w:rsidR="00222167" w:rsidRDefault="008B3912">
            <w:pPr>
              <w:pStyle w:val="ListParagraph"/>
              <w:spacing w:line="240" w:lineRule="auto"/>
              <w:ind w:left="0"/>
              <w:jc w:val="left"/>
              <w:rPr>
                <w:ins w:id="2425" w:author="fauzan" w:date="2022-08-10T21:35:00Z"/>
                <w:szCs w:val="24"/>
              </w:rPr>
            </w:pPr>
            <w:ins w:id="2426" w:author="fauzan" w:date="2022-08-10T21:35:00Z">
              <w:r>
                <w:rPr>
                  <w:szCs w:val="24"/>
                </w:rPr>
                <w:t>menekan toko pada sidebar setelah menekan kelola data</w:t>
              </w:r>
            </w:ins>
          </w:p>
        </w:tc>
        <w:tc>
          <w:tcPr>
            <w:tcW w:w="0" w:type="auto"/>
          </w:tcPr>
          <w:p w:rsidR="00222167" w:rsidRDefault="008B3912">
            <w:pPr>
              <w:pStyle w:val="ListParagraph"/>
              <w:spacing w:line="240" w:lineRule="auto"/>
              <w:ind w:left="0"/>
              <w:jc w:val="left"/>
              <w:rPr>
                <w:ins w:id="2427" w:author="fauzan" w:date="2022-08-10T21:35:00Z"/>
                <w:szCs w:val="24"/>
              </w:rPr>
            </w:pPr>
            <w:ins w:id="2428" w:author="fauzan" w:date="2022-08-10T21:35:00Z">
              <w:r>
                <w:rPr>
                  <w:szCs w:val="24"/>
                </w:rPr>
                <w:t>toko</w:t>
              </w:r>
            </w:ins>
          </w:p>
        </w:tc>
        <w:tc>
          <w:tcPr>
            <w:tcW w:w="0" w:type="auto"/>
          </w:tcPr>
          <w:p w:rsidR="00222167" w:rsidRDefault="008B3912">
            <w:pPr>
              <w:pStyle w:val="ListParagraph"/>
              <w:spacing w:line="240" w:lineRule="auto"/>
              <w:ind w:left="0"/>
              <w:jc w:val="left"/>
              <w:rPr>
                <w:ins w:id="2429" w:author="fauzan" w:date="2022-08-10T21:35:00Z"/>
                <w:szCs w:val="24"/>
              </w:rPr>
            </w:pPr>
            <w:ins w:id="2430" w:author="fauzan" w:date="2022-08-10T21:35:00Z">
              <w:r>
                <w:rPr>
                  <w:szCs w:val="24"/>
                </w:rPr>
                <w:t>Sistem akan menampilkan halaman data toko</w:t>
              </w:r>
            </w:ins>
          </w:p>
        </w:tc>
        <w:tc>
          <w:tcPr>
            <w:tcW w:w="0" w:type="auto"/>
          </w:tcPr>
          <w:p w:rsidR="00222167" w:rsidRDefault="00222167">
            <w:pPr>
              <w:pStyle w:val="ListParagraph"/>
              <w:spacing w:line="240" w:lineRule="auto"/>
              <w:ind w:left="0"/>
              <w:jc w:val="center"/>
              <w:rPr>
                <w:ins w:id="2431" w:author="fauzan" w:date="2022-08-10T21:35:00Z"/>
              </w:rPr>
            </w:pPr>
          </w:p>
        </w:tc>
      </w:tr>
      <w:tr w:rsidR="00222167">
        <w:trPr>
          <w:trHeight w:val="823"/>
          <w:ins w:id="2432" w:author="fauzan" w:date="2022-08-10T21:35:00Z"/>
        </w:trPr>
        <w:tc>
          <w:tcPr>
            <w:tcW w:w="0" w:type="auto"/>
          </w:tcPr>
          <w:p w:rsidR="00222167" w:rsidRDefault="008B3912">
            <w:pPr>
              <w:pStyle w:val="ListParagraph"/>
              <w:spacing w:line="240" w:lineRule="auto"/>
              <w:ind w:left="0"/>
              <w:jc w:val="center"/>
              <w:rPr>
                <w:ins w:id="2433" w:author="fauzan" w:date="2022-08-10T21:35:00Z"/>
                <w:szCs w:val="24"/>
              </w:rPr>
            </w:pPr>
            <w:ins w:id="2434" w:author="fauzan" w:date="2022-08-10T21:35:00Z">
              <w:r>
                <w:rPr>
                  <w:szCs w:val="24"/>
                </w:rPr>
                <w:t>4</w:t>
              </w:r>
            </w:ins>
          </w:p>
        </w:tc>
        <w:tc>
          <w:tcPr>
            <w:tcW w:w="0" w:type="auto"/>
          </w:tcPr>
          <w:p w:rsidR="00222167" w:rsidRDefault="008B3912">
            <w:pPr>
              <w:pStyle w:val="ListParagraph"/>
              <w:spacing w:line="240" w:lineRule="auto"/>
              <w:ind w:left="0"/>
              <w:jc w:val="left"/>
              <w:rPr>
                <w:ins w:id="2435" w:author="fauzan" w:date="2022-08-10T21:35:00Z"/>
                <w:szCs w:val="24"/>
              </w:rPr>
            </w:pPr>
            <w:ins w:id="2436" w:author="fauzan" w:date="2022-08-10T21:35:00Z">
              <w:r>
                <w:rPr>
                  <w:szCs w:val="24"/>
                </w:rPr>
                <w:t xml:space="preserve">menekan </w:t>
              </w:r>
              <w:r>
                <w:rPr>
                  <w:i/>
                  <w:szCs w:val="24"/>
                </w:rPr>
                <w:t>sales</w:t>
              </w:r>
              <w:r>
                <w:rPr>
                  <w:szCs w:val="24"/>
                </w:rPr>
                <w:t xml:space="preserve"> pada sidebar setelah menekan kelola data</w:t>
              </w:r>
            </w:ins>
          </w:p>
        </w:tc>
        <w:tc>
          <w:tcPr>
            <w:tcW w:w="0" w:type="auto"/>
          </w:tcPr>
          <w:p w:rsidR="00222167" w:rsidRDefault="008B3912">
            <w:pPr>
              <w:pStyle w:val="ListParagraph"/>
              <w:spacing w:line="240" w:lineRule="auto"/>
              <w:ind w:left="0"/>
              <w:jc w:val="left"/>
              <w:rPr>
                <w:ins w:id="2437" w:author="fauzan" w:date="2022-08-10T21:35:00Z"/>
                <w:szCs w:val="24"/>
              </w:rPr>
            </w:pPr>
            <w:ins w:id="2438" w:author="fauzan" w:date="2022-08-10T21:35:00Z">
              <w:r>
                <w:rPr>
                  <w:i/>
                  <w:szCs w:val="24"/>
                </w:rPr>
                <w:t>sales</w:t>
              </w:r>
            </w:ins>
          </w:p>
        </w:tc>
        <w:tc>
          <w:tcPr>
            <w:tcW w:w="0" w:type="auto"/>
          </w:tcPr>
          <w:p w:rsidR="00222167" w:rsidRDefault="008B3912">
            <w:pPr>
              <w:pStyle w:val="ListParagraph"/>
              <w:spacing w:line="240" w:lineRule="auto"/>
              <w:ind w:left="0"/>
              <w:jc w:val="left"/>
              <w:rPr>
                <w:ins w:id="2439" w:author="fauzan" w:date="2022-08-10T21:35:00Z"/>
                <w:szCs w:val="24"/>
              </w:rPr>
            </w:pPr>
            <w:ins w:id="2440" w:author="fauzan" w:date="2022-08-10T21:35:00Z">
              <w:r>
                <w:rPr>
                  <w:szCs w:val="24"/>
                </w:rPr>
                <w:t xml:space="preserve">Sistem akan menampilkan halaman data </w:t>
              </w:r>
              <w:r>
                <w:rPr>
                  <w:i/>
                  <w:szCs w:val="24"/>
                </w:rPr>
                <w:t>sales</w:t>
              </w:r>
            </w:ins>
          </w:p>
        </w:tc>
        <w:tc>
          <w:tcPr>
            <w:tcW w:w="0" w:type="auto"/>
          </w:tcPr>
          <w:p w:rsidR="00222167" w:rsidRDefault="00222167">
            <w:pPr>
              <w:pStyle w:val="ListParagraph"/>
              <w:spacing w:line="240" w:lineRule="auto"/>
              <w:ind w:left="0"/>
              <w:jc w:val="center"/>
              <w:rPr>
                <w:ins w:id="2441" w:author="fauzan" w:date="2022-08-10T21:35:00Z"/>
              </w:rPr>
            </w:pPr>
          </w:p>
        </w:tc>
      </w:tr>
      <w:tr w:rsidR="00222167">
        <w:trPr>
          <w:trHeight w:val="926"/>
          <w:ins w:id="2442" w:author="fauzan" w:date="2022-08-10T21:35:00Z"/>
        </w:trPr>
        <w:tc>
          <w:tcPr>
            <w:tcW w:w="0" w:type="auto"/>
          </w:tcPr>
          <w:p w:rsidR="00222167" w:rsidRDefault="008B3912">
            <w:pPr>
              <w:pStyle w:val="ListParagraph"/>
              <w:spacing w:line="240" w:lineRule="auto"/>
              <w:ind w:left="0"/>
              <w:jc w:val="center"/>
              <w:rPr>
                <w:ins w:id="2443" w:author="fauzan" w:date="2022-08-10T21:35:00Z"/>
                <w:szCs w:val="24"/>
              </w:rPr>
            </w:pPr>
            <w:ins w:id="2444" w:author="fauzan" w:date="2022-08-10T21:35:00Z">
              <w:r>
                <w:rPr>
                  <w:szCs w:val="24"/>
                </w:rPr>
                <w:t>5</w:t>
              </w:r>
            </w:ins>
          </w:p>
        </w:tc>
        <w:tc>
          <w:tcPr>
            <w:tcW w:w="0" w:type="auto"/>
          </w:tcPr>
          <w:p w:rsidR="00222167" w:rsidRDefault="008B3912">
            <w:pPr>
              <w:pStyle w:val="ListParagraph"/>
              <w:spacing w:line="240" w:lineRule="auto"/>
              <w:ind w:left="0"/>
              <w:jc w:val="left"/>
              <w:rPr>
                <w:ins w:id="2445" w:author="fauzan" w:date="2022-08-10T21:35:00Z"/>
                <w:szCs w:val="24"/>
              </w:rPr>
            </w:pPr>
            <w:ins w:id="2446" w:author="fauzan" w:date="2022-08-10T21:35:00Z">
              <w:r>
                <w:rPr>
                  <w:szCs w:val="24"/>
                </w:rPr>
                <w:t>menekan roti pada sidebar setelah menekan kelola data</w:t>
              </w:r>
            </w:ins>
          </w:p>
        </w:tc>
        <w:tc>
          <w:tcPr>
            <w:tcW w:w="0" w:type="auto"/>
          </w:tcPr>
          <w:p w:rsidR="00222167" w:rsidRDefault="008B3912">
            <w:pPr>
              <w:pStyle w:val="ListParagraph"/>
              <w:spacing w:line="240" w:lineRule="auto"/>
              <w:ind w:left="0"/>
              <w:jc w:val="left"/>
              <w:rPr>
                <w:ins w:id="2447" w:author="fauzan" w:date="2022-08-10T21:35:00Z"/>
                <w:szCs w:val="24"/>
              </w:rPr>
            </w:pPr>
            <w:ins w:id="2448" w:author="fauzan" w:date="2022-08-10T21:35:00Z">
              <w:r>
                <w:rPr>
                  <w:szCs w:val="24"/>
                </w:rPr>
                <w:t>roti</w:t>
              </w:r>
            </w:ins>
          </w:p>
        </w:tc>
        <w:tc>
          <w:tcPr>
            <w:tcW w:w="0" w:type="auto"/>
          </w:tcPr>
          <w:p w:rsidR="00222167" w:rsidRDefault="008B3912">
            <w:pPr>
              <w:pStyle w:val="ListParagraph"/>
              <w:spacing w:line="240" w:lineRule="auto"/>
              <w:ind w:left="0"/>
              <w:jc w:val="left"/>
              <w:rPr>
                <w:ins w:id="2449" w:author="fauzan" w:date="2022-08-10T21:35:00Z"/>
                <w:szCs w:val="24"/>
              </w:rPr>
            </w:pPr>
            <w:ins w:id="2450" w:author="fauzan" w:date="2022-08-10T21:35:00Z">
              <w:r>
                <w:rPr>
                  <w:szCs w:val="24"/>
                </w:rPr>
                <w:t>Sistem akan menampilkan halaman data roti</w:t>
              </w:r>
            </w:ins>
          </w:p>
        </w:tc>
        <w:tc>
          <w:tcPr>
            <w:tcW w:w="0" w:type="auto"/>
          </w:tcPr>
          <w:p w:rsidR="00222167" w:rsidRDefault="00222167">
            <w:pPr>
              <w:pStyle w:val="ListParagraph"/>
              <w:spacing w:line="240" w:lineRule="auto"/>
              <w:ind w:left="0"/>
              <w:jc w:val="center"/>
              <w:rPr>
                <w:ins w:id="2451" w:author="fauzan" w:date="2022-08-10T21:35:00Z"/>
              </w:rPr>
            </w:pPr>
          </w:p>
        </w:tc>
      </w:tr>
      <w:tr w:rsidR="00222167">
        <w:trPr>
          <w:trHeight w:val="1016"/>
          <w:ins w:id="2452" w:author="fauzan" w:date="2022-08-10T21:35:00Z"/>
        </w:trPr>
        <w:tc>
          <w:tcPr>
            <w:tcW w:w="0" w:type="auto"/>
          </w:tcPr>
          <w:p w:rsidR="00222167" w:rsidRDefault="008B3912">
            <w:pPr>
              <w:pStyle w:val="ListParagraph"/>
              <w:spacing w:line="240" w:lineRule="auto"/>
              <w:ind w:left="0"/>
              <w:jc w:val="center"/>
              <w:rPr>
                <w:ins w:id="2453" w:author="fauzan" w:date="2022-08-10T21:35:00Z"/>
                <w:szCs w:val="24"/>
              </w:rPr>
            </w:pPr>
            <w:ins w:id="2454" w:author="fauzan" w:date="2022-08-10T21:35:00Z">
              <w:r>
                <w:rPr>
                  <w:szCs w:val="24"/>
                </w:rPr>
                <w:t>6</w:t>
              </w:r>
            </w:ins>
          </w:p>
        </w:tc>
        <w:tc>
          <w:tcPr>
            <w:tcW w:w="0" w:type="auto"/>
          </w:tcPr>
          <w:p w:rsidR="00222167" w:rsidRDefault="008B3912">
            <w:pPr>
              <w:pStyle w:val="ListParagraph"/>
              <w:spacing w:line="240" w:lineRule="auto"/>
              <w:ind w:left="0"/>
              <w:jc w:val="left"/>
              <w:rPr>
                <w:ins w:id="2455" w:author="fauzan" w:date="2022-08-10T21:35:00Z"/>
                <w:szCs w:val="24"/>
              </w:rPr>
            </w:pPr>
            <w:ins w:id="2456" w:author="fauzan" w:date="2022-08-10T21:35:00Z">
              <w:r>
                <w:rPr>
                  <w:szCs w:val="24"/>
                </w:rPr>
                <w:t xml:space="preserve">menekan distribusi pada sidebar </w:t>
              </w:r>
            </w:ins>
          </w:p>
        </w:tc>
        <w:tc>
          <w:tcPr>
            <w:tcW w:w="0" w:type="auto"/>
          </w:tcPr>
          <w:p w:rsidR="00222167" w:rsidRDefault="008B3912">
            <w:pPr>
              <w:pStyle w:val="ListParagraph"/>
              <w:spacing w:line="240" w:lineRule="auto"/>
              <w:ind w:left="0"/>
              <w:jc w:val="left"/>
              <w:rPr>
                <w:ins w:id="2457" w:author="fauzan" w:date="2022-08-10T21:35:00Z"/>
                <w:szCs w:val="24"/>
              </w:rPr>
            </w:pPr>
            <w:ins w:id="2458" w:author="fauzan" w:date="2022-08-10T21:35:00Z">
              <w:r>
                <w:rPr>
                  <w:szCs w:val="24"/>
                </w:rPr>
                <w:t>Distribusi</w:t>
              </w:r>
            </w:ins>
          </w:p>
        </w:tc>
        <w:tc>
          <w:tcPr>
            <w:tcW w:w="0" w:type="auto"/>
          </w:tcPr>
          <w:p w:rsidR="00222167" w:rsidRDefault="008B3912">
            <w:pPr>
              <w:pStyle w:val="ListParagraph"/>
              <w:spacing w:line="240" w:lineRule="auto"/>
              <w:ind w:left="0"/>
              <w:jc w:val="left"/>
              <w:rPr>
                <w:ins w:id="2459" w:author="fauzan" w:date="2022-08-10T21:35:00Z"/>
                <w:szCs w:val="24"/>
              </w:rPr>
            </w:pPr>
            <w:ins w:id="2460" w:author="fauzan" w:date="2022-08-10T21:35:00Z">
              <w:r>
                <w:rPr>
                  <w:szCs w:val="24"/>
                </w:rPr>
                <w:t>Sistem akan menampilkan halaman distribusi</w:t>
              </w:r>
            </w:ins>
          </w:p>
        </w:tc>
        <w:tc>
          <w:tcPr>
            <w:tcW w:w="0" w:type="auto"/>
          </w:tcPr>
          <w:p w:rsidR="00222167" w:rsidRDefault="00222167">
            <w:pPr>
              <w:pStyle w:val="ListParagraph"/>
              <w:spacing w:line="240" w:lineRule="auto"/>
              <w:ind w:left="0"/>
              <w:jc w:val="center"/>
              <w:rPr>
                <w:ins w:id="2461" w:author="fauzan" w:date="2022-08-10T21:35:00Z"/>
              </w:rPr>
            </w:pPr>
          </w:p>
        </w:tc>
      </w:tr>
      <w:tr w:rsidR="00222167">
        <w:trPr>
          <w:trHeight w:val="941"/>
          <w:ins w:id="2462" w:author="fauzan" w:date="2022-08-10T21:35:00Z"/>
        </w:trPr>
        <w:tc>
          <w:tcPr>
            <w:tcW w:w="0" w:type="auto"/>
          </w:tcPr>
          <w:p w:rsidR="00222167" w:rsidRDefault="008B3912">
            <w:pPr>
              <w:pStyle w:val="ListParagraph"/>
              <w:spacing w:line="240" w:lineRule="auto"/>
              <w:ind w:left="0"/>
              <w:jc w:val="center"/>
              <w:rPr>
                <w:ins w:id="2463" w:author="fauzan" w:date="2022-08-10T21:35:00Z"/>
                <w:szCs w:val="24"/>
              </w:rPr>
            </w:pPr>
            <w:ins w:id="2464" w:author="fauzan" w:date="2022-08-10T21:35:00Z">
              <w:r>
                <w:rPr>
                  <w:szCs w:val="24"/>
                </w:rPr>
                <w:t>7</w:t>
              </w:r>
            </w:ins>
          </w:p>
        </w:tc>
        <w:tc>
          <w:tcPr>
            <w:tcW w:w="0" w:type="auto"/>
          </w:tcPr>
          <w:p w:rsidR="00222167" w:rsidRDefault="008B3912">
            <w:pPr>
              <w:pStyle w:val="ListParagraph"/>
              <w:spacing w:line="240" w:lineRule="auto"/>
              <w:ind w:left="0"/>
              <w:jc w:val="left"/>
              <w:rPr>
                <w:ins w:id="2465" w:author="fauzan" w:date="2022-08-10T21:35:00Z"/>
                <w:szCs w:val="24"/>
              </w:rPr>
            </w:pPr>
            <w:ins w:id="2466" w:author="fauzan" w:date="2022-08-10T21:35:00Z">
              <w:r>
                <w:rPr>
                  <w:szCs w:val="24"/>
                </w:rPr>
                <w:t>Menekan jadwal kunjungan pada sidebar</w:t>
              </w:r>
            </w:ins>
          </w:p>
        </w:tc>
        <w:tc>
          <w:tcPr>
            <w:tcW w:w="0" w:type="auto"/>
          </w:tcPr>
          <w:p w:rsidR="00222167" w:rsidRDefault="008B3912">
            <w:pPr>
              <w:pStyle w:val="ListParagraph"/>
              <w:spacing w:line="240" w:lineRule="auto"/>
              <w:ind w:left="0"/>
              <w:jc w:val="left"/>
              <w:rPr>
                <w:ins w:id="2467" w:author="fauzan" w:date="2022-08-10T21:35:00Z"/>
                <w:szCs w:val="24"/>
              </w:rPr>
            </w:pPr>
            <w:ins w:id="2468" w:author="fauzan" w:date="2022-08-10T21:35:00Z">
              <w:r>
                <w:rPr>
                  <w:szCs w:val="24"/>
                </w:rPr>
                <w:t>jadwal kunjungan</w:t>
              </w:r>
            </w:ins>
          </w:p>
        </w:tc>
        <w:tc>
          <w:tcPr>
            <w:tcW w:w="0" w:type="auto"/>
          </w:tcPr>
          <w:p w:rsidR="00222167" w:rsidRDefault="008B3912">
            <w:pPr>
              <w:pStyle w:val="ListParagraph"/>
              <w:spacing w:line="240" w:lineRule="auto"/>
              <w:ind w:left="0"/>
              <w:jc w:val="left"/>
              <w:rPr>
                <w:ins w:id="2469" w:author="fauzan" w:date="2022-08-10T21:35:00Z"/>
                <w:szCs w:val="24"/>
              </w:rPr>
            </w:pPr>
            <w:ins w:id="2470" w:author="fauzan" w:date="2022-08-10T21:35:00Z">
              <w:r>
                <w:rPr>
                  <w:szCs w:val="24"/>
                </w:rPr>
                <w:t>Sistem akan menampilkan halaman jadwal kunjungan</w:t>
              </w:r>
            </w:ins>
          </w:p>
        </w:tc>
        <w:tc>
          <w:tcPr>
            <w:tcW w:w="0" w:type="auto"/>
          </w:tcPr>
          <w:p w:rsidR="00222167" w:rsidRDefault="00222167">
            <w:pPr>
              <w:pStyle w:val="ListParagraph"/>
              <w:spacing w:line="240" w:lineRule="auto"/>
              <w:ind w:left="0"/>
              <w:jc w:val="center"/>
              <w:rPr>
                <w:ins w:id="2471" w:author="fauzan" w:date="2022-08-10T21:35:00Z"/>
              </w:rPr>
            </w:pPr>
          </w:p>
        </w:tc>
      </w:tr>
      <w:tr w:rsidR="00222167">
        <w:trPr>
          <w:trHeight w:val="1047"/>
          <w:ins w:id="2472" w:author="fauzan" w:date="2022-08-10T21:35:00Z"/>
        </w:trPr>
        <w:tc>
          <w:tcPr>
            <w:tcW w:w="0" w:type="auto"/>
          </w:tcPr>
          <w:p w:rsidR="00222167" w:rsidRDefault="008B3912">
            <w:pPr>
              <w:pStyle w:val="ListParagraph"/>
              <w:spacing w:line="240" w:lineRule="auto"/>
              <w:ind w:left="0"/>
              <w:jc w:val="center"/>
              <w:rPr>
                <w:ins w:id="2473" w:author="fauzan" w:date="2022-08-10T21:35:00Z"/>
                <w:szCs w:val="24"/>
              </w:rPr>
            </w:pPr>
            <w:ins w:id="2474" w:author="fauzan" w:date="2022-08-10T21:35:00Z">
              <w:r>
                <w:rPr>
                  <w:szCs w:val="24"/>
                </w:rPr>
                <w:t>8</w:t>
              </w:r>
            </w:ins>
          </w:p>
        </w:tc>
        <w:tc>
          <w:tcPr>
            <w:tcW w:w="0" w:type="auto"/>
          </w:tcPr>
          <w:p w:rsidR="00222167" w:rsidRDefault="008B3912">
            <w:pPr>
              <w:pStyle w:val="ListParagraph"/>
              <w:spacing w:line="240" w:lineRule="auto"/>
              <w:ind w:left="0"/>
              <w:jc w:val="left"/>
              <w:rPr>
                <w:ins w:id="2475" w:author="fauzan" w:date="2022-08-10T21:35:00Z"/>
                <w:szCs w:val="24"/>
              </w:rPr>
            </w:pPr>
            <w:ins w:id="2476" w:author="fauzan" w:date="2022-08-10T21:35:00Z">
              <w:r>
                <w:rPr>
                  <w:szCs w:val="24"/>
                </w:rPr>
                <w:t xml:space="preserve">menekan nama </w:t>
              </w:r>
              <w:r>
                <w:rPr>
                  <w:i/>
                  <w:szCs w:val="24"/>
                </w:rPr>
                <w:t>user</w:t>
              </w:r>
              <w:r>
                <w:rPr>
                  <w:szCs w:val="24"/>
                </w:rPr>
                <w:t xml:space="preserve"> pada navbar </w:t>
              </w:r>
            </w:ins>
          </w:p>
        </w:tc>
        <w:tc>
          <w:tcPr>
            <w:tcW w:w="0" w:type="auto"/>
          </w:tcPr>
          <w:p w:rsidR="00222167" w:rsidRDefault="008B3912">
            <w:pPr>
              <w:pStyle w:val="ListParagraph"/>
              <w:spacing w:line="240" w:lineRule="auto"/>
              <w:ind w:left="0"/>
              <w:jc w:val="left"/>
              <w:rPr>
                <w:ins w:id="2477" w:author="fauzan" w:date="2022-08-10T21:35:00Z"/>
                <w:szCs w:val="24"/>
              </w:rPr>
            </w:pPr>
            <w:ins w:id="2478" w:author="fauzan" w:date="2022-08-10T21:35:00Z">
              <w:r>
                <w:rPr>
                  <w:szCs w:val="24"/>
                </w:rPr>
                <w:t xml:space="preserve">Nama </w:t>
              </w:r>
              <w:r>
                <w:rPr>
                  <w:i/>
                  <w:szCs w:val="24"/>
                </w:rPr>
                <w:t>user</w:t>
              </w:r>
            </w:ins>
          </w:p>
        </w:tc>
        <w:tc>
          <w:tcPr>
            <w:tcW w:w="0" w:type="auto"/>
          </w:tcPr>
          <w:p w:rsidR="00222167" w:rsidRDefault="008B3912">
            <w:pPr>
              <w:pStyle w:val="ListParagraph"/>
              <w:spacing w:line="240" w:lineRule="auto"/>
              <w:ind w:left="0"/>
              <w:jc w:val="left"/>
              <w:rPr>
                <w:ins w:id="2479" w:author="fauzan" w:date="2022-08-10T21:35:00Z"/>
                <w:szCs w:val="24"/>
              </w:rPr>
            </w:pPr>
            <w:ins w:id="2480" w:author="fauzan" w:date="2022-08-10T21:35:00Z">
              <w:r>
                <w:rPr>
                  <w:szCs w:val="24"/>
                </w:rPr>
                <w:t xml:space="preserve">Sistem akan menampilkan select untuk memilih change </w:t>
              </w:r>
              <w:r>
                <w:rPr>
                  <w:i/>
                  <w:szCs w:val="24"/>
                </w:rPr>
                <w:t>password</w:t>
              </w:r>
              <w:r>
                <w:rPr>
                  <w:szCs w:val="24"/>
                </w:rPr>
                <w:t xml:space="preserve"> dan logout</w:t>
              </w:r>
            </w:ins>
          </w:p>
        </w:tc>
        <w:tc>
          <w:tcPr>
            <w:tcW w:w="0" w:type="auto"/>
          </w:tcPr>
          <w:p w:rsidR="00222167" w:rsidRDefault="00222167">
            <w:pPr>
              <w:pStyle w:val="ListParagraph"/>
              <w:spacing w:line="240" w:lineRule="auto"/>
              <w:ind w:left="0"/>
              <w:jc w:val="center"/>
              <w:rPr>
                <w:ins w:id="2481" w:author="fauzan" w:date="2022-08-10T21:35:00Z"/>
              </w:rPr>
            </w:pPr>
          </w:p>
        </w:tc>
      </w:tr>
      <w:tr w:rsidR="00222167">
        <w:trPr>
          <w:trHeight w:val="1151"/>
          <w:ins w:id="2482" w:author="fauzan" w:date="2022-08-10T21:35:00Z"/>
        </w:trPr>
        <w:tc>
          <w:tcPr>
            <w:tcW w:w="0" w:type="auto"/>
          </w:tcPr>
          <w:p w:rsidR="00222167" w:rsidRDefault="008B3912">
            <w:pPr>
              <w:pStyle w:val="ListParagraph"/>
              <w:spacing w:line="240" w:lineRule="auto"/>
              <w:ind w:left="0"/>
              <w:jc w:val="center"/>
              <w:rPr>
                <w:ins w:id="2483" w:author="fauzan" w:date="2022-08-10T21:35:00Z"/>
                <w:szCs w:val="24"/>
              </w:rPr>
            </w:pPr>
            <w:ins w:id="2484" w:author="fauzan" w:date="2022-08-10T21:35:00Z">
              <w:r>
                <w:rPr>
                  <w:szCs w:val="24"/>
                </w:rPr>
                <w:t>9</w:t>
              </w:r>
            </w:ins>
          </w:p>
        </w:tc>
        <w:tc>
          <w:tcPr>
            <w:tcW w:w="0" w:type="auto"/>
          </w:tcPr>
          <w:p w:rsidR="00222167" w:rsidRDefault="008B3912">
            <w:pPr>
              <w:pStyle w:val="ListParagraph"/>
              <w:spacing w:line="240" w:lineRule="auto"/>
              <w:ind w:left="0"/>
              <w:jc w:val="left"/>
              <w:rPr>
                <w:ins w:id="2485" w:author="fauzan" w:date="2022-08-10T21:35:00Z"/>
                <w:szCs w:val="24"/>
              </w:rPr>
            </w:pPr>
            <w:ins w:id="2486" w:author="fauzan" w:date="2022-08-10T21:35:00Z">
              <w:r>
                <w:rPr>
                  <w:szCs w:val="24"/>
                </w:rPr>
                <w:t xml:space="preserve">menekan change </w:t>
              </w:r>
              <w:r>
                <w:rPr>
                  <w:i/>
                  <w:szCs w:val="24"/>
                </w:rPr>
                <w:t>password</w:t>
              </w:r>
              <w:r>
                <w:rPr>
                  <w:szCs w:val="24"/>
                </w:rPr>
                <w:t xml:space="preserve"> pada sidebar setelah menekan nama </w:t>
              </w:r>
              <w:r>
                <w:rPr>
                  <w:i/>
                  <w:szCs w:val="24"/>
                </w:rPr>
                <w:t>user</w:t>
              </w:r>
            </w:ins>
          </w:p>
        </w:tc>
        <w:tc>
          <w:tcPr>
            <w:tcW w:w="0" w:type="auto"/>
          </w:tcPr>
          <w:p w:rsidR="00222167" w:rsidRDefault="008B3912">
            <w:pPr>
              <w:pStyle w:val="ListParagraph"/>
              <w:spacing w:line="240" w:lineRule="auto"/>
              <w:ind w:left="0"/>
              <w:jc w:val="left"/>
              <w:rPr>
                <w:ins w:id="2487" w:author="fauzan" w:date="2022-08-10T21:35:00Z"/>
                <w:szCs w:val="24"/>
              </w:rPr>
            </w:pPr>
            <w:ins w:id="2488" w:author="fauzan" w:date="2022-08-10T21:35:00Z">
              <w:r>
                <w:rPr>
                  <w:szCs w:val="24"/>
                </w:rPr>
                <w:t xml:space="preserve">toko change </w:t>
              </w:r>
              <w:r>
                <w:rPr>
                  <w:i/>
                  <w:szCs w:val="24"/>
                </w:rPr>
                <w:t>password</w:t>
              </w:r>
            </w:ins>
          </w:p>
        </w:tc>
        <w:tc>
          <w:tcPr>
            <w:tcW w:w="0" w:type="auto"/>
          </w:tcPr>
          <w:p w:rsidR="00222167" w:rsidRDefault="008B3912">
            <w:pPr>
              <w:pStyle w:val="ListParagraph"/>
              <w:spacing w:line="240" w:lineRule="auto"/>
              <w:ind w:left="0"/>
              <w:jc w:val="left"/>
              <w:rPr>
                <w:ins w:id="2489" w:author="fauzan" w:date="2022-08-10T21:35:00Z"/>
                <w:szCs w:val="24"/>
              </w:rPr>
            </w:pPr>
            <w:ins w:id="2490" w:author="fauzan" w:date="2022-08-10T21:35:00Z">
              <w:r>
                <w:rPr>
                  <w:szCs w:val="24"/>
                </w:rPr>
                <w:t xml:space="preserve">Sistem akan menampilkan halaman change </w:t>
              </w:r>
              <w:r>
                <w:rPr>
                  <w:i/>
                  <w:szCs w:val="24"/>
                </w:rPr>
                <w:t>password</w:t>
              </w:r>
            </w:ins>
          </w:p>
        </w:tc>
        <w:tc>
          <w:tcPr>
            <w:tcW w:w="0" w:type="auto"/>
          </w:tcPr>
          <w:p w:rsidR="00222167" w:rsidRDefault="00222167">
            <w:pPr>
              <w:pStyle w:val="ListParagraph"/>
              <w:spacing w:line="240" w:lineRule="auto"/>
              <w:ind w:left="0"/>
              <w:jc w:val="center"/>
              <w:rPr>
                <w:ins w:id="2491" w:author="fauzan" w:date="2022-08-10T21:35:00Z"/>
              </w:rPr>
            </w:pPr>
          </w:p>
        </w:tc>
      </w:tr>
      <w:tr w:rsidR="00222167">
        <w:trPr>
          <w:trHeight w:val="815"/>
          <w:ins w:id="2492" w:author="fauzan" w:date="2022-08-10T21:35:00Z"/>
        </w:trPr>
        <w:tc>
          <w:tcPr>
            <w:tcW w:w="0" w:type="auto"/>
          </w:tcPr>
          <w:p w:rsidR="00222167" w:rsidRDefault="008B3912">
            <w:pPr>
              <w:pStyle w:val="ListParagraph"/>
              <w:spacing w:line="240" w:lineRule="auto"/>
              <w:ind w:left="0"/>
              <w:jc w:val="center"/>
              <w:rPr>
                <w:ins w:id="2493" w:author="fauzan" w:date="2022-08-10T21:35:00Z"/>
                <w:szCs w:val="24"/>
              </w:rPr>
            </w:pPr>
            <w:ins w:id="2494" w:author="fauzan" w:date="2022-08-10T21:35:00Z">
              <w:r>
                <w:rPr>
                  <w:szCs w:val="24"/>
                </w:rPr>
                <w:t>10</w:t>
              </w:r>
            </w:ins>
          </w:p>
        </w:tc>
        <w:tc>
          <w:tcPr>
            <w:tcW w:w="0" w:type="auto"/>
          </w:tcPr>
          <w:p w:rsidR="00222167" w:rsidRDefault="008B3912">
            <w:pPr>
              <w:pStyle w:val="ListParagraph"/>
              <w:spacing w:line="240" w:lineRule="auto"/>
              <w:ind w:left="0"/>
              <w:jc w:val="left"/>
              <w:rPr>
                <w:ins w:id="2495" w:author="fauzan" w:date="2022-08-10T21:35:00Z"/>
                <w:szCs w:val="24"/>
              </w:rPr>
            </w:pPr>
            <w:ins w:id="2496" w:author="fauzan" w:date="2022-08-10T21:35:00Z">
              <w:r>
                <w:rPr>
                  <w:szCs w:val="24"/>
                </w:rPr>
                <w:t xml:space="preserve">menekan logout pada sidebar setelah menekan nama </w:t>
              </w:r>
              <w:r>
                <w:rPr>
                  <w:i/>
                  <w:szCs w:val="24"/>
                </w:rPr>
                <w:t>user</w:t>
              </w:r>
            </w:ins>
          </w:p>
        </w:tc>
        <w:tc>
          <w:tcPr>
            <w:tcW w:w="0" w:type="auto"/>
          </w:tcPr>
          <w:p w:rsidR="00222167" w:rsidRDefault="008B3912">
            <w:pPr>
              <w:pStyle w:val="ListParagraph"/>
              <w:spacing w:line="240" w:lineRule="auto"/>
              <w:ind w:left="0"/>
              <w:jc w:val="left"/>
              <w:rPr>
                <w:ins w:id="2497" w:author="fauzan" w:date="2022-08-10T21:35:00Z"/>
                <w:szCs w:val="24"/>
              </w:rPr>
            </w:pPr>
            <w:ins w:id="2498" w:author="fauzan" w:date="2022-08-10T21:35:00Z">
              <w:r>
                <w:rPr>
                  <w:szCs w:val="24"/>
                </w:rPr>
                <w:t>logout</w:t>
              </w:r>
            </w:ins>
          </w:p>
        </w:tc>
        <w:tc>
          <w:tcPr>
            <w:tcW w:w="0" w:type="auto"/>
          </w:tcPr>
          <w:p w:rsidR="00222167" w:rsidRDefault="008B3912">
            <w:pPr>
              <w:pStyle w:val="ListParagraph"/>
              <w:spacing w:line="240" w:lineRule="auto"/>
              <w:ind w:left="0"/>
              <w:jc w:val="left"/>
              <w:rPr>
                <w:ins w:id="2499" w:author="fauzan" w:date="2022-08-10T21:35:00Z"/>
                <w:szCs w:val="24"/>
              </w:rPr>
            </w:pPr>
            <w:ins w:id="2500" w:author="fauzan" w:date="2022-08-10T21:35:00Z">
              <w:r>
                <w:rPr>
                  <w:szCs w:val="24"/>
                </w:rPr>
                <w:t xml:space="preserve">Sistem akan menampilkan halaman </w:t>
              </w:r>
              <w:r>
                <w:rPr>
                  <w:i/>
                  <w:szCs w:val="24"/>
                </w:rPr>
                <w:t>login</w:t>
              </w:r>
            </w:ins>
          </w:p>
        </w:tc>
        <w:tc>
          <w:tcPr>
            <w:tcW w:w="0" w:type="auto"/>
          </w:tcPr>
          <w:p w:rsidR="00222167" w:rsidRDefault="00222167">
            <w:pPr>
              <w:pStyle w:val="ListParagraph"/>
              <w:spacing w:line="240" w:lineRule="auto"/>
              <w:ind w:left="0"/>
              <w:jc w:val="center"/>
              <w:rPr>
                <w:ins w:id="2501" w:author="fauzan" w:date="2022-08-10T21:35:00Z"/>
              </w:rPr>
            </w:pPr>
          </w:p>
        </w:tc>
      </w:tr>
      <w:tr w:rsidR="00222167">
        <w:trPr>
          <w:trHeight w:val="1110"/>
          <w:ins w:id="2502" w:author="fauzan" w:date="2022-08-10T21:35:00Z"/>
        </w:trPr>
        <w:tc>
          <w:tcPr>
            <w:tcW w:w="0" w:type="auto"/>
          </w:tcPr>
          <w:p w:rsidR="00222167" w:rsidRDefault="008B3912">
            <w:pPr>
              <w:pStyle w:val="ListParagraph"/>
              <w:spacing w:line="240" w:lineRule="auto"/>
              <w:ind w:left="0"/>
              <w:jc w:val="center"/>
              <w:rPr>
                <w:ins w:id="2503" w:author="fauzan" w:date="2022-08-10T21:35:00Z"/>
                <w:szCs w:val="24"/>
              </w:rPr>
            </w:pPr>
            <w:ins w:id="2504" w:author="fauzan" w:date="2022-08-10T21:35:00Z">
              <w:r>
                <w:rPr>
                  <w:szCs w:val="24"/>
                </w:rPr>
                <w:t>11</w:t>
              </w:r>
            </w:ins>
          </w:p>
        </w:tc>
        <w:tc>
          <w:tcPr>
            <w:tcW w:w="0" w:type="auto"/>
          </w:tcPr>
          <w:p w:rsidR="00222167" w:rsidRDefault="008B3912">
            <w:pPr>
              <w:pStyle w:val="ListParagraph"/>
              <w:spacing w:line="240" w:lineRule="auto"/>
              <w:ind w:left="0"/>
              <w:jc w:val="left"/>
              <w:rPr>
                <w:ins w:id="2505" w:author="fauzan" w:date="2022-08-10T21:35:00Z"/>
                <w:szCs w:val="24"/>
              </w:rPr>
            </w:pPr>
            <w:ins w:id="2506" w:author="fauzan" w:date="2022-08-10T21:35:00Z">
              <w:r>
                <w:rPr>
                  <w:szCs w:val="24"/>
                </w:rPr>
                <w:t>Memilih toko pada select toko</w:t>
              </w:r>
            </w:ins>
          </w:p>
        </w:tc>
        <w:tc>
          <w:tcPr>
            <w:tcW w:w="0" w:type="auto"/>
          </w:tcPr>
          <w:p w:rsidR="00222167" w:rsidRDefault="008B3912">
            <w:pPr>
              <w:pStyle w:val="ListParagraph"/>
              <w:spacing w:line="240" w:lineRule="auto"/>
              <w:ind w:left="0"/>
              <w:jc w:val="left"/>
              <w:rPr>
                <w:ins w:id="2507" w:author="fauzan" w:date="2022-08-10T21:35:00Z"/>
                <w:szCs w:val="24"/>
              </w:rPr>
            </w:pPr>
            <w:ins w:id="2508" w:author="fauzan" w:date="2022-08-10T21:35:00Z">
              <w:r>
                <w:rPr>
                  <w:szCs w:val="24"/>
                </w:rPr>
                <w:t>Select toko</w:t>
              </w:r>
            </w:ins>
          </w:p>
        </w:tc>
        <w:tc>
          <w:tcPr>
            <w:tcW w:w="0" w:type="auto"/>
          </w:tcPr>
          <w:p w:rsidR="00222167" w:rsidRDefault="008B3912">
            <w:pPr>
              <w:pStyle w:val="ListParagraph"/>
              <w:spacing w:line="240" w:lineRule="auto"/>
              <w:ind w:left="0"/>
              <w:jc w:val="left"/>
              <w:rPr>
                <w:ins w:id="2509" w:author="fauzan" w:date="2022-08-10T21:35:00Z"/>
                <w:szCs w:val="24"/>
              </w:rPr>
            </w:pPr>
            <w:ins w:id="2510" w:author="fauzan" w:date="2022-08-10T21:35:00Z">
              <w:r>
                <w:rPr>
                  <w:szCs w:val="24"/>
                </w:rPr>
                <w:t>Sistem akan menampilkan halaman distribusi sesuai dengan toko yang dipilih</w:t>
              </w:r>
            </w:ins>
          </w:p>
        </w:tc>
        <w:tc>
          <w:tcPr>
            <w:tcW w:w="0" w:type="auto"/>
          </w:tcPr>
          <w:p w:rsidR="00222167" w:rsidRDefault="00222167">
            <w:pPr>
              <w:pStyle w:val="ListParagraph"/>
              <w:spacing w:line="240" w:lineRule="auto"/>
              <w:ind w:left="0"/>
              <w:jc w:val="center"/>
              <w:rPr>
                <w:ins w:id="2511" w:author="fauzan" w:date="2022-08-10T21:35:00Z"/>
              </w:rPr>
            </w:pPr>
          </w:p>
        </w:tc>
      </w:tr>
      <w:tr w:rsidR="00222167">
        <w:trPr>
          <w:trHeight w:val="866"/>
          <w:ins w:id="2512" w:author="fauzan" w:date="2022-08-10T21:35:00Z"/>
        </w:trPr>
        <w:tc>
          <w:tcPr>
            <w:tcW w:w="0" w:type="auto"/>
          </w:tcPr>
          <w:p w:rsidR="00222167" w:rsidRDefault="008B3912">
            <w:pPr>
              <w:pStyle w:val="ListParagraph"/>
              <w:spacing w:line="240" w:lineRule="auto"/>
              <w:ind w:left="0"/>
              <w:jc w:val="center"/>
              <w:rPr>
                <w:ins w:id="2513" w:author="fauzan" w:date="2022-08-10T21:35:00Z"/>
                <w:szCs w:val="24"/>
              </w:rPr>
            </w:pPr>
            <w:ins w:id="2514" w:author="fauzan" w:date="2022-08-10T21:35:00Z">
              <w:r>
                <w:rPr>
                  <w:szCs w:val="24"/>
                </w:rPr>
                <w:t>11</w:t>
              </w:r>
            </w:ins>
          </w:p>
        </w:tc>
        <w:tc>
          <w:tcPr>
            <w:tcW w:w="0" w:type="auto"/>
          </w:tcPr>
          <w:p w:rsidR="00222167" w:rsidRDefault="008B3912">
            <w:pPr>
              <w:pStyle w:val="ListParagraph"/>
              <w:spacing w:line="240" w:lineRule="auto"/>
              <w:ind w:left="0"/>
              <w:jc w:val="left"/>
              <w:rPr>
                <w:ins w:id="2515" w:author="fauzan" w:date="2022-08-10T21:35:00Z"/>
                <w:szCs w:val="24"/>
              </w:rPr>
            </w:pPr>
            <w:ins w:id="2516" w:author="fauzan" w:date="2022-08-10T21:35:00Z">
              <w:r>
                <w:rPr>
                  <w:szCs w:val="24"/>
                </w:rPr>
                <w:t xml:space="preserve">Menekan </w:t>
              </w:r>
              <w:r>
                <w:rPr>
                  <w:i/>
                  <w:szCs w:val="24"/>
                </w:rPr>
                <w:t>button</w:t>
              </w:r>
              <w:r>
                <w:rPr>
                  <w:szCs w:val="24"/>
                </w:rPr>
                <w:t xml:space="preserve"> tambah</w:t>
              </w:r>
            </w:ins>
          </w:p>
        </w:tc>
        <w:tc>
          <w:tcPr>
            <w:tcW w:w="0" w:type="auto"/>
          </w:tcPr>
          <w:p w:rsidR="00222167" w:rsidRDefault="008B3912">
            <w:pPr>
              <w:pStyle w:val="ListParagraph"/>
              <w:spacing w:line="240" w:lineRule="auto"/>
              <w:ind w:left="0"/>
              <w:jc w:val="left"/>
              <w:rPr>
                <w:ins w:id="2517" w:author="fauzan" w:date="2022-08-10T21:35:00Z"/>
                <w:szCs w:val="24"/>
              </w:rPr>
            </w:pPr>
            <w:ins w:id="2518" w:author="fauzan" w:date="2022-08-10T21:35:00Z">
              <w:r>
                <w:rPr>
                  <w:szCs w:val="24"/>
                </w:rPr>
                <w:t>tambah</w:t>
              </w:r>
            </w:ins>
          </w:p>
        </w:tc>
        <w:tc>
          <w:tcPr>
            <w:tcW w:w="0" w:type="auto"/>
          </w:tcPr>
          <w:p w:rsidR="00222167" w:rsidRDefault="008B3912">
            <w:pPr>
              <w:pStyle w:val="ListParagraph"/>
              <w:spacing w:line="240" w:lineRule="auto"/>
              <w:ind w:left="0"/>
              <w:jc w:val="left"/>
              <w:rPr>
                <w:ins w:id="2519" w:author="fauzan" w:date="2022-08-10T21:35:00Z"/>
                <w:szCs w:val="24"/>
              </w:rPr>
            </w:pPr>
            <w:ins w:id="2520" w:author="fauzan" w:date="2022-08-10T21:35:00Z">
              <w:r>
                <w:rPr>
                  <w:szCs w:val="24"/>
                </w:rPr>
                <w:t xml:space="preserve">Sistem akan menampilkan halaman dropping data </w:t>
              </w:r>
              <w:r>
                <w:t>distribusi</w:t>
              </w:r>
            </w:ins>
          </w:p>
        </w:tc>
        <w:tc>
          <w:tcPr>
            <w:tcW w:w="0" w:type="auto"/>
          </w:tcPr>
          <w:p w:rsidR="00222167" w:rsidRDefault="00222167">
            <w:pPr>
              <w:pStyle w:val="ListParagraph"/>
              <w:spacing w:line="240" w:lineRule="auto"/>
              <w:ind w:left="0"/>
              <w:jc w:val="center"/>
              <w:rPr>
                <w:ins w:id="2521" w:author="fauzan" w:date="2022-08-10T21:35:00Z"/>
              </w:rPr>
            </w:pPr>
          </w:p>
        </w:tc>
      </w:tr>
    </w:tbl>
    <w:p w:rsidR="00222167" w:rsidRDefault="00222167">
      <w:pPr>
        <w:pStyle w:val="ListParagraph"/>
        <w:spacing w:line="240" w:lineRule="auto"/>
        <w:ind w:left="851"/>
        <w:jc w:val="center"/>
        <w:rPr>
          <w:ins w:id="2522" w:author="fauzan" w:date="2022-08-10T21:35:00Z"/>
        </w:rPr>
      </w:pPr>
    </w:p>
    <w:p w:rsidR="00222167" w:rsidRDefault="008B3912">
      <w:pPr>
        <w:pStyle w:val="ListParagraph"/>
        <w:numPr>
          <w:ilvl w:val="0"/>
          <w:numId w:val="38"/>
        </w:numPr>
        <w:ind w:left="426" w:hanging="425"/>
        <w:rPr>
          <w:ins w:id="2523" w:author="fauzan" w:date="2022-08-10T21:35:00Z"/>
        </w:rPr>
      </w:pPr>
      <w:ins w:id="2524" w:author="fauzan" w:date="2022-08-10T21:35:00Z">
        <w:r>
          <w:t xml:space="preserve">Halaman dropping roti pada admin </w:t>
        </w:r>
      </w:ins>
    </w:p>
    <w:p w:rsidR="00222167" w:rsidRDefault="008B3912">
      <w:pPr>
        <w:pStyle w:val="ListParagraph"/>
        <w:ind w:left="426"/>
        <w:rPr>
          <w:ins w:id="2525" w:author="fauzan" w:date="2022-08-10T21:35:00Z"/>
        </w:rPr>
      </w:pPr>
      <w:ins w:id="2526" w:author="fauzan" w:date="2022-08-10T21:35:00Z">
        <w:r>
          <w:lastRenderedPageBreak/>
          <w:t xml:space="preserve">Halaman dropping adalah halaman yang diakses ketika dari toko yang dipilih pada sistem tidak memiliki data melalui </w:t>
        </w:r>
        <w:r>
          <w:rPr>
            <w:i/>
          </w:rPr>
          <w:t>button</w:t>
        </w:r>
        <w:r>
          <w:t xml:space="preserve"> tambah. Berikut pengujian halaman dropping data.</w:t>
        </w:r>
      </w:ins>
    </w:p>
    <w:p w:rsidR="00222167" w:rsidRDefault="008B3912">
      <w:pPr>
        <w:pStyle w:val="ListParagraph"/>
        <w:ind w:left="0"/>
        <w:jc w:val="center"/>
        <w:rPr>
          <w:ins w:id="2527" w:author="fauzan" w:date="2022-08-10T21:35:00Z"/>
        </w:rPr>
      </w:pPr>
      <w:ins w:id="2528" w:author="fauzan" w:date="2022-08-10T21:35:00Z">
        <w:r>
          <w:t xml:space="preserve">Tabel 4. </w:t>
        </w:r>
        <w:r>
          <w:fldChar w:fldCharType="begin"/>
        </w:r>
        <w:r>
          <w:instrText xml:space="preserve"> SEQ Tabel_4. \* ARABIC </w:instrText>
        </w:r>
        <w:r>
          <w:fldChar w:fldCharType="separate"/>
        </w:r>
        <w:r>
          <w:t>14</w:t>
        </w:r>
        <w:r>
          <w:fldChar w:fldCharType="end"/>
        </w:r>
        <w:r>
          <w:t xml:space="preserve"> Tabel black box data dropping roti pada admin</w:t>
        </w:r>
      </w:ins>
    </w:p>
    <w:tbl>
      <w:tblPr>
        <w:tblStyle w:val="TableGrid"/>
        <w:tblW w:w="0" w:type="auto"/>
        <w:tblInd w:w="-5" w:type="dxa"/>
        <w:tblLook w:val="04A0" w:firstRow="1" w:lastRow="0" w:firstColumn="1" w:lastColumn="0" w:noHBand="0" w:noVBand="1"/>
      </w:tblPr>
      <w:tblGrid>
        <w:gridCol w:w="563"/>
        <w:gridCol w:w="2523"/>
        <w:gridCol w:w="1783"/>
        <w:gridCol w:w="2341"/>
        <w:gridCol w:w="723"/>
      </w:tblGrid>
      <w:tr w:rsidR="00222167">
        <w:trPr>
          <w:trHeight w:val="745"/>
          <w:ins w:id="2529" w:author="fauzan" w:date="2022-08-10T21:35:00Z"/>
        </w:trPr>
        <w:tc>
          <w:tcPr>
            <w:tcW w:w="0" w:type="auto"/>
            <w:vAlign w:val="center"/>
          </w:tcPr>
          <w:p w:rsidR="00222167" w:rsidRDefault="008B3912">
            <w:pPr>
              <w:pStyle w:val="ListParagraph"/>
              <w:spacing w:line="240" w:lineRule="auto"/>
              <w:ind w:left="0"/>
              <w:jc w:val="center"/>
              <w:rPr>
                <w:ins w:id="2530" w:author="fauzan" w:date="2022-08-10T21:35:00Z"/>
              </w:rPr>
            </w:pPr>
            <w:ins w:id="2531"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532" w:author="fauzan" w:date="2022-08-10T21:35:00Z"/>
              </w:rPr>
            </w:pPr>
            <w:ins w:id="2533"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534" w:author="fauzan" w:date="2022-08-10T21:35:00Z"/>
              </w:rPr>
            </w:pPr>
            <w:ins w:id="2535"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536" w:author="fauzan" w:date="2022-08-10T21:35:00Z"/>
              </w:rPr>
            </w:pPr>
            <w:ins w:id="2537"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538" w:author="fauzan" w:date="2022-08-10T21:35:00Z"/>
              </w:rPr>
            </w:pPr>
            <w:ins w:id="2539" w:author="fauzan" w:date="2022-08-10T21:35:00Z">
              <w:r>
                <w:rPr>
                  <w:szCs w:val="24"/>
                </w:rPr>
                <w:t>Hasil</w:t>
              </w:r>
            </w:ins>
          </w:p>
        </w:tc>
      </w:tr>
      <w:tr w:rsidR="00222167">
        <w:trPr>
          <w:ins w:id="2540" w:author="fauzan" w:date="2022-08-10T21:35:00Z"/>
        </w:trPr>
        <w:tc>
          <w:tcPr>
            <w:tcW w:w="0" w:type="auto"/>
          </w:tcPr>
          <w:p w:rsidR="00222167" w:rsidRDefault="008B3912">
            <w:pPr>
              <w:pStyle w:val="ListParagraph"/>
              <w:spacing w:line="240" w:lineRule="auto"/>
              <w:ind w:left="0"/>
              <w:jc w:val="center"/>
              <w:rPr>
                <w:ins w:id="2541" w:author="fauzan" w:date="2022-08-10T21:35:00Z"/>
              </w:rPr>
            </w:pPr>
            <w:ins w:id="2542" w:author="fauzan" w:date="2022-08-10T21:35:00Z">
              <w:r>
                <w:rPr>
                  <w:szCs w:val="24"/>
                </w:rPr>
                <w:t>1</w:t>
              </w:r>
            </w:ins>
          </w:p>
        </w:tc>
        <w:tc>
          <w:tcPr>
            <w:tcW w:w="0" w:type="auto"/>
          </w:tcPr>
          <w:p w:rsidR="00222167" w:rsidRDefault="008B3912">
            <w:pPr>
              <w:pStyle w:val="ListParagraph"/>
              <w:spacing w:line="240" w:lineRule="auto"/>
              <w:ind w:left="0"/>
              <w:rPr>
                <w:ins w:id="2543" w:author="fauzan" w:date="2022-08-10T21:35:00Z"/>
              </w:rPr>
            </w:pPr>
            <w:ins w:id="2544" w:author="fauzan" w:date="2022-08-10T21:35:00Z">
              <w:r>
                <w:rPr>
                  <w:szCs w:val="24"/>
                </w:rPr>
                <w:t>Tidak memasukkan data apapun lalu menekan ubah</w:t>
              </w:r>
            </w:ins>
          </w:p>
        </w:tc>
        <w:tc>
          <w:tcPr>
            <w:tcW w:w="0" w:type="auto"/>
          </w:tcPr>
          <w:p w:rsidR="00222167" w:rsidRDefault="008B3912">
            <w:pPr>
              <w:pStyle w:val="ListParagraph"/>
              <w:spacing w:line="240" w:lineRule="auto"/>
              <w:ind w:left="0"/>
              <w:rPr>
                <w:ins w:id="2545" w:author="fauzan" w:date="2022-08-10T21:35:00Z"/>
              </w:rPr>
            </w:pPr>
            <w:ins w:id="2546" w:author="fauzan" w:date="2022-08-10T21:35:00Z">
              <w:r>
                <w:rPr>
                  <w:szCs w:val="24"/>
                </w:rPr>
                <w:t>Tidak memasukkan data</w:t>
              </w:r>
            </w:ins>
          </w:p>
        </w:tc>
        <w:tc>
          <w:tcPr>
            <w:tcW w:w="0" w:type="auto"/>
            <w:vAlign w:val="center"/>
          </w:tcPr>
          <w:p w:rsidR="00222167" w:rsidRDefault="008B3912">
            <w:pPr>
              <w:pStyle w:val="ListParagraph"/>
              <w:spacing w:line="240" w:lineRule="auto"/>
              <w:ind w:left="0"/>
              <w:jc w:val="left"/>
              <w:rPr>
                <w:ins w:id="2547" w:author="fauzan" w:date="2022-08-10T21:35:00Z"/>
              </w:rPr>
            </w:pPr>
            <w:ins w:id="2548" w:author="fauzan" w:date="2022-08-10T21:35:00Z">
              <w:r>
                <w:rPr>
                  <w:szCs w:val="24"/>
                </w:rPr>
                <w:t>Sistem akan menampilkan error</w:t>
              </w:r>
            </w:ins>
          </w:p>
        </w:tc>
        <w:tc>
          <w:tcPr>
            <w:tcW w:w="0" w:type="auto"/>
          </w:tcPr>
          <w:p w:rsidR="00222167" w:rsidRDefault="00222167">
            <w:pPr>
              <w:pStyle w:val="ListParagraph"/>
              <w:spacing w:line="240" w:lineRule="auto"/>
              <w:ind w:left="0"/>
              <w:rPr>
                <w:ins w:id="2549" w:author="fauzan" w:date="2022-08-10T21:35:00Z"/>
              </w:rPr>
            </w:pPr>
          </w:p>
        </w:tc>
      </w:tr>
      <w:tr w:rsidR="00222167">
        <w:trPr>
          <w:ins w:id="2550" w:author="fauzan" w:date="2022-08-10T21:35:00Z"/>
        </w:trPr>
        <w:tc>
          <w:tcPr>
            <w:tcW w:w="0" w:type="auto"/>
          </w:tcPr>
          <w:p w:rsidR="00222167" w:rsidRDefault="008B3912">
            <w:pPr>
              <w:pStyle w:val="ListParagraph"/>
              <w:spacing w:line="240" w:lineRule="auto"/>
              <w:ind w:left="0"/>
              <w:jc w:val="center"/>
              <w:rPr>
                <w:ins w:id="2551" w:author="fauzan" w:date="2022-08-10T21:35:00Z"/>
                <w:szCs w:val="24"/>
              </w:rPr>
            </w:pPr>
            <w:ins w:id="2552" w:author="fauzan" w:date="2022-08-10T21:35:00Z">
              <w:r>
                <w:rPr>
                  <w:szCs w:val="24"/>
                </w:rPr>
                <w:t>2</w:t>
              </w:r>
            </w:ins>
          </w:p>
        </w:tc>
        <w:tc>
          <w:tcPr>
            <w:tcW w:w="0" w:type="auto"/>
          </w:tcPr>
          <w:p w:rsidR="00222167" w:rsidRDefault="008B3912">
            <w:pPr>
              <w:pStyle w:val="ListParagraph"/>
              <w:spacing w:line="240" w:lineRule="auto"/>
              <w:ind w:left="0"/>
              <w:rPr>
                <w:ins w:id="2553" w:author="fauzan" w:date="2022-08-10T21:35:00Z"/>
                <w:szCs w:val="24"/>
              </w:rPr>
            </w:pPr>
            <w:ins w:id="2554" w:author="fauzan" w:date="2022-08-10T21:35:00Z">
              <w:r>
                <w:rPr>
                  <w:szCs w:val="24"/>
                </w:rPr>
                <w:t>Ada form yang tidak diisi lalu menekan ubah</w:t>
              </w:r>
            </w:ins>
          </w:p>
        </w:tc>
        <w:tc>
          <w:tcPr>
            <w:tcW w:w="0" w:type="auto"/>
          </w:tcPr>
          <w:p w:rsidR="00222167" w:rsidRDefault="008B3912">
            <w:pPr>
              <w:pStyle w:val="ListParagraph"/>
              <w:spacing w:line="240" w:lineRule="auto"/>
              <w:ind w:left="0"/>
              <w:rPr>
                <w:ins w:id="2555" w:author="fauzan" w:date="2022-08-10T21:35:00Z"/>
                <w:szCs w:val="24"/>
              </w:rPr>
            </w:pPr>
            <w:ins w:id="2556" w:author="fauzan" w:date="2022-08-10T21:35:00Z">
              <w:r>
                <w:rPr>
                  <w:szCs w:val="24"/>
                </w:rPr>
                <w:t>Ada form yang tidak diisi</w:t>
              </w:r>
            </w:ins>
          </w:p>
        </w:tc>
        <w:tc>
          <w:tcPr>
            <w:tcW w:w="0" w:type="auto"/>
            <w:vAlign w:val="center"/>
          </w:tcPr>
          <w:p w:rsidR="00222167" w:rsidRDefault="008B3912">
            <w:pPr>
              <w:pStyle w:val="ListParagraph"/>
              <w:spacing w:line="240" w:lineRule="auto"/>
              <w:ind w:left="0"/>
              <w:jc w:val="left"/>
              <w:rPr>
                <w:ins w:id="2557" w:author="fauzan" w:date="2022-08-10T21:35:00Z"/>
                <w:szCs w:val="24"/>
              </w:rPr>
            </w:pPr>
            <w:ins w:id="2558" w:author="fauzan" w:date="2022-08-10T21:35:00Z">
              <w:r>
                <w:rPr>
                  <w:szCs w:val="24"/>
                </w:rPr>
                <w:t>Sistem akan menampilkan error</w:t>
              </w:r>
            </w:ins>
          </w:p>
        </w:tc>
        <w:tc>
          <w:tcPr>
            <w:tcW w:w="0" w:type="auto"/>
          </w:tcPr>
          <w:p w:rsidR="00222167" w:rsidRDefault="00222167">
            <w:pPr>
              <w:pStyle w:val="ListParagraph"/>
              <w:spacing w:line="240" w:lineRule="auto"/>
              <w:ind w:left="0"/>
              <w:rPr>
                <w:ins w:id="2559" w:author="fauzan" w:date="2022-08-10T21:35:00Z"/>
              </w:rPr>
            </w:pPr>
          </w:p>
        </w:tc>
      </w:tr>
      <w:tr w:rsidR="00222167">
        <w:trPr>
          <w:ins w:id="2560" w:author="fauzan" w:date="2022-08-10T21:35:00Z"/>
        </w:trPr>
        <w:tc>
          <w:tcPr>
            <w:tcW w:w="0" w:type="auto"/>
          </w:tcPr>
          <w:p w:rsidR="00222167" w:rsidRDefault="008B3912">
            <w:pPr>
              <w:pStyle w:val="ListParagraph"/>
              <w:spacing w:line="240" w:lineRule="auto"/>
              <w:ind w:left="0"/>
              <w:jc w:val="center"/>
              <w:rPr>
                <w:ins w:id="2561" w:author="fauzan" w:date="2022-08-10T21:35:00Z"/>
                <w:szCs w:val="24"/>
              </w:rPr>
            </w:pPr>
            <w:ins w:id="2562" w:author="fauzan" w:date="2022-08-10T21:35:00Z">
              <w:r>
                <w:rPr>
                  <w:szCs w:val="24"/>
                </w:rPr>
                <w:t>3</w:t>
              </w:r>
            </w:ins>
          </w:p>
        </w:tc>
        <w:tc>
          <w:tcPr>
            <w:tcW w:w="0" w:type="auto"/>
          </w:tcPr>
          <w:p w:rsidR="00222167" w:rsidRDefault="008B3912">
            <w:pPr>
              <w:pStyle w:val="ListParagraph"/>
              <w:spacing w:line="240" w:lineRule="auto"/>
              <w:ind w:left="0"/>
              <w:rPr>
                <w:ins w:id="2563" w:author="fauzan" w:date="2022-08-10T21:35:00Z"/>
                <w:szCs w:val="24"/>
              </w:rPr>
            </w:pPr>
            <w:ins w:id="2564" w:author="fauzan" w:date="2022-08-10T21:35:00Z">
              <w:r>
                <w:rPr>
                  <w:szCs w:val="24"/>
                </w:rPr>
                <w:t>Memasukkan data semua dengan benar lalu menekan ubah</w:t>
              </w:r>
            </w:ins>
          </w:p>
        </w:tc>
        <w:tc>
          <w:tcPr>
            <w:tcW w:w="0" w:type="auto"/>
          </w:tcPr>
          <w:p w:rsidR="00222167" w:rsidRDefault="008B3912">
            <w:pPr>
              <w:pStyle w:val="ListParagraph"/>
              <w:spacing w:line="240" w:lineRule="auto"/>
              <w:ind w:left="0"/>
              <w:rPr>
                <w:ins w:id="2565" w:author="fauzan" w:date="2022-08-10T21:35:00Z"/>
                <w:szCs w:val="24"/>
              </w:rPr>
            </w:pPr>
            <w:ins w:id="2566" w:author="fauzan" w:date="2022-08-10T21:35:00Z">
              <w:r>
                <w:rPr>
                  <w:szCs w:val="24"/>
                </w:rPr>
                <w:t>Memasukkan data semua</w:t>
              </w:r>
            </w:ins>
          </w:p>
        </w:tc>
        <w:tc>
          <w:tcPr>
            <w:tcW w:w="0" w:type="auto"/>
            <w:vAlign w:val="center"/>
          </w:tcPr>
          <w:p w:rsidR="00222167" w:rsidRDefault="008B3912">
            <w:pPr>
              <w:pStyle w:val="ListParagraph"/>
              <w:spacing w:line="240" w:lineRule="auto"/>
              <w:ind w:left="0"/>
              <w:jc w:val="left"/>
              <w:rPr>
                <w:ins w:id="2567" w:author="fauzan" w:date="2022-08-10T21:35:00Z"/>
                <w:szCs w:val="24"/>
              </w:rPr>
            </w:pPr>
            <w:ins w:id="2568" w:author="fauzan" w:date="2022-08-10T21:35:00Z">
              <w:r>
                <w:rPr>
                  <w:szCs w:val="24"/>
                </w:rPr>
                <w:t>Sistem akan menampilkan data berhasil ditambah</w:t>
              </w:r>
            </w:ins>
          </w:p>
        </w:tc>
        <w:tc>
          <w:tcPr>
            <w:tcW w:w="0" w:type="auto"/>
          </w:tcPr>
          <w:p w:rsidR="00222167" w:rsidRDefault="00222167">
            <w:pPr>
              <w:pStyle w:val="ListParagraph"/>
              <w:spacing w:line="240" w:lineRule="auto"/>
              <w:ind w:left="0"/>
              <w:rPr>
                <w:ins w:id="2569" w:author="fauzan" w:date="2022-08-10T21:35:00Z"/>
              </w:rPr>
            </w:pPr>
          </w:p>
        </w:tc>
      </w:tr>
      <w:tr w:rsidR="00222167">
        <w:trPr>
          <w:ins w:id="2570" w:author="fauzan" w:date="2022-08-10T21:35:00Z"/>
        </w:trPr>
        <w:tc>
          <w:tcPr>
            <w:tcW w:w="0" w:type="auto"/>
          </w:tcPr>
          <w:p w:rsidR="00222167" w:rsidRDefault="008B3912">
            <w:pPr>
              <w:pStyle w:val="ListParagraph"/>
              <w:spacing w:line="240" w:lineRule="auto"/>
              <w:ind w:left="0"/>
              <w:jc w:val="center"/>
              <w:rPr>
                <w:ins w:id="2571" w:author="fauzan" w:date="2022-08-10T21:35:00Z"/>
                <w:szCs w:val="24"/>
              </w:rPr>
            </w:pPr>
            <w:ins w:id="2572" w:author="fauzan" w:date="2022-08-10T21:35:00Z">
              <w:r>
                <w:rPr>
                  <w:szCs w:val="24"/>
                </w:rPr>
                <w:t>4</w:t>
              </w:r>
            </w:ins>
          </w:p>
        </w:tc>
        <w:tc>
          <w:tcPr>
            <w:tcW w:w="0" w:type="auto"/>
          </w:tcPr>
          <w:p w:rsidR="00222167" w:rsidRDefault="008B3912">
            <w:pPr>
              <w:pStyle w:val="ListParagraph"/>
              <w:spacing w:line="240" w:lineRule="auto"/>
              <w:ind w:left="0"/>
              <w:rPr>
                <w:ins w:id="2573" w:author="fauzan" w:date="2022-08-10T21:35:00Z"/>
                <w:szCs w:val="24"/>
              </w:rPr>
            </w:pPr>
            <w:ins w:id="2574" w:author="fauzan" w:date="2022-08-10T21:35:00Z">
              <w:r>
                <w:rPr>
                  <w:szCs w:val="24"/>
                </w:rPr>
                <w:t xml:space="preserve">Menekan </w:t>
              </w:r>
              <w:r>
                <w:rPr>
                  <w:i/>
                  <w:szCs w:val="24"/>
                </w:rPr>
                <w:t>button</w:t>
              </w:r>
              <w:r>
                <w:rPr>
                  <w:szCs w:val="24"/>
                </w:rPr>
                <w:t xml:space="preserve"> kembali</w:t>
              </w:r>
            </w:ins>
          </w:p>
        </w:tc>
        <w:tc>
          <w:tcPr>
            <w:tcW w:w="0" w:type="auto"/>
          </w:tcPr>
          <w:p w:rsidR="00222167" w:rsidRDefault="008B3912">
            <w:pPr>
              <w:pStyle w:val="ListParagraph"/>
              <w:spacing w:line="240" w:lineRule="auto"/>
              <w:ind w:left="0"/>
              <w:rPr>
                <w:ins w:id="2575" w:author="fauzan" w:date="2022-08-10T21:35:00Z"/>
                <w:szCs w:val="24"/>
              </w:rPr>
            </w:pPr>
            <w:ins w:id="2576" w:author="fauzan" w:date="2022-08-10T21:35:00Z">
              <w:r>
                <w:rPr>
                  <w:szCs w:val="24"/>
                </w:rPr>
                <w:t>kembali</w:t>
              </w:r>
            </w:ins>
          </w:p>
        </w:tc>
        <w:tc>
          <w:tcPr>
            <w:tcW w:w="0" w:type="auto"/>
            <w:vAlign w:val="center"/>
          </w:tcPr>
          <w:p w:rsidR="00222167" w:rsidRDefault="008B3912">
            <w:pPr>
              <w:pStyle w:val="ListParagraph"/>
              <w:spacing w:line="240" w:lineRule="auto"/>
              <w:ind w:left="0"/>
              <w:jc w:val="left"/>
              <w:rPr>
                <w:ins w:id="2577" w:author="fauzan" w:date="2022-08-10T21:35:00Z"/>
                <w:szCs w:val="24"/>
              </w:rPr>
            </w:pPr>
            <w:ins w:id="2578" w:author="fauzan" w:date="2022-08-10T21:35:00Z">
              <w:r>
                <w:rPr>
                  <w:szCs w:val="24"/>
                </w:rPr>
                <w:t xml:space="preserve">Sistem akan menampilkan halaman data </w:t>
              </w:r>
              <w:r>
                <w:t>distribusi</w:t>
              </w:r>
            </w:ins>
          </w:p>
        </w:tc>
        <w:tc>
          <w:tcPr>
            <w:tcW w:w="0" w:type="auto"/>
          </w:tcPr>
          <w:p w:rsidR="00222167" w:rsidRDefault="00222167">
            <w:pPr>
              <w:pStyle w:val="ListParagraph"/>
              <w:spacing w:line="240" w:lineRule="auto"/>
              <w:ind w:left="0"/>
              <w:rPr>
                <w:ins w:id="2579" w:author="fauzan" w:date="2022-08-10T21:35:00Z"/>
              </w:rPr>
            </w:pPr>
          </w:p>
        </w:tc>
      </w:tr>
    </w:tbl>
    <w:p w:rsidR="00222167" w:rsidRDefault="00222167">
      <w:pPr>
        <w:pStyle w:val="ListParagraph"/>
        <w:spacing w:line="240" w:lineRule="auto"/>
        <w:ind w:left="851"/>
        <w:rPr>
          <w:ins w:id="2580" w:author="fauzan" w:date="2022-08-10T21:35:00Z"/>
        </w:rPr>
      </w:pPr>
    </w:p>
    <w:p w:rsidR="00222167" w:rsidRDefault="008B3912">
      <w:pPr>
        <w:pStyle w:val="ListParagraph"/>
        <w:numPr>
          <w:ilvl w:val="0"/>
          <w:numId w:val="38"/>
        </w:numPr>
        <w:ind w:left="851" w:hanging="425"/>
        <w:rPr>
          <w:ins w:id="2581" w:author="fauzan" w:date="2022-08-10T21:35:00Z"/>
        </w:rPr>
      </w:pPr>
      <w:ins w:id="2582" w:author="fauzan" w:date="2022-08-10T21:35:00Z">
        <w:r>
          <w:t xml:space="preserve">Halaman data Jadwal Kunjungan pada admin </w:t>
        </w:r>
      </w:ins>
    </w:p>
    <w:p w:rsidR="00222167" w:rsidRDefault="008B3912">
      <w:pPr>
        <w:pStyle w:val="ListParagraph"/>
        <w:ind w:left="851"/>
        <w:rPr>
          <w:ins w:id="2583" w:author="fauzan" w:date="2022-08-10T21:35:00Z"/>
        </w:rPr>
      </w:pPr>
      <w:ins w:id="2584" w:author="fauzan" w:date="2022-08-10T21:35:00Z">
        <w:r>
          <w:t>Halaman data Jadwal Kunjungan merupakan halaman yang diakses ketika memilih Jadwal Kunjungan pada sidebar. Berikut pengujian pada halaman data Jadwal Kunjungan.</w:t>
        </w:r>
      </w:ins>
    </w:p>
    <w:p w:rsidR="00222167" w:rsidRDefault="008B3912">
      <w:pPr>
        <w:pStyle w:val="ListParagraph"/>
        <w:ind w:left="0"/>
        <w:jc w:val="center"/>
        <w:rPr>
          <w:ins w:id="2585" w:author="fauzan" w:date="2022-08-10T21:35:00Z"/>
        </w:rPr>
      </w:pPr>
      <w:ins w:id="2586" w:author="fauzan" w:date="2022-08-10T21:35:00Z">
        <w:r>
          <w:t xml:space="preserve">Tabel 4. </w:t>
        </w:r>
        <w:r>
          <w:fldChar w:fldCharType="begin"/>
        </w:r>
        <w:r>
          <w:instrText xml:space="preserve"> SEQ Tabel_4. \* ARABIC </w:instrText>
        </w:r>
        <w:r>
          <w:fldChar w:fldCharType="separate"/>
        </w:r>
        <w:r>
          <w:t>15</w:t>
        </w:r>
        <w:r>
          <w:fldChar w:fldCharType="end"/>
        </w:r>
        <w:r>
          <w:t xml:space="preserve"> Tabel black box data roti pada admin</w:t>
        </w:r>
      </w:ins>
    </w:p>
    <w:tbl>
      <w:tblPr>
        <w:tblStyle w:val="TableGrid"/>
        <w:tblW w:w="0" w:type="auto"/>
        <w:tblLook w:val="04A0" w:firstRow="1" w:lastRow="0" w:firstColumn="1" w:lastColumn="0" w:noHBand="0" w:noVBand="1"/>
      </w:tblPr>
      <w:tblGrid>
        <w:gridCol w:w="563"/>
        <w:gridCol w:w="2374"/>
        <w:gridCol w:w="1485"/>
        <w:gridCol w:w="2783"/>
        <w:gridCol w:w="723"/>
      </w:tblGrid>
      <w:tr w:rsidR="00222167">
        <w:trPr>
          <w:trHeight w:val="624"/>
          <w:tblHeader/>
          <w:ins w:id="2587" w:author="fauzan" w:date="2022-08-10T21:35:00Z"/>
        </w:trPr>
        <w:tc>
          <w:tcPr>
            <w:tcW w:w="0" w:type="auto"/>
            <w:vAlign w:val="center"/>
          </w:tcPr>
          <w:p w:rsidR="00222167" w:rsidRDefault="008B3912">
            <w:pPr>
              <w:pStyle w:val="ListParagraph"/>
              <w:spacing w:line="240" w:lineRule="auto"/>
              <w:ind w:left="0"/>
              <w:jc w:val="center"/>
              <w:rPr>
                <w:ins w:id="2588" w:author="fauzan" w:date="2022-08-10T21:35:00Z"/>
              </w:rPr>
            </w:pPr>
            <w:ins w:id="2589"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590" w:author="fauzan" w:date="2022-08-10T21:35:00Z"/>
              </w:rPr>
            </w:pPr>
            <w:ins w:id="2591"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592" w:author="fauzan" w:date="2022-08-10T21:35:00Z"/>
              </w:rPr>
            </w:pPr>
            <w:ins w:id="2593"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594" w:author="fauzan" w:date="2022-08-10T21:35:00Z"/>
              </w:rPr>
            </w:pPr>
            <w:ins w:id="2595"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596" w:author="fauzan" w:date="2022-08-10T21:35:00Z"/>
              </w:rPr>
            </w:pPr>
            <w:ins w:id="2597" w:author="fauzan" w:date="2022-08-10T21:35:00Z">
              <w:r>
                <w:rPr>
                  <w:szCs w:val="24"/>
                </w:rPr>
                <w:t>Hasil</w:t>
              </w:r>
            </w:ins>
          </w:p>
        </w:tc>
      </w:tr>
      <w:tr w:rsidR="00222167">
        <w:trPr>
          <w:trHeight w:val="658"/>
          <w:ins w:id="2598" w:author="fauzan" w:date="2022-08-10T21:35:00Z"/>
        </w:trPr>
        <w:tc>
          <w:tcPr>
            <w:tcW w:w="0" w:type="auto"/>
            <w:vAlign w:val="center"/>
          </w:tcPr>
          <w:p w:rsidR="00222167" w:rsidRDefault="008B3912">
            <w:pPr>
              <w:pStyle w:val="ListParagraph"/>
              <w:spacing w:line="240" w:lineRule="auto"/>
              <w:ind w:left="0"/>
              <w:jc w:val="center"/>
              <w:rPr>
                <w:ins w:id="2599" w:author="fauzan" w:date="2022-08-10T21:35:00Z"/>
                <w:szCs w:val="24"/>
              </w:rPr>
            </w:pPr>
            <w:ins w:id="2600" w:author="fauzan" w:date="2022-08-10T21:35:00Z">
              <w:r>
                <w:rPr>
                  <w:szCs w:val="24"/>
                </w:rPr>
                <w:t>1</w:t>
              </w:r>
            </w:ins>
          </w:p>
        </w:tc>
        <w:tc>
          <w:tcPr>
            <w:tcW w:w="0" w:type="auto"/>
          </w:tcPr>
          <w:p w:rsidR="00222167" w:rsidRDefault="008B3912">
            <w:pPr>
              <w:pStyle w:val="ListParagraph"/>
              <w:spacing w:line="240" w:lineRule="auto"/>
              <w:ind w:left="0"/>
              <w:jc w:val="left"/>
              <w:rPr>
                <w:ins w:id="2601" w:author="fauzan" w:date="2022-08-10T21:35:00Z"/>
                <w:szCs w:val="24"/>
              </w:rPr>
            </w:pPr>
            <w:ins w:id="2602" w:author="fauzan" w:date="2022-08-10T21:35:00Z">
              <w:r>
                <w:rPr>
                  <w:szCs w:val="24"/>
                </w:rPr>
                <w:t>menekan dashboard pada sidebar</w:t>
              </w:r>
            </w:ins>
          </w:p>
        </w:tc>
        <w:tc>
          <w:tcPr>
            <w:tcW w:w="0" w:type="auto"/>
          </w:tcPr>
          <w:p w:rsidR="00222167" w:rsidRDefault="008B3912">
            <w:pPr>
              <w:pStyle w:val="ListParagraph"/>
              <w:spacing w:line="240" w:lineRule="auto"/>
              <w:ind w:left="0"/>
              <w:jc w:val="left"/>
              <w:rPr>
                <w:ins w:id="2603" w:author="fauzan" w:date="2022-08-10T21:35:00Z"/>
                <w:szCs w:val="24"/>
              </w:rPr>
            </w:pPr>
            <w:ins w:id="2604" w:author="fauzan" w:date="2022-08-10T21:35:00Z">
              <w:r>
                <w:rPr>
                  <w:szCs w:val="24"/>
                </w:rPr>
                <w:t>Dashboard</w:t>
              </w:r>
            </w:ins>
          </w:p>
        </w:tc>
        <w:tc>
          <w:tcPr>
            <w:tcW w:w="0" w:type="auto"/>
          </w:tcPr>
          <w:p w:rsidR="00222167" w:rsidRDefault="008B3912">
            <w:pPr>
              <w:pStyle w:val="ListParagraph"/>
              <w:spacing w:line="240" w:lineRule="auto"/>
              <w:ind w:left="0"/>
              <w:jc w:val="left"/>
              <w:rPr>
                <w:ins w:id="2605" w:author="fauzan" w:date="2022-08-10T21:35:00Z"/>
                <w:szCs w:val="24"/>
              </w:rPr>
            </w:pPr>
            <w:ins w:id="2606" w:author="fauzan" w:date="2022-08-10T21:35:00Z">
              <w:r>
                <w:rPr>
                  <w:szCs w:val="24"/>
                </w:rPr>
                <w:t>Sistem akan menampilkan dashboard</w:t>
              </w:r>
            </w:ins>
          </w:p>
        </w:tc>
        <w:tc>
          <w:tcPr>
            <w:tcW w:w="0" w:type="auto"/>
          </w:tcPr>
          <w:p w:rsidR="00222167" w:rsidRDefault="00222167">
            <w:pPr>
              <w:pStyle w:val="ListParagraph"/>
              <w:spacing w:line="240" w:lineRule="auto"/>
              <w:ind w:left="0"/>
              <w:jc w:val="center"/>
              <w:rPr>
                <w:ins w:id="2607" w:author="fauzan" w:date="2022-08-10T21:35:00Z"/>
                <w:szCs w:val="24"/>
              </w:rPr>
            </w:pPr>
          </w:p>
        </w:tc>
      </w:tr>
      <w:tr w:rsidR="00222167">
        <w:trPr>
          <w:trHeight w:val="850"/>
          <w:ins w:id="2608" w:author="fauzan" w:date="2022-08-10T21:35:00Z"/>
        </w:trPr>
        <w:tc>
          <w:tcPr>
            <w:tcW w:w="0" w:type="auto"/>
            <w:vAlign w:val="center"/>
          </w:tcPr>
          <w:p w:rsidR="00222167" w:rsidRDefault="008B3912">
            <w:pPr>
              <w:pStyle w:val="ListParagraph"/>
              <w:spacing w:line="240" w:lineRule="auto"/>
              <w:ind w:left="0"/>
              <w:jc w:val="center"/>
              <w:rPr>
                <w:ins w:id="2609" w:author="fauzan" w:date="2022-08-10T21:35:00Z"/>
                <w:szCs w:val="24"/>
              </w:rPr>
            </w:pPr>
            <w:ins w:id="2610" w:author="fauzan" w:date="2022-08-10T21:35:00Z">
              <w:r>
                <w:rPr>
                  <w:szCs w:val="24"/>
                </w:rPr>
                <w:t>2</w:t>
              </w:r>
            </w:ins>
          </w:p>
        </w:tc>
        <w:tc>
          <w:tcPr>
            <w:tcW w:w="0" w:type="auto"/>
          </w:tcPr>
          <w:p w:rsidR="00222167" w:rsidRDefault="008B3912">
            <w:pPr>
              <w:pStyle w:val="ListParagraph"/>
              <w:spacing w:line="240" w:lineRule="auto"/>
              <w:ind w:left="0"/>
              <w:jc w:val="left"/>
              <w:rPr>
                <w:ins w:id="2611" w:author="fauzan" w:date="2022-08-10T21:35:00Z"/>
                <w:szCs w:val="24"/>
              </w:rPr>
            </w:pPr>
            <w:ins w:id="2612" w:author="fauzan" w:date="2022-08-10T21:35:00Z">
              <w:r>
                <w:rPr>
                  <w:szCs w:val="24"/>
                </w:rPr>
                <w:t>menekan kelola data pada sidebar</w:t>
              </w:r>
            </w:ins>
          </w:p>
        </w:tc>
        <w:tc>
          <w:tcPr>
            <w:tcW w:w="0" w:type="auto"/>
          </w:tcPr>
          <w:p w:rsidR="00222167" w:rsidRDefault="008B3912">
            <w:pPr>
              <w:pStyle w:val="ListParagraph"/>
              <w:spacing w:line="240" w:lineRule="auto"/>
              <w:ind w:left="0"/>
              <w:jc w:val="left"/>
              <w:rPr>
                <w:ins w:id="2613" w:author="fauzan" w:date="2022-08-10T21:35:00Z"/>
                <w:szCs w:val="24"/>
              </w:rPr>
            </w:pPr>
            <w:ins w:id="2614" w:author="fauzan" w:date="2022-08-10T21:35:00Z">
              <w:r>
                <w:rPr>
                  <w:szCs w:val="24"/>
                </w:rPr>
                <w:t>kelola data</w:t>
              </w:r>
            </w:ins>
          </w:p>
        </w:tc>
        <w:tc>
          <w:tcPr>
            <w:tcW w:w="0" w:type="auto"/>
          </w:tcPr>
          <w:p w:rsidR="00222167" w:rsidRDefault="008B3912">
            <w:pPr>
              <w:pStyle w:val="ListParagraph"/>
              <w:spacing w:line="240" w:lineRule="auto"/>
              <w:ind w:left="0"/>
              <w:jc w:val="left"/>
              <w:rPr>
                <w:ins w:id="2615" w:author="fauzan" w:date="2022-08-10T21:35:00Z"/>
                <w:szCs w:val="24"/>
              </w:rPr>
            </w:pPr>
            <w:ins w:id="2616" w:author="fauzan" w:date="2022-08-10T21:35:00Z">
              <w:r>
                <w:rPr>
                  <w:szCs w:val="24"/>
                </w:rPr>
                <w:t xml:space="preserve">Sistem akan menampilkan toko, </w:t>
              </w:r>
              <w:r>
                <w:rPr>
                  <w:i/>
                  <w:szCs w:val="24"/>
                </w:rPr>
                <w:t>sales</w:t>
              </w:r>
              <w:r>
                <w:rPr>
                  <w:szCs w:val="24"/>
                </w:rPr>
                <w:t xml:space="preserve"> dan roti</w:t>
              </w:r>
            </w:ins>
          </w:p>
        </w:tc>
        <w:tc>
          <w:tcPr>
            <w:tcW w:w="0" w:type="auto"/>
          </w:tcPr>
          <w:p w:rsidR="00222167" w:rsidRDefault="00222167">
            <w:pPr>
              <w:pStyle w:val="ListParagraph"/>
              <w:spacing w:line="240" w:lineRule="auto"/>
              <w:ind w:left="0"/>
              <w:jc w:val="center"/>
              <w:rPr>
                <w:ins w:id="2617" w:author="fauzan" w:date="2022-08-10T21:35:00Z"/>
              </w:rPr>
            </w:pPr>
          </w:p>
        </w:tc>
      </w:tr>
      <w:tr w:rsidR="00222167">
        <w:trPr>
          <w:trHeight w:val="850"/>
          <w:ins w:id="2618" w:author="fauzan" w:date="2022-08-10T21:35:00Z"/>
        </w:trPr>
        <w:tc>
          <w:tcPr>
            <w:tcW w:w="0" w:type="auto"/>
            <w:vAlign w:val="center"/>
          </w:tcPr>
          <w:p w:rsidR="00222167" w:rsidRDefault="008B3912">
            <w:pPr>
              <w:pStyle w:val="ListParagraph"/>
              <w:spacing w:line="240" w:lineRule="auto"/>
              <w:ind w:left="0"/>
              <w:jc w:val="center"/>
              <w:rPr>
                <w:ins w:id="2619" w:author="fauzan" w:date="2022-08-10T21:35:00Z"/>
                <w:szCs w:val="24"/>
              </w:rPr>
            </w:pPr>
            <w:ins w:id="2620" w:author="fauzan" w:date="2022-08-10T21:35:00Z">
              <w:r>
                <w:rPr>
                  <w:szCs w:val="24"/>
                </w:rPr>
                <w:t>3</w:t>
              </w:r>
            </w:ins>
          </w:p>
        </w:tc>
        <w:tc>
          <w:tcPr>
            <w:tcW w:w="0" w:type="auto"/>
          </w:tcPr>
          <w:p w:rsidR="00222167" w:rsidRDefault="008B3912">
            <w:pPr>
              <w:pStyle w:val="ListParagraph"/>
              <w:spacing w:line="240" w:lineRule="auto"/>
              <w:ind w:left="0"/>
              <w:jc w:val="left"/>
              <w:rPr>
                <w:ins w:id="2621" w:author="fauzan" w:date="2022-08-10T21:35:00Z"/>
                <w:szCs w:val="24"/>
              </w:rPr>
            </w:pPr>
            <w:ins w:id="2622" w:author="fauzan" w:date="2022-08-10T21:35:00Z">
              <w:r>
                <w:rPr>
                  <w:szCs w:val="24"/>
                </w:rPr>
                <w:t>menekan toko pada sidebar setelah menekan kelola data</w:t>
              </w:r>
            </w:ins>
          </w:p>
        </w:tc>
        <w:tc>
          <w:tcPr>
            <w:tcW w:w="0" w:type="auto"/>
          </w:tcPr>
          <w:p w:rsidR="00222167" w:rsidRDefault="008B3912">
            <w:pPr>
              <w:pStyle w:val="ListParagraph"/>
              <w:spacing w:line="240" w:lineRule="auto"/>
              <w:ind w:left="0"/>
              <w:jc w:val="left"/>
              <w:rPr>
                <w:ins w:id="2623" w:author="fauzan" w:date="2022-08-10T21:35:00Z"/>
                <w:szCs w:val="24"/>
              </w:rPr>
            </w:pPr>
            <w:ins w:id="2624" w:author="fauzan" w:date="2022-08-10T21:35:00Z">
              <w:r>
                <w:rPr>
                  <w:szCs w:val="24"/>
                </w:rPr>
                <w:t>toko</w:t>
              </w:r>
            </w:ins>
          </w:p>
        </w:tc>
        <w:tc>
          <w:tcPr>
            <w:tcW w:w="0" w:type="auto"/>
          </w:tcPr>
          <w:p w:rsidR="00222167" w:rsidRDefault="008B3912">
            <w:pPr>
              <w:pStyle w:val="ListParagraph"/>
              <w:spacing w:line="240" w:lineRule="auto"/>
              <w:ind w:left="0"/>
              <w:jc w:val="left"/>
              <w:rPr>
                <w:ins w:id="2625" w:author="fauzan" w:date="2022-08-10T21:35:00Z"/>
                <w:szCs w:val="24"/>
              </w:rPr>
            </w:pPr>
            <w:ins w:id="2626" w:author="fauzan" w:date="2022-08-10T21:35:00Z">
              <w:r>
                <w:rPr>
                  <w:szCs w:val="24"/>
                </w:rPr>
                <w:t>Sistem akan menampilkan halaman data toko</w:t>
              </w:r>
            </w:ins>
          </w:p>
        </w:tc>
        <w:tc>
          <w:tcPr>
            <w:tcW w:w="0" w:type="auto"/>
          </w:tcPr>
          <w:p w:rsidR="00222167" w:rsidRDefault="00222167">
            <w:pPr>
              <w:pStyle w:val="ListParagraph"/>
              <w:spacing w:line="240" w:lineRule="auto"/>
              <w:ind w:left="0"/>
              <w:jc w:val="center"/>
              <w:rPr>
                <w:ins w:id="2627" w:author="fauzan" w:date="2022-08-10T21:35:00Z"/>
              </w:rPr>
            </w:pPr>
          </w:p>
        </w:tc>
      </w:tr>
      <w:tr w:rsidR="00222167">
        <w:trPr>
          <w:trHeight w:val="1077"/>
          <w:ins w:id="2628" w:author="fauzan" w:date="2022-08-10T21:35:00Z"/>
        </w:trPr>
        <w:tc>
          <w:tcPr>
            <w:tcW w:w="0" w:type="auto"/>
            <w:vAlign w:val="center"/>
          </w:tcPr>
          <w:p w:rsidR="00222167" w:rsidRDefault="008B3912">
            <w:pPr>
              <w:pStyle w:val="ListParagraph"/>
              <w:spacing w:line="240" w:lineRule="auto"/>
              <w:ind w:left="0"/>
              <w:jc w:val="center"/>
              <w:rPr>
                <w:ins w:id="2629" w:author="fauzan" w:date="2022-08-10T21:35:00Z"/>
                <w:szCs w:val="24"/>
              </w:rPr>
            </w:pPr>
            <w:ins w:id="2630" w:author="fauzan" w:date="2022-08-10T21:35:00Z">
              <w:r>
                <w:rPr>
                  <w:szCs w:val="24"/>
                </w:rPr>
                <w:lastRenderedPageBreak/>
                <w:t>4</w:t>
              </w:r>
            </w:ins>
          </w:p>
        </w:tc>
        <w:tc>
          <w:tcPr>
            <w:tcW w:w="0" w:type="auto"/>
          </w:tcPr>
          <w:p w:rsidR="00222167" w:rsidRDefault="008B3912">
            <w:pPr>
              <w:pStyle w:val="ListParagraph"/>
              <w:spacing w:line="240" w:lineRule="auto"/>
              <w:ind w:left="0"/>
              <w:jc w:val="left"/>
              <w:rPr>
                <w:ins w:id="2631" w:author="fauzan" w:date="2022-08-10T21:35:00Z"/>
                <w:szCs w:val="24"/>
              </w:rPr>
            </w:pPr>
            <w:ins w:id="2632" w:author="fauzan" w:date="2022-08-10T21:35:00Z">
              <w:r>
                <w:rPr>
                  <w:szCs w:val="24"/>
                </w:rPr>
                <w:t xml:space="preserve">menekan </w:t>
              </w:r>
              <w:r>
                <w:rPr>
                  <w:i/>
                  <w:szCs w:val="24"/>
                </w:rPr>
                <w:t>sales</w:t>
              </w:r>
              <w:r>
                <w:rPr>
                  <w:szCs w:val="24"/>
                </w:rPr>
                <w:t xml:space="preserve"> pada sidebar setelah menekan kelola data</w:t>
              </w:r>
            </w:ins>
          </w:p>
        </w:tc>
        <w:tc>
          <w:tcPr>
            <w:tcW w:w="0" w:type="auto"/>
          </w:tcPr>
          <w:p w:rsidR="00222167" w:rsidRDefault="008B3912">
            <w:pPr>
              <w:pStyle w:val="ListParagraph"/>
              <w:spacing w:line="240" w:lineRule="auto"/>
              <w:ind w:left="0"/>
              <w:jc w:val="left"/>
              <w:rPr>
                <w:ins w:id="2633" w:author="fauzan" w:date="2022-08-10T21:35:00Z"/>
                <w:szCs w:val="24"/>
              </w:rPr>
            </w:pPr>
            <w:ins w:id="2634" w:author="fauzan" w:date="2022-08-10T21:35:00Z">
              <w:r>
                <w:rPr>
                  <w:i/>
                  <w:szCs w:val="24"/>
                </w:rPr>
                <w:t>sales</w:t>
              </w:r>
            </w:ins>
          </w:p>
        </w:tc>
        <w:tc>
          <w:tcPr>
            <w:tcW w:w="0" w:type="auto"/>
          </w:tcPr>
          <w:p w:rsidR="00222167" w:rsidRDefault="008B3912">
            <w:pPr>
              <w:pStyle w:val="ListParagraph"/>
              <w:spacing w:line="240" w:lineRule="auto"/>
              <w:ind w:left="0"/>
              <w:jc w:val="left"/>
              <w:rPr>
                <w:ins w:id="2635" w:author="fauzan" w:date="2022-08-10T21:35:00Z"/>
                <w:szCs w:val="24"/>
              </w:rPr>
            </w:pPr>
            <w:ins w:id="2636" w:author="fauzan" w:date="2022-08-10T21:35:00Z">
              <w:r>
                <w:rPr>
                  <w:szCs w:val="24"/>
                </w:rPr>
                <w:t xml:space="preserve">Sistem akan menampilkan halaman data </w:t>
              </w:r>
              <w:r>
                <w:rPr>
                  <w:i/>
                  <w:szCs w:val="24"/>
                </w:rPr>
                <w:t>sales</w:t>
              </w:r>
            </w:ins>
          </w:p>
        </w:tc>
        <w:tc>
          <w:tcPr>
            <w:tcW w:w="0" w:type="auto"/>
          </w:tcPr>
          <w:p w:rsidR="00222167" w:rsidRDefault="00222167">
            <w:pPr>
              <w:pStyle w:val="ListParagraph"/>
              <w:spacing w:line="240" w:lineRule="auto"/>
              <w:ind w:left="0"/>
              <w:jc w:val="center"/>
              <w:rPr>
                <w:ins w:id="2637" w:author="fauzan" w:date="2022-08-10T21:35:00Z"/>
              </w:rPr>
            </w:pPr>
          </w:p>
        </w:tc>
      </w:tr>
      <w:tr w:rsidR="00222167">
        <w:trPr>
          <w:trHeight w:val="861"/>
          <w:ins w:id="2638" w:author="fauzan" w:date="2022-08-10T21:35:00Z"/>
        </w:trPr>
        <w:tc>
          <w:tcPr>
            <w:tcW w:w="0" w:type="auto"/>
            <w:vAlign w:val="center"/>
          </w:tcPr>
          <w:p w:rsidR="00222167" w:rsidRDefault="008B3912">
            <w:pPr>
              <w:pStyle w:val="ListParagraph"/>
              <w:spacing w:line="240" w:lineRule="auto"/>
              <w:ind w:left="0"/>
              <w:jc w:val="center"/>
              <w:rPr>
                <w:ins w:id="2639" w:author="fauzan" w:date="2022-08-10T21:35:00Z"/>
                <w:szCs w:val="24"/>
              </w:rPr>
            </w:pPr>
            <w:ins w:id="2640" w:author="fauzan" w:date="2022-08-10T21:35:00Z">
              <w:r>
                <w:rPr>
                  <w:szCs w:val="24"/>
                </w:rPr>
                <w:t>5</w:t>
              </w:r>
            </w:ins>
          </w:p>
        </w:tc>
        <w:tc>
          <w:tcPr>
            <w:tcW w:w="0" w:type="auto"/>
          </w:tcPr>
          <w:p w:rsidR="00222167" w:rsidRDefault="008B3912">
            <w:pPr>
              <w:pStyle w:val="ListParagraph"/>
              <w:spacing w:line="240" w:lineRule="auto"/>
              <w:ind w:left="0"/>
              <w:jc w:val="left"/>
              <w:rPr>
                <w:ins w:id="2641" w:author="fauzan" w:date="2022-08-10T21:35:00Z"/>
                <w:szCs w:val="24"/>
              </w:rPr>
            </w:pPr>
            <w:ins w:id="2642" w:author="fauzan" w:date="2022-08-10T21:35:00Z">
              <w:r>
                <w:rPr>
                  <w:szCs w:val="24"/>
                </w:rPr>
                <w:t>menekan roti pada sidebar setelah menekan kelola data</w:t>
              </w:r>
            </w:ins>
          </w:p>
        </w:tc>
        <w:tc>
          <w:tcPr>
            <w:tcW w:w="0" w:type="auto"/>
          </w:tcPr>
          <w:p w:rsidR="00222167" w:rsidRDefault="008B3912">
            <w:pPr>
              <w:pStyle w:val="ListParagraph"/>
              <w:spacing w:line="240" w:lineRule="auto"/>
              <w:ind w:left="0"/>
              <w:jc w:val="left"/>
              <w:rPr>
                <w:ins w:id="2643" w:author="fauzan" w:date="2022-08-10T21:35:00Z"/>
                <w:szCs w:val="24"/>
              </w:rPr>
            </w:pPr>
            <w:ins w:id="2644" w:author="fauzan" w:date="2022-08-10T21:35:00Z">
              <w:r>
                <w:rPr>
                  <w:szCs w:val="24"/>
                </w:rPr>
                <w:t>roti</w:t>
              </w:r>
            </w:ins>
          </w:p>
        </w:tc>
        <w:tc>
          <w:tcPr>
            <w:tcW w:w="0" w:type="auto"/>
          </w:tcPr>
          <w:p w:rsidR="00222167" w:rsidRDefault="008B3912">
            <w:pPr>
              <w:pStyle w:val="ListParagraph"/>
              <w:spacing w:line="240" w:lineRule="auto"/>
              <w:ind w:left="0"/>
              <w:jc w:val="left"/>
              <w:rPr>
                <w:ins w:id="2645" w:author="fauzan" w:date="2022-08-10T21:35:00Z"/>
                <w:szCs w:val="24"/>
              </w:rPr>
            </w:pPr>
            <w:ins w:id="2646" w:author="fauzan" w:date="2022-08-10T21:35:00Z">
              <w:r>
                <w:rPr>
                  <w:szCs w:val="24"/>
                </w:rPr>
                <w:t>Sistem akan menampilkan halaman data roti</w:t>
              </w:r>
            </w:ins>
          </w:p>
        </w:tc>
        <w:tc>
          <w:tcPr>
            <w:tcW w:w="0" w:type="auto"/>
          </w:tcPr>
          <w:p w:rsidR="00222167" w:rsidRDefault="00222167">
            <w:pPr>
              <w:pStyle w:val="ListParagraph"/>
              <w:spacing w:line="240" w:lineRule="auto"/>
              <w:ind w:left="0"/>
              <w:jc w:val="center"/>
              <w:rPr>
                <w:ins w:id="2647" w:author="fauzan" w:date="2022-08-10T21:35:00Z"/>
              </w:rPr>
            </w:pPr>
          </w:p>
        </w:tc>
      </w:tr>
      <w:tr w:rsidR="00222167">
        <w:trPr>
          <w:trHeight w:val="830"/>
          <w:ins w:id="2648" w:author="fauzan" w:date="2022-08-10T21:35:00Z"/>
        </w:trPr>
        <w:tc>
          <w:tcPr>
            <w:tcW w:w="0" w:type="auto"/>
            <w:vAlign w:val="center"/>
          </w:tcPr>
          <w:p w:rsidR="00222167" w:rsidRDefault="008B3912">
            <w:pPr>
              <w:pStyle w:val="ListParagraph"/>
              <w:spacing w:line="240" w:lineRule="auto"/>
              <w:ind w:left="0"/>
              <w:jc w:val="center"/>
              <w:rPr>
                <w:ins w:id="2649" w:author="fauzan" w:date="2022-08-10T21:35:00Z"/>
                <w:szCs w:val="24"/>
              </w:rPr>
            </w:pPr>
            <w:ins w:id="2650" w:author="fauzan" w:date="2022-08-10T21:35:00Z">
              <w:r>
                <w:rPr>
                  <w:szCs w:val="24"/>
                </w:rPr>
                <w:t>6</w:t>
              </w:r>
            </w:ins>
          </w:p>
        </w:tc>
        <w:tc>
          <w:tcPr>
            <w:tcW w:w="0" w:type="auto"/>
          </w:tcPr>
          <w:p w:rsidR="00222167" w:rsidRDefault="008B3912">
            <w:pPr>
              <w:pStyle w:val="ListParagraph"/>
              <w:spacing w:line="240" w:lineRule="auto"/>
              <w:ind w:left="0"/>
              <w:jc w:val="left"/>
              <w:rPr>
                <w:ins w:id="2651" w:author="fauzan" w:date="2022-08-10T21:35:00Z"/>
                <w:szCs w:val="24"/>
              </w:rPr>
            </w:pPr>
            <w:ins w:id="2652" w:author="fauzan" w:date="2022-08-10T21:35:00Z">
              <w:r>
                <w:rPr>
                  <w:szCs w:val="24"/>
                </w:rPr>
                <w:t xml:space="preserve">menekan distribusi pada sidebar </w:t>
              </w:r>
            </w:ins>
          </w:p>
        </w:tc>
        <w:tc>
          <w:tcPr>
            <w:tcW w:w="0" w:type="auto"/>
          </w:tcPr>
          <w:p w:rsidR="00222167" w:rsidRDefault="008B3912">
            <w:pPr>
              <w:pStyle w:val="ListParagraph"/>
              <w:spacing w:line="240" w:lineRule="auto"/>
              <w:ind w:left="0"/>
              <w:jc w:val="left"/>
              <w:rPr>
                <w:ins w:id="2653" w:author="fauzan" w:date="2022-08-10T21:35:00Z"/>
                <w:szCs w:val="24"/>
              </w:rPr>
            </w:pPr>
            <w:ins w:id="2654" w:author="fauzan" w:date="2022-08-10T21:35:00Z">
              <w:r>
                <w:rPr>
                  <w:szCs w:val="24"/>
                </w:rPr>
                <w:t>Distribusi</w:t>
              </w:r>
            </w:ins>
          </w:p>
        </w:tc>
        <w:tc>
          <w:tcPr>
            <w:tcW w:w="0" w:type="auto"/>
          </w:tcPr>
          <w:p w:rsidR="00222167" w:rsidRDefault="008B3912">
            <w:pPr>
              <w:pStyle w:val="ListParagraph"/>
              <w:spacing w:line="240" w:lineRule="auto"/>
              <w:ind w:left="0"/>
              <w:jc w:val="left"/>
              <w:rPr>
                <w:ins w:id="2655" w:author="fauzan" w:date="2022-08-10T21:35:00Z"/>
                <w:szCs w:val="24"/>
              </w:rPr>
            </w:pPr>
            <w:ins w:id="2656" w:author="fauzan" w:date="2022-08-10T21:35:00Z">
              <w:r>
                <w:rPr>
                  <w:szCs w:val="24"/>
                </w:rPr>
                <w:t>Sistem akan menampilkan halaman distribusi</w:t>
              </w:r>
            </w:ins>
          </w:p>
        </w:tc>
        <w:tc>
          <w:tcPr>
            <w:tcW w:w="0" w:type="auto"/>
          </w:tcPr>
          <w:p w:rsidR="00222167" w:rsidRDefault="00222167">
            <w:pPr>
              <w:pStyle w:val="ListParagraph"/>
              <w:spacing w:line="240" w:lineRule="auto"/>
              <w:ind w:left="0"/>
              <w:jc w:val="center"/>
              <w:rPr>
                <w:ins w:id="2657" w:author="fauzan" w:date="2022-08-10T21:35:00Z"/>
              </w:rPr>
            </w:pPr>
          </w:p>
        </w:tc>
      </w:tr>
      <w:tr w:rsidR="00222167">
        <w:trPr>
          <w:trHeight w:val="843"/>
          <w:ins w:id="2658" w:author="fauzan" w:date="2022-08-10T21:35:00Z"/>
        </w:trPr>
        <w:tc>
          <w:tcPr>
            <w:tcW w:w="0" w:type="auto"/>
            <w:vAlign w:val="center"/>
          </w:tcPr>
          <w:p w:rsidR="00222167" w:rsidRDefault="008B3912">
            <w:pPr>
              <w:pStyle w:val="ListParagraph"/>
              <w:spacing w:line="240" w:lineRule="auto"/>
              <w:ind w:left="0"/>
              <w:jc w:val="center"/>
              <w:rPr>
                <w:ins w:id="2659" w:author="fauzan" w:date="2022-08-10T21:35:00Z"/>
                <w:szCs w:val="24"/>
              </w:rPr>
            </w:pPr>
            <w:ins w:id="2660" w:author="fauzan" w:date="2022-08-10T21:35:00Z">
              <w:r>
                <w:rPr>
                  <w:szCs w:val="24"/>
                </w:rPr>
                <w:t>7</w:t>
              </w:r>
            </w:ins>
          </w:p>
        </w:tc>
        <w:tc>
          <w:tcPr>
            <w:tcW w:w="0" w:type="auto"/>
          </w:tcPr>
          <w:p w:rsidR="00222167" w:rsidRDefault="008B3912">
            <w:pPr>
              <w:pStyle w:val="ListParagraph"/>
              <w:spacing w:line="240" w:lineRule="auto"/>
              <w:ind w:left="0"/>
              <w:jc w:val="left"/>
              <w:rPr>
                <w:ins w:id="2661" w:author="fauzan" w:date="2022-08-10T21:35:00Z"/>
                <w:szCs w:val="24"/>
              </w:rPr>
            </w:pPr>
            <w:ins w:id="2662" w:author="fauzan" w:date="2022-08-10T21:35:00Z">
              <w:r>
                <w:rPr>
                  <w:szCs w:val="24"/>
                </w:rPr>
                <w:t>Menekan jadwal kunjungan pada sidebar</w:t>
              </w:r>
            </w:ins>
          </w:p>
        </w:tc>
        <w:tc>
          <w:tcPr>
            <w:tcW w:w="0" w:type="auto"/>
          </w:tcPr>
          <w:p w:rsidR="00222167" w:rsidRDefault="008B3912">
            <w:pPr>
              <w:pStyle w:val="ListParagraph"/>
              <w:spacing w:line="240" w:lineRule="auto"/>
              <w:ind w:left="0"/>
              <w:jc w:val="left"/>
              <w:rPr>
                <w:ins w:id="2663" w:author="fauzan" w:date="2022-08-10T21:35:00Z"/>
                <w:szCs w:val="24"/>
              </w:rPr>
            </w:pPr>
            <w:ins w:id="2664" w:author="fauzan" w:date="2022-08-10T21:35:00Z">
              <w:r>
                <w:rPr>
                  <w:szCs w:val="24"/>
                </w:rPr>
                <w:t>jadwal kunjungan</w:t>
              </w:r>
            </w:ins>
          </w:p>
        </w:tc>
        <w:tc>
          <w:tcPr>
            <w:tcW w:w="0" w:type="auto"/>
          </w:tcPr>
          <w:p w:rsidR="00222167" w:rsidRDefault="008B3912">
            <w:pPr>
              <w:pStyle w:val="ListParagraph"/>
              <w:spacing w:line="240" w:lineRule="auto"/>
              <w:ind w:left="0"/>
              <w:jc w:val="left"/>
              <w:rPr>
                <w:ins w:id="2665" w:author="fauzan" w:date="2022-08-10T21:35:00Z"/>
                <w:szCs w:val="24"/>
              </w:rPr>
            </w:pPr>
            <w:ins w:id="2666" w:author="fauzan" w:date="2022-08-10T21:35:00Z">
              <w:r>
                <w:rPr>
                  <w:szCs w:val="24"/>
                </w:rPr>
                <w:t>Sistem akan menampilkan halaman jadwal kunjungan</w:t>
              </w:r>
            </w:ins>
          </w:p>
        </w:tc>
        <w:tc>
          <w:tcPr>
            <w:tcW w:w="0" w:type="auto"/>
          </w:tcPr>
          <w:p w:rsidR="00222167" w:rsidRDefault="00222167">
            <w:pPr>
              <w:pStyle w:val="ListParagraph"/>
              <w:spacing w:line="240" w:lineRule="auto"/>
              <w:ind w:left="0"/>
              <w:jc w:val="center"/>
              <w:rPr>
                <w:ins w:id="2667" w:author="fauzan" w:date="2022-08-10T21:35:00Z"/>
              </w:rPr>
            </w:pPr>
          </w:p>
        </w:tc>
      </w:tr>
      <w:tr w:rsidR="00222167">
        <w:trPr>
          <w:trHeight w:val="1124"/>
          <w:ins w:id="2668" w:author="fauzan" w:date="2022-08-10T21:35:00Z"/>
        </w:trPr>
        <w:tc>
          <w:tcPr>
            <w:tcW w:w="0" w:type="auto"/>
            <w:vAlign w:val="center"/>
          </w:tcPr>
          <w:p w:rsidR="00222167" w:rsidRDefault="008B3912">
            <w:pPr>
              <w:pStyle w:val="ListParagraph"/>
              <w:spacing w:line="240" w:lineRule="auto"/>
              <w:ind w:left="0"/>
              <w:jc w:val="center"/>
              <w:rPr>
                <w:ins w:id="2669" w:author="fauzan" w:date="2022-08-10T21:35:00Z"/>
                <w:szCs w:val="24"/>
              </w:rPr>
            </w:pPr>
            <w:ins w:id="2670" w:author="fauzan" w:date="2022-08-10T21:35:00Z">
              <w:r>
                <w:rPr>
                  <w:szCs w:val="24"/>
                </w:rPr>
                <w:t>8</w:t>
              </w:r>
            </w:ins>
          </w:p>
        </w:tc>
        <w:tc>
          <w:tcPr>
            <w:tcW w:w="0" w:type="auto"/>
          </w:tcPr>
          <w:p w:rsidR="00222167" w:rsidRDefault="008B3912">
            <w:pPr>
              <w:pStyle w:val="ListParagraph"/>
              <w:spacing w:line="240" w:lineRule="auto"/>
              <w:ind w:left="0"/>
              <w:jc w:val="left"/>
              <w:rPr>
                <w:ins w:id="2671" w:author="fauzan" w:date="2022-08-10T21:35:00Z"/>
                <w:szCs w:val="24"/>
              </w:rPr>
            </w:pPr>
            <w:ins w:id="2672" w:author="fauzan" w:date="2022-08-10T21:35:00Z">
              <w:r>
                <w:rPr>
                  <w:szCs w:val="24"/>
                </w:rPr>
                <w:t xml:space="preserve">menekan nama </w:t>
              </w:r>
              <w:r>
                <w:rPr>
                  <w:i/>
                  <w:szCs w:val="24"/>
                </w:rPr>
                <w:t>user</w:t>
              </w:r>
              <w:r>
                <w:rPr>
                  <w:szCs w:val="24"/>
                </w:rPr>
                <w:t xml:space="preserve"> pada navbar </w:t>
              </w:r>
            </w:ins>
          </w:p>
        </w:tc>
        <w:tc>
          <w:tcPr>
            <w:tcW w:w="0" w:type="auto"/>
          </w:tcPr>
          <w:p w:rsidR="00222167" w:rsidRDefault="008B3912">
            <w:pPr>
              <w:pStyle w:val="ListParagraph"/>
              <w:spacing w:line="240" w:lineRule="auto"/>
              <w:ind w:left="0"/>
              <w:jc w:val="left"/>
              <w:rPr>
                <w:ins w:id="2673" w:author="fauzan" w:date="2022-08-10T21:35:00Z"/>
                <w:szCs w:val="24"/>
              </w:rPr>
            </w:pPr>
            <w:ins w:id="2674" w:author="fauzan" w:date="2022-08-10T21:35:00Z">
              <w:r>
                <w:rPr>
                  <w:szCs w:val="24"/>
                </w:rPr>
                <w:t xml:space="preserve">Nama </w:t>
              </w:r>
              <w:r>
                <w:rPr>
                  <w:i/>
                  <w:szCs w:val="24"/>
                </w:rPr>
                <w:t>user</w:t>
              </w:r>
            </w:ins>
          </w:p>
        </w:tc>
        <w:tc>
          <w:tcPr>
            <w:tcW w:w="0" w:type="auto"/>
          </w:tcPr>
          <w:p w:rsidR="00222167" w:rsidRDefault="008B3912">
            <w:pPr>
              <w:pStyle w:val="ListParagraph"/>
              <w:spacing w:line="240" w:lineRule="auto"/>
              <w:ind w:left="0"/>
              <w:jc w:val="left"/>
              <w:rPr>
                <w:ins w:id="2675" w:author="fauzan" w:date="2022-08-10T21:35:00Z"/>
                <w:szCs w:val="24"/>
              </w:rPr>
            </w:pPr>
            <w:ins w:id="2676" w:author="fauzan" w:date="2022-08-10T21:35:00Z">
              <w:r>
                <w:rPr>
                  <w:szCs w:val="24"/>
                </w:rPr>
                <w:t xml:space="preserve">Sistem akan menampilkan select untuk memilih change </w:t>
              </w:r>
              <w:r>
                <w:rPr>
                  <w:i/>
                  <w:szCs w:val="24"/>
                </w:rPr>
                <w:t>password</w:t>
              </w:r>
              <w:r>
                <w:rPr>
                  <w:szCs w:val="24"/>
                </w:rPr>
                <w:t xml:space="preserve"> dan logout</w:t>
              </w:r>
            </w:ins>
          </w:p>
        </w:tc>
        <w:tc>
          <w:tcPr>
            <w:tcW w:w="0" w:type="auto"/>
          </w:tcPr>
          <w:p w:rsidR="00222167" w:rsidRDefault="00222167">
            <w:pPr>
              <w:pStyle w:val="ListParagraph"/>
              <w:spacing w:line="240" w:lineRule="auto"/>
              <w:ind w:left="0"/>
              <w:jc w:val="center"/>
              <w:rPr>
                <w:ins w:id="2677" w:author="fauzan" w:date="2022-08-10T21:35:00Z"/>
              </w:rPr>
            </w:pPr>
          </w:p>
        </w:tc>
      </w:tr>
      <w:tr w:rsidR="00222167">
        <w:trPr>
          <w:trHeight w:val="1126"/>
          <w:ins w:id="2678" w:author="fauzan" w:date="2022-08-10T21:35:00Z"/>
        </w:trPr>
        <w:tc>
          <w:tcPr>
            <w:tcW w:w="0" w:type="auto"/>
            <w:vAlign w:val="center"/>
          </w:tcPr>
          <w:p w:rsidR="00222167" w:rsidRDefault="008B3912">
            <w:pPr>
              <w:pStyle w:val="ListParagraph"/>
              <w:spacing w:line="240" w:lineRule="auto"/>
              <w:ind w:left="0"/>
              <w:jc w:val="center"/>
              <w:rPr>
                <w:ins w:id="2679" w:author="fauzan" w:date="2022-08-10T21:35:00Z"/>
                <w:szCs w:val="24"/>
              </w:rPr>
            </w:pPr>
            <w:ins w:id="2680" w:author="fauzan" w:date="2022-08-10T21:35:00Z">
              <w:r>
                <w:rPr>
                  <w:szCs w:val="24"/>
                </w:rPr>
                <w:t>9</w:t>
              </w:r>
            </w:ins>
          </w:p>
        </w:tc>
        <w:tc>
          <w:tcPr>
            <w:tcW w:w="0" w:type="auto"/>
          </w:tcPr>
          <w:p w:rsidR="00222167" w:rsidRDefault="008B3912">
            <w:pPr>
              <w:pStyle w:val="ListParagraph"/>
              <w:spacing w:line="240" w:lineRule="auto"/>
              <w:ind w:left="0"/>
              <w:jc w:val="left"/>
              <w:rPr>
                <w:ins w:id="2681" w:author="fauzan" w:date="2022-08-10T21:35:00Z"/>
                <w:szCs w:val="24"/>
              </w:rPr>
            </w:pPr>
            <w:ins w:id="2682" w:author="fauzan" w:date="2022-08-10T21:35:00Z">
              <w:r>
                <w:rPr>
                  <w:szCs w:val="24"/>
                </w:rPr>
                <w:t xml:space="preserve">menekan change </w:t>
              </w:r>
              <w:r>
                <w:rPr>
                  <w:i/>
                  <w:szCs w:val="24"/>
                </w:rPr>
                <w:t>password</w:t>
              </w:r>
              <w:r>
                <w:rPr>
                  <w:szCs w:val="24"/>
                </w:rPr>
                <w:t xml:space="preserve"> pada sidebar setelah menekan nama </w:t>
              </w:r>
              <w:r>
                <w:rPr>
                  <w:i/>
                  <w:szCs w:val="24"/>
                </w:rPr>
                <w:t>user</w:t>
              </w:r>
            </w:ins>
          </w:p>
        </w:tc>
        <w:tc>
          <w:tcPr>
            <w:tcW w:w="0" w:type="auto"/>
          </w:tcPr>
          <w:p w:rsidR="00222167" w:rsidRDefault="008B3912">
            <w:pPr>
              <w:pStyle w:val="ListParagraph"/>
              <w:spacing w:line="240" w:lineRule="auto"/>
              <w:ind w:left="0"/>
              <w:jc w:val="left"/>
              <w:rPr>
                <w:ins w:id="2683" w:author="fauzan" w:date="2022-08-10T21:35:00Z"/>
                <w:szCs w:val="24"/>
              </w:rPr>
            </w:pPr>
            <w:ins w:id="2684" w:author="fauzan" w:date="2022-08-10T21:35:00Z">
              <w:r>
                <w:rPr>
                  <w:szCs w:val="24"/>
                </w:rPr>
                <w:t xml:space="preserve">toko change </w:t>
              </w:r>
              <w:r>
                <w:rPr>
                  <w:i/>
                  <w:szCs w:val="24"/>
                </w:rPr>
                <w:t>password</w:t>
              </w:r>
            </w:ins>
          </w:p>
        </w:tc>
        <w:tc>
          <w:tcPr>
            <w:tcW w:w="0" w:type="auto"/>
          </w:tcPr>
          <w:p w:rsidR="00222167" w:rsidRDefault="008B3912">
            <w:pPr>
              <w:pStyle w:val="ListParagraph"/>
              <w:spacing w:line="240" w:lineRule="auto"/>
              <w:ind w:left="0"/>
              <w:jc w:val="left"/>
              <w:rPr>
                <w:ins w:id="2685" w:author="fauzan" w:date="2022-08-10T21:35:00Z"/>
                <w:szCs w:val="24"/>
              </w:rPr>
            </w:pPr>
            <w:ins w:id="2686" w:author="fauzan" w:date="2022-08-10T21:35:00Z">
              <w:r>
                <w:rPr>
                  <w:szCs w:val="24"/>
                </w:rPr>
                <w:t xml:space="preserve">Sistem akan menampilkan halaman change </w:t>
              </w:r>
              <w:r>
                <w:rPr>
                  <w:i/>
                  <w:szCs w:val="24"/>
                </w:rPr>
                <w:t>password</w:t>
              </w:r>
            </w:ins>
          </w:p>
        </w:tc>
        <w:tc>
          <w:tcPr>
            <w:tcW w:w="0" w:type="auto"/>
          </w:tcPr>
          <w:p w:rsidR="00222167" w:rsidRDefault="00222167">
            <w:pPr>
              <w:pStyle w:val="ListParagraph"/>
              <w:spacing w:line="240" w:lineRule="auto"/>
              <w:ind w:left="0"/>
              <w:jc w:val="center"/>
              <w:rPr>
                <w:ins w:id="2687" w:author="fauzan" w:date="2022-08-10T21:35:00Z"/>
              </w:rPr>
            </w:pPr>
          </w:p>
        </w:tc>
      </w:tr>
      <w:tr w:rsidR="00222167">
        <w:trPr>
          <w:trHeight w:val="844"/>
          <w:ins w:id="2688" w:author="fauzan" w:date="2022-08-10T21:35:00Z"/>
        </w:trPr>
        <w:tc>
          <w:tcPr>
            <w:tcW w:w="0" w:type="auto"/>
            <w:vAlign w:val="center"/>
          </w:tcPr>
          <w:p w:rsidR="00222167" w:rsidRDefault="008B3912">
            <w:pPr>
              <w:pStyle w:val="ListParagraph"/>
              <w:spacing w:line="240" w:lineRule="auto"/>
              <w:ind w:left="0"/>
              <w:jc w:val="center"/>
              <w:rPr>
                <w:ins w:id="2689" w:author="fauzan" w:date="2022-08-10T21:35:00Z"/>
                <w:szCs w:val="24"/>
              </w:rPr>
            </w:pPr>
            <w:ins w:id="2690" w:author="fauzan" w:date="2022-08-10T21:35:00Z">
              <w:r>
                <w:rPr>
                  <w:szCs w:val="24"/>
                </w:rPr>
                <w:t>10</w:t>
              </w:r>
            </w:ins>
          </w:p>
        </w:tc>
        <w:tc>
          <w:tcPr>
            <w:tcW w:w="0" w:type="auto"/>
          </w:tcPr>
          <w:p w:rsidR="00222167" w:rsidRDefault="008B3912">
            <w:pPr>
              <w:pStyle w:val="ListParagraph"/>
              <w:spacing w:line="240" w:lineRule="auto"/>
              <w:ind w:left="0"/>
              <w:jc w:val="left"/>
              <w:rPr>
                <w:ins w:id="2691" w:author="fauzan" w:date="2022-08-10T21:35:00Z"/>
                <w:szCs w:val="24"/>
              </w:rPr>
            </w:pPr>
            <w:ins w:id="2692" w:author="fauzan" w:date="2022-08-10T21:35:00Z">
              <w:r>
                <w:rPr>
                  <w:szCs w:val="24"/>
                </w:rPr>
                <w:t xml:space="preserve">menekan logout pada sidebar setelah menekan nama </w:t>
              </w:r>
              <w:r>
                <w:rPr>
                  <w:i/>
                  <w:szCs w:val="24"/>
                </w:rPr>
                <w:t>user</w:t>
              </w:r>
            </w:ins>
          </w:p>
        </w:tc>
        <w:tc>
          <w:tcPr>
            <w:tcW w:w="0" w:type="auto"/>
          </w:tcPr>
          <w:p w:rsidR="00222167" w:rsidRDefault="008B3912">
            <w:pPr>
              <w:pStyle w:val="ListParagraph"/>
              <w:spacing w:line="240" w:lineRule="auto"/>
              <w:ind w:left="0"/>
              <w:jc w:val="left"/>
              <w:rPr>
                <w:ins w:id="2693" w:author="fauzan" w:date="2022-08-10T21:35:00Z"/>
                <w:szCs w:val="24"/>
              </w:rPr>
            </w:pPr>
            <w:ins w:id="2694" w:author="fauzan" w:date="2022-08-10T21:35:00Z">
              <w:r>
                <w:rPr>
                  <w:szCs w:val="24"/>
                </w:rPr>
                <w:t>logout</w:t>
              </w:r>
            </w:ins>
          </w:p>
        </w:tc>
        <w:tc>
          <w:tcPr>
            <w:tcW w:w="0" w:type="auto"/>
          </w:tcPr>
          <w:p w:rsidR="00222167" w:rsidRDefault="008B3912">
            <w:pPr>
              <w:pStyle w:val="ListParagraph"/>
              <w:spacing w:line="240" w:lineRule="auto"/>
              <w:ind w:left="0"/>
              <w:jc w:val="left"/>
              <w:rPr>
                <w:ins w:id="2695" w:author="fauzan" w:date="2022-08-10T21:35:00Z"/>
                <w:szCs w:val="24"/>
              </w:rPr>
            </w:pPr>
            <w:ins w:id="2696" w:author="fauzan" w:date="2022-08-10T21:35:00Z">
              <w:r>
                <w:rPr>
                  <w:szCs w:val="24"/>
                </w:rPr>
                <w:t xml:space="preserve">Sistem akan menampilkan halaman </w:t>
              </w:r>
              <w:r>
                <w:rPr>
                  <w:i/>
                  <w:szCs w:val="24"/>
                </w:rPr>
                <w:t>login</w:t>
              </w:r>
            </w:ins>
          </w:p>
        </w:tc>
        <w:tc>
          <w:tcPr>
            <w:tcW w:w="0" w:type="auto"/>
          </w:tcPr>
          <w:p w:rsidR="00222167" w:rsidRDefault="00222167">
            <w:pPr>
              <w:pStyle w:val="ListParagraph"/>
              <w:spacing w:line="240" w:lineRule="auto"/>
              <w:ind w:left="0"/>
              <w:jc w:val="center"/>
              <w:rPr>
                <w:ins w:id="2697" w:author="fauzan" w:date="2022-08-10T21:35:00Z"/>
              </w:rPr>
            </w:pPr>
          </w:p>
        </w:tc>
      </w:tr>
      <w:tr w:rsidR="00222167">
        <w:trPr>
          <w:trHeight w:val="1126"/>
          <w:ins w:id="2698" w:author="fauzan" w:date="2022-08-10T21:35:00Z"/>
        </w:trPr>
        <w:tc>
          <w:tcPr>
            <w:tcW w:w="0" w:type="auto"/>
            <w:vAlign w:val="center"/>
          </w:tcPr>
          <w:p w:rsidR="00222167" w:rsidRDefault="008B3912">
            <w:pPr>
              <w:pStyle w:val="ListParagraph"/>
              <w:spacing w:line="240" w:lineRule="auto"/>
              <w:ind w:left="0"/>
              <w:jc w:val="center"/>
              <w:rPr>
                <w:ins w:id="2699" w:author="fauzan" w:date="2022-08-10T21:35:00Z"/>
                <w:szCs w:val="24"/>
              </w:rPr>
            </w:pPr>
            <w:ins w:id="2700" w:author="fauzan" w:date="2022-08-10T21:35:00Z">
              <w:r>
                <w:rPr>
                  <w:szCs w:val="24"/>
                </w:rPr>
                <w:t>11</w:t>
              </w:r>
            </w:ins>
          </w:p>
        </w:tc>
        <w:tc>
          <w:tcPr>
            <w:tcW w:w="0" w:type="auto"/>
          </w:tcPr>
          <w:p w:rsidR="00222167" w:rsidRDefault="008B3912">
            <w:pPr>
              <w:pStyle w:val="ListParagraph"/>
              <w:spacing w:line="240" w:lineRule="auto"/>
              <w:ind w:left="0"/>
              <w:jc w:val="left"/>
              <w:rPr>
                <w:ins w:id="2701" w:author="fauzan" w:date="2022-08-10T21:35:00Z"/>
                <w:szCs w:val="24"/>
              </w:rPr>
            </w:pPr>
            <w:ins w:id="2702" w:author="fauzan" w:date="2022-08-10T21:35:00Z">
              <w:r>
                <w:rPr>
                  <w:szCs w:val="24"/>
                </w:rPr>
                <w:t xml:space="preserve">Menekan </w:t>
              </w:r>
              <w:r>
                <w:rPr>
                  <w:i/>
                  <w:szCs w:val="24"/>
                </w:rPr>
                <w:t>button</w:t>
              </w:r>
              <w:r>
                <w:rPr>
                  <w:szCs w:val="24"/>
                </w:rPr>
                <w:t xml:space="preserve"> tambah</w:t>
              </w:r>
            </w:ins>
          </w:p>
        </w:tc>
        <w:tc>
          <w:tcPr>
            <w:tcW w:w="0" w:type="auto"/>
          </w:tcPr>
          <w:p w:rsidR="00222167" w:rsidRDefault="008B3912">
            <w:pPr>
              <w:pStyle w:val="ListParagraph"/>
              <w:spacing w:line="240" w:lineRule="auto"/>
              <w:ind w:left="0"/>
              <w:jc w:val="left"/>
              <w:rPr>
                <w:ins w:id="2703" w:author="fauzan" w:date="2022-08-10T21:35:00Z"/>
                <w:szCs w:val="24"/>
              </w:rPr>
            </w:pPr>
            <w:ins w:id="2704" w:author="fauzan" w:date="2022-08-10T21:35:00Z">
              <w:r>
                <w:rPr>
                  <w:szCs w:val="24"/>
                </w:rPr>
                <w:t>tambah</w:t>
              </w:r>
            </w:ins>
          </w:p>
        </w:tc>
        <w:tc>
          <w:tcPr>
            <w:tcW w:w="0" w:type="auto"/>
          </w:tcPr>
          <w:p w:rsidR="00222167" w:rsidRDefault="008B3912">
            <w:pPr>
              <w:pStyle w:val="ListParagraph"/>
              <w:spacing w:line="240" w:lineRule="auto"/>
              <w:ind w:left="0"/>
              <w:jc w:val="left"/>
              <w:rPr>
                <w:ins w:id="2705" w:author="fauzan" w:date="2022-08-10T21:35:00Z"/>
                <w:szCs w:val="24"/>
              </w:rPr>
            </w:pPr>
            <w:ins w:id="2706" w:author="fauzan" w:date="2022-08-10T21:35:00Z">
              <w:r>
                <w:rPr>
                  <w:szCs w:val="24"/>
                </w:rPr>
                <w:t xml:space="preserve">Sistem akan menampilkan halaman tambah data </w:t>
              </w:r>
              <w:r>
                <w:t>jadwal kunjungan</w:t>
              </w:r>
            </w:ins>
          </w:p>
        </w:tc>
        <w:tc>
          <w:tcPr>
            <w:tcW w:w="0" w:type="auto"/>
          </w:tcPr>
          <w:p w:rsidR="00222167" w:rsidRDefault="00222167">
            <w:pPr>
              <w:pStyle w:val="ListParagraph"/>
              <w:spacing w:line="240" w:lineRule="auto"/>
              <w:ind w:left="0"/>
              <w:jc w:val="center"/>
              <w:rPr>
                <w:ins w:id="2707" w:author="fauzan" w:date="2022-08-10T21:35:00Z"/>
              </w:rPr>
            </w:pPr>
          </w:p>
        </w:tc>
      </w:tr>
      <w:tr w:rsidR="00222167">
        <w:trPr>
          <w:trHeight w:val="918"/>
          <w:ins w:id="2708" w:author="fauzan" w:date="2022-08-10T21:35:00Z"/>
        </w:trPr>
        <w:tc>
          <w:tcPr>
            <w:tcW w:w="0" w:type="auto"/>
            <w:vAlign w:val="center"/>
          </w:tcPr>
          <w:p w:rsidR="00222167" w:rsidRDefault="008B3912">
            <w:pPr>
              <w:pStyle w:val="ListParagraph"/>
              <w:spacing w:line="240" w:lineRule="auto"/>
              <w:ind w:left="0"/>
              <w:jc w:val="center"/>
              <w:rPr>
                <w:ins w:id="2709" w:author="fauzan" w:date="2022-08-10T21:35:00Z"/>
                <w:szCs w:val="24"/>
              </w:rPr>
            </w:pPr>
            <w:ins w:id="2710" w:author="fauzan" w:date="2022-08-10T21:35:00Z">
              <w:r>
                <w:rPr>
                  <w:szCs w:val="24"/>
                </w:rPr>
                <w:t>12</w:t>
              </w:r>
            </w:ins>
          </w:p>
        </w:tc>
        <w:tc>
          <w:tcPr>
            <w:tcW w:w="0" w:type="auto"/>
          </w:tcPr>
          <w:p w:rsidR="00222167" w:rsidRDefault="008B3912">
            <w:pPr>
              <w:pStyle w:val="ListParagraph"/>
              <w:spacing w:line="240" w:lineRule="auto"/>
              <w:ind w:left="0"/>
              <w:jc w:val="left"/>
              <w:rPr>
                <w:ins w:id="2711" w:author="fauzan" w:date="2022-08-10T21:35:00Z"/>
                <w:szCs w:val="24"/>
              </w:rPr>
            </w:pPr>
            <w:ins w:id="2712" w:author="fauzan" w:date="2022-08-10T21:35:00Z">
              <w:r>
                <w:rPr>
                  <w:szCs w:val="24"/>
                </w:rPr>
                <w:t>Menekan ubah pada setiap row data</w:t>
              </w:r>
            </w:ins>
          </w:p>
        </w:tc>
        <w:tc>
          <w:tcPr>
            <w:tcW w:w="0" w:type="auto"/>
          </w:tcPr>
          <w:p w:rsidR="00222167" w:rsidRDefault="008B3912">
            <w:pPr>
              <w:pStyle w:val="ListParagraph"/>
              <w:spacing w:line="240" w:lineRule="auto"/>
              <w:ind w:left="0"/>
              <w:jc w:val="left"/>
              <w:rPr>
                <w:ins w:id="2713" w:author="fauzan" w:date="2022-08-10T21:35:00Z"/>
                <w:szCs w:val="24"/>
              </w:rPr>
            </w:pPr>
            <w:ins w:id="2714" w:author="fauzan" w:date="2022-08-10T21:35:00Z">
              <w:r>
                <w:rPr>
                  <w:szCs w:val="24"/>
                </w:rPr>
                <w:t>ubah</w:t>
              </w:r>
            </w:ins>
          </w:p>
        </w:tc>
        <w:tc>
          <w:tcPr>
            <w:tcW w:w="0" w:type="auto"/>
          </w:tcPr>
          <w:p w:rsidR="00222167" w:rsidRDefault="008B3912">
            <w:pPr>
              <w:pStyle w:val="ListParagraph"/>
              <w:spacing w:line="240" w:lineRule="auto"/>
              <w:ind w:left="0"/>
              <w:jc w:val="left"/>
              <w:rPr>
                <w:ins w:id="2715" w:author="fauzan" w:date="2022-08-10T21:35:00Z"/>
                <w:szCs w:val="24"/>
              </w:rPr>
            </w:pPr>
            <w:ins w:id="2716" w:author="fauzan" w:date="2022-08-10T21:35:00Z">
              <w:r>
                <w:rPr>
                  <w:szCs w:val="24"/>
                </w:rPr>
                <w:t>Sistem akan menampilkan halaman ubah sesuai row data</w:t>
              </w:r>
            </w:ins>
          </w:p>
        </w:tc>
        <w:tc>
          <w:tcPr>
            <w:tcW w:w="0" w:type="auto"/>
          </w:tcPr>
          <w:p w:rsidR="00222167" w:rsidRDefault="00222167">
            <w:pPr>
              <w:pStyle w:val="ListParagraph"/>
              <w:spacing w:line="240" w:lineRule="auto"/>
              <w:ind w:left="0"/>
              <w:jc w:val="center"/>
              <w:rPr>
                <w:ins w:id="2717" w:author="fauzan" w:date="2022-08-10T21:35:00Z"/>
              </w:rPr>
            </w:pPr>
          </w:p>
        </w:tc>
      </w:tr>
      <w:tr w:rsidR="00222167">
        <w:trPr>
          <w:trHeight w:val="634"/>
          <w:ins w:id="2718" w:author="fauzan" w:date="2022-08-10T21:35:00Z"/>
        </w:trPr>
        <w:tc>
          <w:tcPr>
            <w:tcW w:w="0" w:type="auto"/>
            <w:vAlign w:val="center"/>
          </w:tcPr>
          <w:p w:rsidR="00222167" w:rsidRDefault="008B3912">
            <w:pPr>
              <w:pStyle w:val="ListParagraph"/>
              <w:spacing w:line="240" w:lineRule="auto"/>
              <w:ind w:left="0"/>
              <w:jc w:val="center"/>
              <w:rPr>
                <w:ins w:id="2719" w:author="fauzan" w:date="2022-08-10T21:35:00Z"/>
                <w:szCs w:val="24"/>
              </w:rPr>
            </w:pPr>
            <w:ins w:id="2720" w:author="fauzan" w:date="2022-08-10T21:35:00Z">
              <w:r>
                <w:rPr>
                  <w:szCs w:val="24"/>
                </w:rPr>
                <w:t>13</w:t>
              </w:r>
            </w:ins>
          </w:p>
        </w:tc>
        <w:tc>
          <w:tcPr>
            <w:tcW w:w="0" w:type="auto"/>
          </w:tcPr>
          <w:p w:rsidR="00222167" w:rsidRDefault="008B3912">
            <w:pPr>
              <w:pStyle w:val="ListParagraph"/>
              <w:spacing w:line="240" w:lineRule="auto"/>
              <w:ind w:left="0"/>
              <w:jc w:val="left"/>
              <w:rPr>
                <w:ins w:id="2721" w:author="fauzan" w:date="2022-08-10T21:35:00Z"/>
                <w:szCs w:val="24"/>
              </w:rPr>
            </w:pPr>
            <w:ins w:id="2722" w:author="fauzan" w:date="2022-08-10T21:35:00Z">
              <w:r>
                <w:rPr>
                  <w:szCs w:val="24"/>
                </w:rPr>
                <w:t>Menekan hapus pada setiap row data</w:t>
              </w:r>
            </w:ins>
          </w:p>
        </w:tc>
        <w:tc>
          <w:tcPr>
            <w:tcW w:w="0" w:type="auto"/>
          </w:tcPr>
          <w:p w:rsidR="00222167" w:rsidRDefault="008B3912">
            <w:pPr>
              <w:pStyle w:val="ListParagraph"/>
              <w:spacing w:line="240" w:lineRule="auto"/>
              <w:ind w:left="0"/>
              <w:jc w:val="left"/>
              <w:rPr>
                <w:ins w:id="2723" w:author="fauzan" w:date="2022-08-10T21:35:00Z"/>
                <w:szCs w:val="24"/>
              </w:rPr>
            </w:pPr>
            <w:ins w:id="2724" w:author="fauzan" w:date="2022-08-10T21:35:00Z">
              <w:r>
                <w:rPr>
                  <w:szCs w:val="24"/>
                </w:rPr>
                <w:t>hapus</w:t>
              </w:r>
            </w:ins>
          </w:p>
        </w:tc>
        <w:tc>
          <w:tcPr>
            <w:tcW w:w="0" w:type="auto"/>
          </w:tcPr>
          <w:p w:rsidR="00222167" w:rsidRDefault="008B3912">
            <w:pPr>
              <w:pStyle w:val="ListParagraph"/>
              <w:spacing w:line="240" w:lineRule="auto"/>
              <w:ind w:left="0"/>
              <w:jc w:val="left"/>
              <w:rPr>
                <w:ins w:id="2725" w:author="fauzan" w:date="2022-08-10T21:35:00Z"/>
                <w:szCs w:val="24"/>
              </w:rPr>
            </w:pPr>
            <w:ins w:id="2726" w:author="fauzan" w:date="2022-08-10T21:35:00Z">
              <w:r>
                <w:rPr>
                  <w:szCs w:val="24"/>
                </w:rPr>
                <w:t>Sistem akan menghapus data sesuai row data</w:t>
              </w:r>
            </w:ins>
          </w:p>
        </w:tc>
        <w:tc>
          <w:tcPr>
            <w:tcW w:w="0" w:type="auto"/>
          </w:tcPr>
          <w:p w:rsidR="00222167" w:rsidRDefault="00222167">
            <w:pPr>
              <w:pStyle w:val="ListParagraph"/>
              <w:spacing w:line="240" w:lineRule="auto"/>
              <w:ind w:left="0"/>
              <w:jc w:val="center"/>
              <w:rPr>
                <w:ins w:id="2727" w:author="fauzan" w:date="2022-08-10T21:35:00Z"/>
              </w:rPr>
            </w:pPr>
          </w:p>
        </w:tc>
      </w:tr>
    </w:tbl>
    <w:p w:rsidR="00222167" w:rsidRDefault="00222167">
      <w:pPr>
        <w:pStyle w:val="ListParagraph"/>
        <w:spacing w:line="240" w:lineRule="auto"/>
        <w:ind w:left="0"/>
        <w:jc w:val="center"/>
        <w:rPr>
          <w:ins w:id="2728" w:author="fauzan" w:date="2022-08-10T21:35:00Z"/>
        </w:rPr>
      </w:pPr>
    </w:p>
    <w:p w:rsidR="00222167" w:rsidRDefault="008B3912">
      <w:pPr>
        <w:pStyle w:val="ListParagraph"/>
        <w:numPr>
          <w:ilvl w:val="0"/>
          <w:numId w:val="38"/>
        </w:numPr>
        <w:ind w:left="426" w:hanging="425"/>
        <w:rPr>
          <w:ins w:id="2729" w:author="fauzan" w:date="2022-08-10T21:35:00Z"/>
        </w:rPr>
      </w:pPr>
      <w:ins w:id="2730" w:author="fauzan" w:date="2022-08-10T21:35:00Z">
        <w:r>
          <w:t xml:space="preserve">Halaman tambah data Jadwal Kunjungan pada admin </w:t>
        </w:r>
      </w:ins>
    </w:p>
    <w:p w:rsidR="00222167" w:rsidRDefault="008B3912">
      <w:pPr>
        <w:pStyle w:val="ListParagraph"/>
        <w:ind w:left="426"/>
        <w:rPr>
          <w:ins w:id="2731" w:author="fauzan" w:date="2022-08-10T21:35:00Z"/>
        </w:rPr>
      </w:pPr>
      <w:ins w:id="2732" w:author="fauzan" w:date="2022-08-10T21:35:00Z">
        <w:r>
          <w:t xml:space="preserve">Halaman tambah data Jadwal Kunjungan merupakan halaman untuk admin menambahkan data Jadwal Kunjungan baru setelah menekan </w:t>
        </w:r>
        <w:r>
          <w:rPr>
            <w:i/>
          </w:rPr>
          <w:t>button</w:t>
        </w:r>
        <w:r>
          <w:t xml:space="preserve"> tambah </w:t>
        </w:r>
        <w:r>
          <w:lastRenderedPageBreak/>
          <w:t>pada halaman data roti. Berikut pengujian pada halaman tambah data Jadwal Kunjungan .</w:t>
        </w:r>
      </w:ins>
    </w:p>
    <w:p w:rsidR="00222167" w:rsidRDefault="008B3912">
      <w:pPr>
        <w:pStyle w:val="ListParagraph"/>
        <w:ind w:left="426"/>
        <w:jc w:val="center"/>
        <w:rPr>
          <w:ins w:id="2733" w:author="fauzan" w:date="2022-08-10T21:35:00Z"/>
        </w:rPr>
      </w:pPr>
      <w:ins w:id="2734" w:author="fauzan" w:date="2022-08-10T21:35:00Z">
        <w:r>
          <w:t xml:space="preserve">Tabel 4. </w:t>
        </w:r>
        <w:r>
          <w:fldChar w:fldCharType="begin"/>
        </w:r>
        <w:r>
          <w:instrText xml:space="preserve"> SEQ Tabel_4. \* ARABIC </w:instrText>
        </w:r>
        <w:r>
          <w:fldChar w:fldCharType="separate"/>
        </w:r>
        <w:r>
          <w:t>16</w:t>
        </w:r>
        <w:r>
          <w:fldChar w:fldCharType="end"/>
        </w:r>
        <w:r>
          <w:t xml:space="preserve"> Tabel black box tambah data jadwal kunjungan pada admin</w:t>
        </w:r>
      </w:ins>
    </w:p>
    <w:tbl>
      <w:tblPr>
        <w:tblStyle w:val="TableGrid"/>
        <w:tblW w:w="0" w:type="auto"/>
        <w:tblInd w:w="-5" w:type="dxa"/>
        <w:tblLook w:val="04A0" w:firstRow="1" w:lastRow="0" w:firstColumn="1" w:lastColumn="0" w:noHBand="0" w:noVBand="1"/>
      </w:tblPr>
      <w:tblGrid>
        <w:gridCol w:w="564"/>
        <w:gridCol w:w="2431"/>
        <w:gridCol w:w="1758"/>
        <w:gridCol w:w="2457"/>
        <w:gridCol w:w="723"/>
      </w:tblGrid>
      <w:tr w:rsidR="00222167">
        <w:trPr>
          <w:trHeight w:val="651"/>
          <w:ins w:id="2735" w:author="fauzan" w:date="2022-08-10T21:35:00Z"/>
        </w:trPr>
        <w:tc>
          <w:tcPr>
            <w:tcW w:w="0" w:type="auto"/>
            <w:vAlign w:val="center"/>
          </w:tcPr>
          <w:p w:rsidR="00222167" w:rsidRDefault="008B3912">
            <w:pPr>
              <w:pStyle w:val="ListParagraph"/>
              <w:spacing w:line="240" w:lineRule="auto"/>
              <w:ind w:left="0"/>
              <w:jc w:val="center"/>
              <w:rPr>
                <w:ins w:id="2736" w:author="fauzan" w:date="2022-08-10T21:35:00Z"/>
              </w:rPr>
            </w:pPr>
            <w:ins w:id="2737"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738" w:author="fauzan" w:date="2022-08-10T21:35:00Z"/>
              </w:rPr>
            </w:pPr>
            <w:ins w:id="2739"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740" w:author="fauzan" w:date="2022-08-10T21:35:00Z"/>
              </w:rPr>
            </w:pPr>
            <w:ins w:id="2741"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742" w:author="fauzan" w:date="2022-08-10T21:35:00Z"/>
              </w:rPr>
            </w:pPr>
            <w:ins w:id="2743"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744" w:author="fauzan" w:date="2022-08-10T21:35:00Z"/>
              </w:rPr>
            </w:pPr>
            <w:ins w:id="2745" w:author="fauzan" w:date="2022-08-10T21:35:00Z">
              <w:r>
                <w:rPr>
                  <w:szCs w:val="24"/>
                </w:rPr>
                <w:t>Hasil</w:t>
              </w:r>
            </w:ins>
          </w:p>
        </w:tc>
      </w:tr>
      <w:tr w:rsidR="00222167">
        <w:trPr>
          <w:ins w:id="2746" w:author="fauzan" w:date="2022-08-10T21:35:00Z"/>
        </w:trPr>
        <w:tc>
          <w:tcPr>
            <w:tcW w:w="0" w:type="auto"/>
          </w:tcPr>
          <w:p w:rsidR="00222167" w:rsidRDefault="008B3912">
            <w:pPr>
              <w:pStyle w:val="ListParagraph"/>
              <w:spacing w:line="240" w:lineRule="auto"/>
              <w:ind w:left="0"/>
              <w:jc w:val="center"/>
              <w:rPr>
                <w:ins w:id="2747" w:author="fauzan" w:date="2022-08-10T21:35:00Z"/>
              </w:rPr>
            </w:pPr>
            <w:ins w:id="2748" w:author="fauzan" w:date="2022-08-10T21:35:00Z">
              <w:r>
                <w:rPr>
                  <w:szCs w:val="24"/>
                </w:rPr>
                <w:t>1</w:t>
              </w:r>
            </w:ins>
          </w:p>
        </w:tc>
        <w:tc>
          <w:tcPr>
            <w:tcW w:w="0" w:type="auto"/>
            <w:vAlign w:val="center"/>
          </w:tcPr>
          <w:p w:rsidR="00222167" w:rsidRDefault="008B3912">
            <w:pPr>
              <w:pStyle w:val="ListParagraph"/>
              <w:spacing w:line="240" w:lineRule="auto"/>
              <w:ind w:left="0"/>
              <w:jc w:val="left"/>
              <w:rPr>
                <w:ins w:id="2749" w:author="fauzan" w:date="2022-08-10T21:35:00Z"/>
              </w:rPr>
            </w:pPr>
            <w:ins w:id="2750" w:author="fauzan" w:date="2022-08-10T21:35:00Z">
              <w:r>
                <w:rPr>
                  <w:szCs w:val="24"/>
                </w:rPr>
                <w:t>Tidak memasukkan data apapun lalu menekan tambah</w:t>
              </w:r>
            </w:ins>
          </w:p>
        </w:tc>
        <w:tc>
          <w:tcPr>
            <w:tcW w:w="0" w:type="auto"/>
            <w:vAlign w:val="center"/>
          </w:tcPr>
          <w:p w:rsidR="00222167" w:rsidRDefault="008B3912">
            <w:pPr>
              <w:pStyle w:val="ListParagraph"/>
              <w:spacing w:line="240" w:lineRule="auto"/>
              <w:ind w:left="0"/>
              <w:jc w:val="left"/>
              <w:rPr>
                <w:ins w:id="2751" w:author="fauzan" w:date="2022-08-10T21:35:00Z"/>
              </w:rPr>
            </w:pPr>
            <w:ins w:id="2752" w:author="fauzan" w:date="2022-08-10T21:35:00Z">
              <w:r>
                <w:rPr>
                  <w:szCs w:val="24"/>
                </w:rPr>
                <w:t>Tidak memasukkan data</w:t>
              </w:r>
            </w:ins>
          </w:p>
        </w:tc>
        <w:tc>
          <w:tcPr>
            <w:tcW w:w="0" w:type="auto"/>
            <w:vAlign w:val="center"/>
          </w:tcPr>
          <w:p w:rsidR="00222167" w:rsidRDefault="008B3912">
            <w:pPr>
              <w:pStyle w:val="ListParagraph"/>
              <w:spacing w:line="240" w:lineRule="auto"/>
              <w:ind w:left="0"/>
              <w:jc w:val="left"/>
              <w:rPr>
                <w:ins w:id="2753" w:author="fauzan" w:date="2022-08-10T21:35:00Z"/>
              </w:rPr>
            </w:pPr>
            <w:ins w:id="2754" w:author="fauzan" w:date="2022-08-10T21:35:00Z">
              <w:r>
                <w:rPr>
                  <w:szCs w:val="24"/>
                </w:rPr>
                <w:t>Sistem akan menampilkan error</w:t>
              </w:r>
            </w:ins>
          </w:p>
        </w:tc>
        <w:tc>
          <w:tcPr>
            <w:tcW w:w="0" w:type="auto"/>
            <w:vAlign w:val="center"/>
          </w:tcPr>
          <w:p w:rsidR="00222167" w:rsidRDefault="00222167">
            <w:pPr>
              <w:pStyle w:val="ListParagraph"/>
              <w:spacing w:line="240" w:lineRule="auto"/>
              <w:ind w:left="0"/>
              <w:jc w:val="center"/>
              <w:rPr>
                <w:ins w:id="2755" w:author="fauzan" w:date="2022-08-10T21:35:00Z"/>
              </w:rPr>
            </w:pPr>
          </w:p>
        </w:tc>
      </w:tr>
      <w:tr w:rsidR="00222167">
        <w:trPr>
          <w:ins w:id="2756" w:author="fauzan" w:date="2022-08-10T21:35:00Z"/>
        </w:trPr>
        <w:tc>
          <w:tcPr>
            <w:tcW w:w="0" w:type="auto"/>
          </w:tcPr>
          <w:p w:rsidR="00222167" w:rsidRDefault="008B3912">
            <w:pPr>
              <w:pStyle w:val="ListParagraph"/>
              <w:spacing w:line="240" w:lineRule="auto"/>
              <w:ind w:left="0"/>
              <w:jc w:val="center"/>
              <w:rPr>
                <w:ins w:id="2757" w:author="fauzan" w:date="2022-08-10T21:35:00Z"/>
                <w:szCs w:val="24"/>
              </w:rPr>
            </w:pPr>
            <w:ins w:id="2758" w:author="fauzan" w:date="2022-08-10T21:35:00Z">
              <w:r>
                <w:rPr>
                  <w:szCs w:val="24"/>
                </w:rPr>
                <w:t>2</w:t>
              </w:r>
            </w:ins>
          </w:p>
        </w:tc>
        <w:tc>
          <w:tcPr>
            <w:tcW w:w="0" w:type="auto"/>
            <w:vAlign w:val="center"/>
          </w:tcPr>
          <w:p w:rsidR="00222167" w:rsidRDefault="008B3912">
            <w:pPr>
              <w:pStyle w:val="ListParagraph"/>
              <w:spacing w:line="240" w:lineRule="auto"/>
              <w:ind w:left="0"/>
              <w:jc w:val="left"/>
              <w:rPr>
                <w:ins w:id="2759" w:author="fauzan" w:date="2022-08-10T21:35:00Z"/>
                <w:szCs w:val="24"/>
              </w:rPr>
            </w:pPr>
            <w:ins w:id="2760" w:author="fauzan" w:date="2022-08-10T21:35:00Z">
              <w:r>
                <w:rPr>
                  <w:szCs w:val="24"/>
                </w:rPr>
                <w:t>Ada form yang tidak diisi lalu menekan tambah</w:t>
              </w:r>
            </w:ins>
          </w:p>
        </w:tc>
        <w:tc>
          <w:tcPr>
            <w:tcW w:w="0" w:type="auto"/>
            <w:vAlign w:val="center"/>
          </w:tcPr>
          <w:p w:rsidR="00222167" w:rsidRDefault="008B3912">
            <w:pPr>
              <w:pStyle w:val="ListParagraph"/>
              <w:spacing w:line="240" w:lineRule="auto"/>
              <w:ind w:left="0"/>
              <w:jc w:val="left"/>
              <w:rPr>
                <w:ins w:id="2761" w:author="fauzan" w:date="2022-08-10T21:35:00Z"/>
                <w:szCs w:val="24"/>
              </w:rPr>
            </w:pPr>
            <w:ins w:id="2762" w:author="fauzan" w:date="2022-08-10T21:35:00Z">
              <w:r>
                <w:rPr>
                  <w:szCs w:val="24"/>
                </w:rPr>
                <w:t>Ada form yang tidak diisi</w:t>
              </w:r>
            </w:ins>
          </w:p>
        </w:tc>
        <w:tc>
          <w:tcPr>
            <w:tcW w:w="0" w:type="auto"/>
            <w:vAlign w:val="center"/>
          </w:tcPr>
          <w:p w:rsidR="00222167" w:rsidRDefault="008B3912">
            <w:pPr>
              <w:pStyle w:val="ListParagraph"/>
              <w:spacing w:line="240" w:lineRule="auto"/>
              <w:ind w:left="0"/>
              <w:jc w:val="left"/>
              <w:rPr>
                <w:ins w:id="2763" w:author="fauzan" w:date="2022-08-10T21:35:00Z"/>
                <w:szCs w:val="24"/>
              </w:rPr>
            </w:pPr>
            <w:ins w:id="2764" w:author="fauzan" w:date="2022-08-10T21:35:00Z">
              <w:r>
                <w:rPr>
                  <w:szCs w:val="24"/>
                </w:rPr>
                <w:t>Sistem akan menampilkan error</w:t>
              </w:r>
            </w:ins>
          </w:p>
        </w:tc>
        <w:tc>
          <w:tcPr>
            <w:tcW w:w="0" w:type="auto"/>
            <w:vAlign w:val="center"/>
          </w:tcPr>
          <w:p w:rsidR="00222167" w:rsidRDefault="00222167">
            <w:pPr>
              <w:pStyle w:val="ListParagraph"/>
              <w:spacing w:line="240" w:lineRule="auto"/>
              <w:ind w:left="0"/>
              <w:jc w:val="center"/>
              <w:rPr>
                <w:ins w:id="2765" w:author="fauzan" w:date="2022-08-10T21:35:00Z"/>
              </w:rPr>
            </w:pPr>
          </w:p>
        </w:tc>
      </w:tr>
      <w:tr w:rsidR="00222167">
        <w:trPr>
          <w:ins w:id="2766" w:author="fauzan" w:date="2022-08-10T21:35:00Z"/>
        </w:trPr>
        <w:tc>
          <w:tcPr>
            <w:tcW w:w="0" w:type="auto"/>
          </w:tcPr>
          <w:p w:rsidR="00222167" w:rsidRDefault="008B3912">
            <w:pPr>
              <w:pStyle w:val="ListParagraph"/>
              <w:spacing w:line="240" w:lineRule="auto"/>
              <w:ind w:left="0"/>
              <w:jc w:val="center"/>
              <w:rPr>
                <w:ins w:id="2767" w:author="fauzan" w:date="2022-08-10T21:35:00Z"/>
                <w:szCs w:val="24"/>
              </w:rPr>
            </w:pPr>
            <w:ins w:id="2768" w:author="fauzan" w:date="2022-08-10T21:35:00Z">
              <w:r>
                <w:rPr>
                  <w:szCs w:val="24"/>
                </w:rPr>
                <w:t>3</w:t>
              </w:r>
            </w:ins>
          </w:p>
        </w:tc>
        <w:tc>
          <w:tcPr>
            <w:tcW w:w="0" w:type="auto"/>
            <w:vAlign w:val="center"/>
          </w:tcPr>
          <w:p w:rsidR="00222167" w:rsidRDefault="008B3912">
            <w:pPr>
              <w:pStyle w:val="ListParagraph"/>
              <w:spacing w:line="240" w:lineRule="auto"/>
              <w:ind w:left="0"/>
              <w:jc w:val="left"/>
              <w:rPr>
                <w:ins w:id="2769" w:author="fauzan" w:date="2022-08-10T21:35:00Z"/>
                <w:szCs w:val="24"/>
              </w:rPr>
            </w:pPr>
            <w:ins w:id="2770" w:author="fauzan" w:date="2022-08-10T21:35:00Z">
              <w:r>
                <w:rPr>
                  <w:szCs w:val="24"/>
                </w:rPr>
                <w:t>Memasukkan data semua dengan benar lalu menekan ubah</w:t>
              </w:r>
            </w:ins>
          </w:p>
        </w:tc>
        <w:tc>
          <w:tcPr>
            <w:tcW w:w="0" w:type="auto"/>
            <w:vAlign w:val="center"/>
          </w:tcPr>
          <w:p w:rsidR="00222167" w:rsidRDefault="008B3912">
            <w:pPr>
              <w:pStyle w:val="ListParagraph"/>
              <w:spacing w:line="240" w:lineRule="auto"/>
              <w:ind w:left="0"/>
              <w:jc w:val="left"/>
              <w:rPr>
                <w:ins w:id="2771" w:author="fauzan" w:date="2022-08-10T21:35:00Z"/>
                <w:szCs w:val="24"/>
              </w:rPr>
            </w:pPr>
            <w:ins w:id="2772" w:author="fauzan" w:date="2022-08-10T21:35:00Z">
              <w:r>
                <w:rPr>
                  <w:szCs w:val="24"/>
                </w:rPr>
                <w:t>Memasukkan data semua</w:t>
              </w:r>
            </w:ins>
          </w:p>
        </w:tc>
        <w:tc>
          <w:tcPr>
            <w:tcW w:w="0" w:type="auto"/>
            <w:vAlign w:val="center"/>
          </w:tcPr>
          <w:p w:rsidR="00222167" w:rsidRDefault="008B3912">
            <w:pPr>
              <w:pStyle w:val="ListParagraph"/>
              <w:spacing w:line="240" w:lineRule="auto"/>
              <w:ind w:left="0"/>
              <w:jc w:val="left"/>
              <w:rPr>
                <w:ins w:id="2773" w:author="fauzan" w:date="2022-08-10T21:35:00Z"/>
                <w:szCs w:val="24"/>
              </w:rPr>
            </w:pPr>
            <w:ins w:id="2774" w:author="fauzan" w:date="2022-08-10T21:35:00Z">
              <w:r>
                <w:rPr>
                  <w:szCs w:val="24"/>
                </w:rPr>
                <w:t>Sistem akan menampilkan data berhasil disimpan</w:t>
              </w:r>
            </w:ins>
          </w:p>
        </w:tc>
        <w:tc>
          <w:tcPr>
            <w:tcW w:w="0" w:type="auto"/>
            <w:vAlign w:val="center"/>
          </w:tcPr>
          <w:p w:rsidR="00222167" w:rsidRDefault="00222167">
            <w:pPr>
              <w:pStyle w:val="ListParagraph"/>
              <w:spacing w:line="240" w:lineRule="auto"/>
              <w:ind w:left="0"/>
              <w:jc w:val="center"/>
              <w:rPr>
                <w:ins w:id="2775" w:author="fauzan" w:date="2022-08-10T21:35:00Z"/>
              </w:rPr>
            </w:pPr>
          </w:p>
        </w:tc>
      </w:tr>
      <w:tr w:rsidR="00222167">
        <w:trPr>
          <w:ins w:id="2776" w:author="fauzan" w:date="2022-08-10T21:35:00Z"/>
        </w:trPr>
        <w:tc>
          <w:tcPr>
            <w:tcW w:w="0" w:type="auto"/>
          </w:tcPr>
          <w:p w:rsidR="00222167" w:rsidRDefault="008B3912">
            <w:pPr>
              <w:pStyle w:val="ListParagraph"/>
              <w:spacing w:line="240" w:lineRule="auto"/>
              <w:ind w:left="0"/>
              <w:jc w:val="center"/>
              <w:rPr>
                <w:ins w:id="2777" w:author="fauzan" w:date="2022-08-10T21:35:00Z"/>
                <w:szCs w:val="24"/>
              </w:rPr>
            </w:pPr>
            <w:ins w:id="2778" w:author="fauzan" w:date="2022-08-10T21:35:00Z">
              <w:r>
                <w:rPr>
                  <w:szCs w:val="24"/>
                </w:rPr>
                <w:t>4</w:t>
              </w:r>
            </w:ins>
          </w:p>
        </w:tc>
        <w:tc>
          <w:tcPr>
            <w:tcW w:w="0" w:type="auto"/>
            <w:vAlign w:val="center"/>
          </w:tcPr>
          <w:p w:rsidR="00222167" w:rsidRDefault="008B3912">
            <w:pPr>
              <w:pStyle w:val="ListParagraph"/>
              <w:spacing w:line="240" w:lineRule="auto"/>
              <w:ind w:left="0"/>
              <w:jc w:val="left"/>
              <w:rPr>
                <w:ins w:id="2779" w:author="fauzan" w:date="2022-08-10T21:35:00Z"/>
                <w:szCs w:val="24"/>
              </w:rPr>
            </w:pPr>
            <w:ins w:id="2780" w:author="fauzan" w:date="2022-08-10T21:35:00Z">
              <w:r>
                <w:rPr>
                  <w:szCs w:val="24"/>
                </w:rPr>
                <w:t xml:space="preserve">Menekan </w:t>
              </w:r>
              <w:r>
                <w:rPr>
                  <w:i/>
                  <w:szCs w:val="24"/>
                </w:rPr>
                <w:t>button</w:t>
              </w:r>
              <w:r>
                <w:rPr>
                  <w:szCs w:val="24"/>
                </w:rPr>
                <w:t xml:space="preserve"> kembali</w:t>
              </w:r>
            </w:ins>
          </w:p>
        </w:tc>
        <w:tc>
          <w:tcPr>
            <w:tcW w:w="0" w:type="auto"/>
            <w:vAlign w:val="center"/>
          </w:tcPr>
          <w:p w:rsidR="00222167" w:rsidRDefault="008B3912">
            <w:pPr>
              <w:pStyle w:val="ListParagraph"/>
              <w:tabs>
                <w:tab w:val="left" w:pos="1526"/>
              </w:tabs>
              <w:spacing w:line="240" w:lineRule="auto"/>
              <w:ind w:left="0"/>
              <w:jc w:val="left"/>
              <w:rPr>
                <w:ins w:id="2781" w:author="fauzan" w:date="2022-08-10T21:35:00Z"/>
                <w:szCs w:val="24"/>
              </w:rPr>
            </w:pPr>
            <w:ins w:id="2782" w:author="fauzan" w:date="2022-08-10T21:35:00Z">
              <w:r>
                <w:rPr>
                  <w:szCs w:val="24"/>
                </w:rPr>
                <w:t>kembali</w:t>
              </w:r>
              <w:r>
                <w:rPr>
                  <w:szCs w:val="24"/>
                </w:rPr>
                <w:tab/>
              </w:r>
            </w:ins>
          </w:p>
        </w:tc>
        <w:tc>
          <w:tcPr>
            <w:tcW w:w="0" w:type="auto"/>
            <w:vAlign w:val="center"/>
          </w:tcPr>
          <w:p w:rsidR="00222167" w:rsidRDefault="008B3912">
            <w:pPr>
              <w:pStyle w:val="ListParagraph"/>
              <w:spacing w:line="240" w:lineRule="auto"/>
              <w:ind w:left="0"/>
              <w:jc w:val="left"/>
              <w:rPr>
                <w:ins w:id="2783" w:author="fauzan" w:date="2022-08-10T21:35:00Z"/>
                <w:szCs w:val="24"/>
              </w:rPr>
            </w:pPr>
            <w:ins w:id="2784" w:author="fauzan" w:date="2022-08-10T21:35:00Z">
              <w:r>
                <w:rPr>
                  <w:szCs w:val="24"/>
                </w:rPr>
                <w:t xml:space="preserve">Sistem akan menampilkan halaman data </w:t>
              </w:r>
              <w:r>
                <w:t>Jadwal Kunjungan</w:t>
              </w:r>
            </w:ins>
          </w:p>
        </w:tc>
        <w:tc>
          <w:tcPr>
            <w:tcW w:w="0" w:type="auto"/>
            <w:vAlign w:val="center"/>
          </w:tcPr>
          <w:p w:rsidR="00222167" w:rsidRDefault="00222167">
            <w:pPr>
              <w:pStyle w:val="ListParagraph"/>
              <w:spacing w:line="240" w:lineRule="auto"/>
              <w:ind w:left="0"/>
              <w:jc w:val="center"/>
              <w:rPr>
                <w:ins w:id="2785" w:author="fauzan" w:date="2022-08-10T21:35:00Z"/>
              </w:rPr>
            </w:pPr>
          </w:p>
        </w:tc>
      </w:tr>
    </w:tbl>
    <w:p w:rsidR="00222167" w:rsidRDefault="00222167">
      <w:pPr>
        <w:pStyle w:val="ListParagraph"/>
        <w:spacing w:line="240" w:lineRule="auto"/>
        <w:ind w:left="0"/>
        <w:jc w:val="center"/>
        <w:rPr>
          <w:ins w:id="2786" w:author="fauzan" w:date="2022-08-10T21:35:00Z"/>
        </w:rPr>
      </w:pPr>
    </w:p>
    <w:p w:rsidR="00222167" w:rsidRDefault="008B3912">
      <w:pPr>
        <w:pStyle w:val="ListParagraph"/>
        <w:numPr>
          <w:ilvl w:val="0"/>
          <w:numId w:val="38"/>
        </w:numPr>
        <w:ind w:left="426" w:hanging="425"/>
        <w:rPr>
          <w:ins w:id="2787" w:author="fauzan" w:date="2022-08-10T21:35:00Z"/>
        </w:rPr>
      </w:pPr>
      <w:ins w:id="2788" w:author="fauzan" w:date="2022-08-10T21:35:00Z">
        <w:r>
          <w:t xml:space="preserve">Halaman ubah data Jadwal Kunjungan pada admin </w:t>
        </w:r>
      </w:ins>
    </w:p>
    <w:p w:rsidR="00222167" w:rsidRDefault="008B3912">
      <w:pPr>
        <w:pStyle w:val="ListParagraph"/>
        <w:ind w:left="426"/>
        <w:rPr>
          <w:ins w:id="2789" w:author="fauzan" w:date="2022-08-10T21:35:00Z"/>
        </w:rPr>
      </w:pPr>
      <w:ins w:id="2790" w:author="fauzan" w:date="2022-08-10T21:35:00Z">
        <w:r>
          <w:t>Halaman ubah data roti merupakan halaman untuk roti mengubah data roti</w:t>
        </w:r>
      </w:ins>
    </w:p>
    <w:p w:rsidR="00222167" w:rsidRDefault="008B3912">
      <w:pPr>
        <w:pStyle w:val="ListParagraph"/>
        <w:ind w:left="426"/>
        <w:rPr>
          <w:ins w:id="2791" w:author="fauzan" w:date="2022-08-10T21:35:00Z"/>
        </w:rPr>
      </w:pPr>
      <w:ins w:id="2792" w:author="fauzan" w:date="2022-08-10T21:35:00Z">
        <w:r>
          <w:t xml:space="preserve">setelah menekan </w:t>
        </w:r>
        <w:r>
          <w:rPr>
            <w:i/>
          </w:rPr>
          <w:t>button</w:t>
        </w:r>
        <w:r>
          <w:t xml:space="preserve"> ubah pada halaman data roti. Berikut pengujian pada halaman ubah data roti.</w:t>
        </w:r>
      </w:ins>
    </w:p>
    <w:p w:rsidR="00222167" w:rsidRDefault="008B3912">
      <w:pPr>
        <w:pStyle w:val="ListParagraph"/>
        <w:ind w:left="0"/>
        <w:jc w:val="center"/>
        <w:rPr>
          <w:ins w:id="2793" w:author="fauzan" w:date="2022-08-10T21:35:00Z"/>
        </w:rPr>
      </w:pPr>
      <w:ins w:id="2794" w:author="fauzan" w:date="2022-08-10T21:35:00Z">
        <w:r>
          <w:t xml:space="preserve">Tabel 4. </w:t>
        </w:r>
        <w:r>
          <w:fldChar w:fldCharType="begin"/>
        </w:r>
        <w:r>
          <w:instrText xml:space="preserve"> SEQ Tabel_4. \* ARABIC </w:instrText>
        </w:r>
        <w:r>
          <w:fldChar w:fldCharType="separate"/>
        </w:r>
        <w:r>
          <w:t>17</w:t>
        </w:r>
        <w:r>
          <w:fldChar w:fldCharType="end"/>
        </w:r>
        <w:r>
          <w:t xml:space="preserve"> Tabel black box ubah data jadwal kunjungan pada admin</w:t>
        </w:r>
      </w:ins>
    </w:p>
    <w:tbl>
      <w:tblPr>
        <w:tblStyle w:val="TableGrid"/>
        <w:tblW w:w="8075" w:type="dxa"/>
        <w:tblInd w:w="-5" w:type="dxa"/>
        <w:tblLook w:val="04A0" w:firstRow="1" w:lastRow="0" w:firstColumn="1" w:lastColumn="0" w:noHBand="0" w:noVBand="1"/>
      </w:tblPr>
      <w:tblGrid>
        <w:gridCol w:w="563"/>
        <w:gridCol w:w="2628"/>
        <w:gridCol w:w="1811"/>
        <w:gridCol w:w="2350"/>
        <w:gridCol w:w="723"/>
      </w:tblGrid>
      <w:tr w:rsidR="00222167">
        <w:trPr>
          <w:trHeight w:val="554"/>
          <w:tblHeader/>
          <w:ins w:id="2795" w:author="fauzan" w:date="2022-08-10T21:35:00Z"/>
        </w:trPr>
        <w:tc>
          <w:tcPr>
            <w:tcW w:w="0" w:type="auto"/>
            <w:vAlign w:val="center"/>
          </w:tcPr>
          <w:p w:rsidR="00222167" w:rsidRDefault="008B3912">
            <w:pPr>
              <w:pStyle w:val="ListParagraph"/>
              <w:spacing w:line="240" w:lineRule="auto"/>
              <w:ind w:left="0"/>
              <w:jc w:val="center"/>
              <w:rPr>
                <w:ins w:id="2796" w:author="fauzan" w:date="2022-08-10T21:35:00Z"/>
              </w:rPr>
            </w:pPr>
            <w:ins w:id="2797"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798" w:author="fauzan" w:date="2022-08-10T21:35:00Z"/>
              </w:rPr>
            </w:pPr>
            <w:ins w:id="2799"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800" w:author="fauzan" w:date="2022-08-10T21:35:00Z"/>
              </w:rPr>
            </w:pPr>
            <w:ins w:id="2801"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802" w:author="fauzan" w:date="2022-08-10T21:35:00Z"/>
              </w:rPr>
            </w:pPr>
            <w:ins w:id="2803"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804" w:author="fauzan" w:date="2022-08-10T21:35:00Z"/>
              </w:rPr>
            </w:pPr>
            <w:ins w:id="2805" w:author="fauzan" w:date="2022-08-10T21:35:00Z">
              <w:r>
                <w:rPr>
                  <w:szCs w:val="24"/>
                </w:rPr>
                <w:t>Hasil</w:t>
              </w:r>
            </w:ins>
          </w:p>
        </w:tc>
      </w:tr>
      <w:tr w:rsidR="00222167">
        <w:trPr>
          <w:ins w:id="2806" w:author="fauzan" w:date="2022-08-10T21:35:00Z"/>
        </w:trPr>
        <w:tc>
          <w:tcPr>
            <w:tcW w:w="0" w:type="auto"/>
            <w:vAlign w:val="center"/>
          </w:tcPr>
          <w:p w:rsidR="00222167" w:rsidRDefault="008B3912">
            <w:pPr>
              <w:pStyle w:val="ListParagraph"/>
              <w:spacing w:line="240" w:lineRule="auto"/>
              <w:ind w:left="0"/>
              <w:jc w:val="center"/>
              <w:rPr>
                <w:ins w:id="2807" w:author="fauzan" w:date="2022-08-10T21:35:00Z"/>
              </w:rPr>
            </w:pPr>
            <w:ins w:id="2808" w:author="fauzan" w:date="2022-08-10T21:35:00Z">
              <w:r>
                <w:rPr>
                  <w:szCs w:val="24"/>
                </w:rPr>
                <w:t>1</w:t>
              </w:r>
            </w:ins>
          </w:p>
        </w:tc>
        <w:tc>
          <w:tcPr>
            <w:tcW w:w="0" w:type="auto"/>
            <w:vAlign w:val="center"/>
          </w:tcPr>
          <w:p w:rsidR="00222167" w:rsidRDefault="008B3912">
            <w:pPr>
              <w:pStyle w:val="ListParagraph"/>
              <w:spacing w:line="240" w:lineRule="auto"/>
              <w:ind w:left="0"/>
              <w:jc w:val="left"/>
              <w:rPr>
                <w:ins w:id="2809" w:author="fauzan" w:date="2022-08-10T21:35:00Z"/>
              </w:rPr>
            </w:pPr>
            <w:ins w:id="2810" w:author="fauzan" w:date="2022-08-10T21:35:00Z">
              <w:r>
                <w:rPr>
                  <w:szCs w:val="24"/>
                </w:rPr>
                <w:t>Tidak memasukkan data apapun lalu menekan ubah</w:t>
              </w:r>
            </w:ins>
          </w:p>
        </w:tc>
        <w:tc>
          <w:tcPr>
            <w:tcW w:w="0" w:type="auto"/>
            <w:vAlign w:val="center"/>
          </w:tcPr>
          <w:p w:rsidR="00222167" w:rsidRDefault="008B3912">
            <w:pPr>
              <w:pStyle w:val="ListParagraph"/>
              <w:spacing w:line="240" w:lineRule="auto"/>
              <w:ind w:left="0"/>
              <w:jc w:val="left"/>
              <w:rPr>
                <w:ins w:id="2811" w:author="fauzan" w:date="2022-08-10T21:35:00Z"/>
              </w:rPr>
            </w:pPr>
            <w:ins w:id="2812" w:author="fauzan" w:date="2022-08-10T21:35:00Z">
              <w:r>
                <w:rPr>
                  <w:szCs w:val="24"/>
                </w:rPr>
                <w:t>Tidak memasukkan data</w:t>
              </w:r>
            </w:ins>
          </w:p>
        </w:tc>
        <w:tc>
          <w:tcPr>
            <w:tcW w:w="0" w:type="auto"/>
            <w:vAlign w:val="center"/>
          </w:tcPr>
          <w:p w:rsidR="00222167" w:rsidRDefault="008B3912">
            <w:pPr>
              <w:pStyle w:val="ListParagraph"/>
              <w:spacing w:line="240" w:lineRule="auto"/>
              <w:ind w:left="0"/>
              <w:jc w:val="left"/>
              <w:rPr>
                <w:ins w:id="2813" w:author="fauzan" w:date="2022-08-10T21:35:00Z"/>
              </w:rPr>
            </w:pPr>
            <w:ins w:id="2814" w:author="fauzan" w:date="2022-08-10T21:35:00Z">
              <w:r>
                <w:rPr>
                  <w:szCs w:val="24"/>
                </w:rPr>
                <w:t>Sistem akan menampilkan error</w:t>
              </w:r>
            </w:ins>
          </w:p>
        </w:tc>
        <w:tc>
          <w:tcPr>
            <w:tcW w:w="0" w:type="auto"/>
            <w:vAlign w:val="center"/>
          </w:tcPr>
          <w:p w:rsidR="00222167" w:rsidRDefault="00222167">
            <w:pPr>
              <w:pStyle w:val="ListParagraph"/>
              <w:spacing w:line="240" w:lineRule="auto"/>
              <w:ind w:left="0"/>
              <w:jc w:val="center"/>
              <w:rPr>
                <w:ins w:id="2815" w:author="fauzan" w:date="2022-08-10T21:35:00Z"/>
              </w:rPr>
            </w:pPr>
          </w:p>
        </w:tc>
      </w:tr>
      <w:tr w:rsidR="00222167">
        <w:trPr>
          <w:ins w:id="2816" w:author="fauzan" w:date="2022-08-10T21:35:00Z"/>
        </w:trPr>
        <w:tc>
          <w:tcPr>
            <w:tcW w:w="0" w:type="auto"/>
            <w:vAlign w:val="center"/>
          </w:tcPr>
          <w:p w:rsidR="00222167" w:rsidRDefault="008B3912">
            <w:pPr>
              <w:pStyle w:val="ListParagraph"/>
              <w:spacing w:line="240" w:lineRule="auto"/>
              <w:ind w:left="0"/>
              <w:jc w:val="center"/>
              <w:rPr>
                <w:ins w:id="2817" w:author="fauzan" w:date="2022-08-10T21:35:00Z"/>
                <w:szCs w:val="24"/>
              </w:rPr>
            </w:pPr>
            <w:ins w:id="2818" w:author="fauzan" w:date="2022-08-10T21:35:00Z">
              <w:r>
                <w:rPr>
                  <w:szCs w:val="24"/>
                </w:rPr>
                <w:t>2</w:t>
              </w:r>
            </w:ins>
          </w:p>
        </w:tc>
        <w:tc>
          <w:tcPr>
            <w:tcW w:w="0" w:type="auto"/>
            <w:vAlign w:val="center"/>
          </w:tcPr>
          <w:p w:rsidR="00222167" w:rsidRDefault="008B3912">
            <w:pPr>
              <w:pStyle w:val="ListParagraph"/>
              <w:spacing w:line="240" w:lineRule="auto"/>
              <w:ind w:left="0"/>
              <w:jc w:val="left"/>
              <w:rPr>
                <w:ins w:id="2819" w:author="fauzan" w:date="2022-08-10T21:35:00Z"/>
                <w:szCs w:val="24"/>
              </w:rPr>
            </w:pPr>
            <w:ins w:id="2820" w:author="fauzan" w:date="2022-08-10T21:35:00Z">
              <w:r>
                <w:rPr>
                  <w:szCs w:val="24"/>
                </w:rPr>
                <w:t>Ada form yang tidak diisi lalu menekan ubah</w:t>
              </w:r>
            </w:ins>
          </w:p>
        </w:tc>
        <w:tc>
          <w:tcPr>
            <w:tcW w:w="0" w:type="auto"/>
            <w:vAlign w:val="center"/>
          </w:tcPr>
          <w:p w:rsidR="00222167" w:rsidRDefault="008B3912">
            <w:pPr>
              <w:pStyle w:val="ListParagraph"/>
              <w:spacing w:line="240" w:lineRule="auto"/>
              <w:ind w:left="0"/>
              <w:jc w:val="left"/>
              <w:rPr>
                <w:ins w:id="2821" w:author="fauzan" w:date="2022-08-10T21:35:00Z"/>
                <w:szCs w:val="24"/>
              </w:rPr>
            </w:pPr>
            <w:ins w:id="2822" w:author="fauzan" w:date="2022-08-10T21:35:00Z">
              <w:r>
                <w:rPr>
                  <w:szCs w:val="24"/>
                </w:rPr>
                <w:t>Ada form yang tidak diisi</w:t>
              </w:r>
            </w:ins>
          </w:p>
        </w:tc>
        <w:tc>
          <w:tcPr>
            <w:tcW w:w="0" w:type="auto"/>
            <w:vAlign w:val="center"/>
          </w:tcPr>
          <w:p w:rsidR="00222167" w:rsidRDefault="008B3912">
            <w:pPr>
              <w:pStyle w:val="ListParagraph"/>
              <w:spacing w:line="240" w:lineRule="auto"/>
              <w:ind w:left="0"/>
              <w:jc w:val="left"/>
              <w:rPr>
                <w:ins w:id="2823" w:author="fauzan" w:date="2022-08-10T21:35:00Z"/>
                <w:szCs w:val="24"/>
              </w:rPr>
            </w:pPr>
            <w:ins w:id="2824" w:author="fauzan" w:date="2022-08-10T21:35:00Z">
              <w:r>
                <w:rPr>
                  <w:szCs w:val="24"/>
                </w:rPr>
                <w:t>Sistem akan menampilkan error</w:t>
              </w:r>
            </w:ins>
          </w:p>
        </w:tc>
        <w:tc>
          <w:tcPr>
            <w:tcW w:w="0" w:type="auto"/>
            <w:vAlign w:val="center"/>
          </w:tcPr>
          <w:p w:rsidR="00222167" w:rsidRDefault="00222167">
            <w:pPr>
              <w:pStyle w:val="ListParagraph"/>
              <w:spacing w:line="240" w:lineRule="auto"/>
              <w:ind w:left="0"/>
              <w:jc w:val="center"/>
              <w:rPr>
                <w:ins w:id="2825" w:author="fauzan" w:date="2022-08-10T21:35:00Z"/>
              </w:rPr>
            </w:pPr>
          </w:p>
        </w:tc>
      </w:tr>
      <w:tr w:rsidR="00222167">
        <w:trPr>
          <w:ins w:id="2826" w:author="fauzan" w:date="2022-08-10T21:35:00Z"/>
        </w:trPr>
        <w:tc>
          <w:tcPr>
            <w:tcW w:w="0" w:type="auto"/>
            <w:vAlign w:val="center"/>
          </w:tcPr>
          <w:p w:rsidR="00222167" w:rsidRDefault="008B3912">
            <w:pPr>
              <w:pStyle w:val="ListParagraph"/>
              <w:spacing w:line="240" w:lineRule="auto"/>
              <w:ind w:left="0"/>
              <w:jc w:val="center"/>
              <w:rPr>
                <w:ins w:id="2827" w:author="fauzan" w:date="2022-08-10T21:35:00Z"/>
                <w:szCs w:val="24"/>
              </w:rPr>
            </w:pPr>
            <w:ins w:id="2828" w:author="fauzan" w:date="2022-08-10T21:35:00Z">
              <w:r>
                <w:rPr>
                  <w:szCs w:val="24"/>
                </w:rPr>
                <w:t>3</w:t>
              </w:r>
            </w:ins>
          </w:p>
        </w:tc>
        <w:tc>
          <w:tcPr>
            <w:tcW w:w="0" w:type="auto"/>
            <w:vAlign w:val="center"/>
          </w:tcPr>
          <w:p w:rsidR="00222167" w:rsidRDefault="008B3912">
            <w:pPr>
              <w:pStyle w:val="ListParagraph"/>
              <w:spacing w:line="240" w:lineRule="auto"/>
              <w:ind w:left="0"/>
              <w:jc w:val="left"/>
              <w:rPr>
                <w:ins w:id="2829" w:author="fauzan" w:date="2022-08-10T21:35:00Z"/>
                <w:szCs w:val="24"/>
              </w:rPr>
            </w:pPr>
            <w:ins w:id="2830" w:author="fauzan" w:date="2022-08-10T21:35:00Z">
              <w:r>
                <w:rPr>
                  <w:szCs w:val="24"/>
                </w:rPr>
                <w:t>Memasukkan data semua dengan benar lalu menekan ubah</w:t>
              </w:r>
            </w:ins>
          </w:p>
        </w:tc>
        <w:tc>
          <w:tcPr>
            <w:tcW w:w="0" w:type="auto"/>
            <w:vAlign w:val="center"/>
          </w:tcPr>
          <w:p w:rsidR="00222167" w:rsidRDefault="008B3912">
            <w:pPr>
              <w:pStyle w:val="ListParagraph"/>
              <w:spacing w:line="240" w:lineRule="auto"/>
              <w:ind w:left="0"/>
              <w:jc w:val="left"/>
              <w:rPr>
                <w:ins w:id="2831" w:author="fauzan" w:date="2022-08-10T21:35:00Z"/>
                <w:szCs w:val="24"/>
              </w:rPr>
            </w:pPr>
            <w:ins w:id="2832" w:author="fauzan" w:date="2022-08-10T21:35:00Z">
              <w:r>
                <w:rPr>
                  <w:szCs w:val="24"/>
                </w:rPr>
                <w:t>Memasukkan data semua</w:t>
              </w:r>
            </w:ins>
          </w:p>
        </w:tc>
        <w:tc>
          <w:tcPr>
            <w:tcW w:w="0" w:type="auto"/>
            <w:vAlign w:val="center"/>
          </w:tcPr>
          <w:p w:rsidR="00222167" w:rsidRDefault="008B3912">
            <w:pPr>
              <w:pStyle w:val="ListParagraph"/>
              <w:spacing w:line="240" w:lineRule="auto"/>
              <w:ind w:left="0"/>
              <w:jc w:val="left"/>
              <w:rPr>
                <w:ins w:id="2833" w:author="fauzan" w:date="2022-08-10T21:35:00Z"/>
                <w:szCs w:val="24"/>
              </w:rPr>
            </w:pPr>
            <w:ins w:id="2834" w:author="fauzan" w:date="2022-08-10T21:35:00Z">
              <w:r>
                <w:rPr>
                  <w:szCs w:val="24"/>
                </w:rPr>
                <w:t>Sistem akan menampilkan data berhasil diubah</w:t>
              </w:r>
            </w:ins>
          </w:p>
        </w:tc>
        <w:tc>
          <w:tcPr>
            <w:tcW w:w="0" w:type="auto"/>
            <w:vAlign w:val="center"/>
          </w:tcPr>
          <w:p w:rsidR="00222167" w:rsidRDefault="00222167">
            <w:pPr>
              <w:pStyle w:val="ListParagraph"/>
              <w:spacing w:line="240" w:lineRule="auto"/>
              <w:ind w:left="0"/>
              <w:jc w:val="center"/>
              <w:rPr>
                <w:ins w:id="2835" w:author="fauzan" w:date="2022-08-10T21:35:00Z"/>
              </w:rPr>
            </w:pPr>
          </w:p>
        </w:tc>
      </w:tr>
      <w:tr w:rsidR="00222167">
        <w:trPr>
          <w:ins w:id="2836" w:author="fauzan" w:date="2022-08-10T21:35:00Z"/>
        </w:trPr>
        <w:tc>
          <w:tcPr>
            <w:tcW w:w="0" w:type="auto"/>
            <w:vAlign w:val="center"/>
          </w:tcPr>
          <w:p w:rsidR="00222167" w:rsidRDefault="008B3912">
            <w:pPr>
              <w:pStyle w:val="ListParagraph"/>
              <w:spacing w:line="240" w:lineRule="auto"/>
              <w:ind w:left="0"/>
              <w:jc w:val="center"/>
              <w:rPr>
                <w:ins w:id="2837" w:author="fauzan" w:date="2022-08-10T21:35:00Z"/>
                <w:szCs w:val="24"/>
              </w:rPr>
            </w:pPr>
            <w:ins w:id="2838" w:author="fauzan" w:date="2022-08-10T21:35:00Z">
              <w:r>
                <w:rPr>
                  <w:szCs w:val="24"/>
                </w:rPr>
                <w:t>4</w:t>
              </w:r>
            </w:ins>
          </w:p>
        </w:tc>
        <w:tc>
          <w:tcPr>
            <w:tcW w:w="0" w:type="auto"/>
            <w:vAlign w:val="center"/>
          </w:tcPr>
          <w:p w:rsidR="00222167" w:rsidRDefault="008B3912">
            <w:pPr>
              <w:pStyle w:val="ListParagraph"/>
              <w:spacing w:line="240" w:lineRule="auto"/>
              <w:ind w:left="0"/>
              <w:jc w:val="left"/>
              <w:rPr>
                <w:ins w:id="2839" w:author="fauzan" w:date="2022-08-10T21:35:00Z"/>
                <w:szCs w:val="24"/>
              </w:rPr>
            </w:pPr>
            <w:ins w:id="2840" w:author="fauzan" w:date="2022-08-10T21:35:00Z">
              <w:r>
                <w:rPr>
                  <w:szCs w:val="24"/>
                </w:rPr>
                <w:t xml:space="preserve">Menekan </w:t>
              </w:r>
              <w:r>
                <w:rPr>
                  <w:i/>
                  <w:szCs w:val="24"/>
                </w:rPr>
                <w:t>button</w:t>
              </w:r>
              <w:r>
                <w:rPr>
                  <w:szCs w:val="24"/>
                </w:rPr>
                <w:t xml:space="preserve"> kembali</w:t>
              </w:r>
            </w:ins>
          </w:p>
        </w:tc>
        <w:tc>
          <w:tcPr>
            <w:tcW w:w="0" w:type="auto"/>
            <w:vAlign w:val="center"/>
          </w:tcPr>
          <w:p w:rsidR="00222167" w:rsidRDefault="008B3912">
            <w:pPr>
              <w:pStyle w:val="ListParagraph"/>
              <w:spacing w:line="240" w:lineRule="auto"/>
              <w:ind w:left="0"/>
              <w:jc w:val="left"/>
              <w:rPr>
                <w:ins w:id="2841" w:author="fauzan" w:date="2022-08-10T21:35:00Z"/>
                <w:szCs w:val="24"/>
              </w:rPr>
            </w:pPr>
            <w:ins w:id="2842" w:author="fauzan" w:date="2022-08-10T21:35:00Z">
              <w:r>
                <w:rPr>
                  <w:szCs w:val="24"/>
                </w:rPr>
                <w:t>kembali</w:t>
              </w:r>
            </w:ins>
          </w:p>
        </w:tc>
        <w:tc>
          <w:tcPr>
            <w:tcW w:w="0" w:type="auto"/>
            <w:vAlign w:val="center"/>
          </w:tcPr>
          <w:p w:rsidR="00222167" w:rsidRDefault="008B3912">
            <w:pPr>
              <w:pStyle w:val="ListParagraph"/>
              <w:spacing w:line="240" w:lineRule="auto"/>
              <w:ind w:left="0"/>
              <w:jc w:val="left"/>
              <w:rPr>
                <w:ins w:id="2843" w:author="fauzan" w:date="2022-08-10T21:35:00Z"/>
                <w:szCs w:val="24"/>
              </w:rPr>
            </w:pPr>
            <w:ins w:id="2844" w:author="fauzan" w:date="2022-08-10T21:35:00Z">
              <w:r>
                <w:rPr>
                  <w:szCs w:val="24"/>
                </w:rPr>
                <w:t xml:space="preserve">Sistem akan menampilkan halaman data </w:t>
              </w:r>
              <w:r>
                <w:t>roti</w:t>
              </w:r>
            </w:ins>
          </w:p>
        </w:tc>
        <w:tc>
          <w:tcPr>
            <w:tcW w:w="0" w:type="auto"/>
            <w:vAlign w:val="center"/>
          </w:tcPr>
          <w:p w:rsidR="00222167" w:rsidRDefault="00222167">
            <w:pPr>
              <w:pStyle w:val="ListParagraph"/>
              <w:spacing w:line="240" w:lineRule="auto"/>
              <w:ind w:left="0"/>
              <w:jc w:val="center"/>
              <w:rPr>
                <w:ins w:id="2845" w:author="fauzan" w:date="2022-08-10T21:35:00Z"/>
              </w:rPr>
            </w:pPr>
          </w:p>
        </w:tc>
      </w:tr>
    </w:tbl>
    <w:p w:rsidR="00222167" w:rsidRDefault="00222167">
      <w:pPr>
        <w:pStyle w:val="ListParagraph"/>
        <w:spacing w:line="240" w:lineRule="auto"/>
        <w:ind w:left="851"/>
        <w:jc w:val="center"/>
        <w:rPr>
          <w:ins w:id="2846" w:author="fauzan" w:date="2022-08-10T21:35:00Z"/>
        </w:rPr>
      </w:pPr>
    </w:p>
    <w:p w:rsidR="00222167" w:rsidRDefault="008B3912">
      <w:pPr>
        <w:pStyle w:val="ListParagraph"/>
        <w:numPr>
          <w:ilvl w:val="0"/>
          <w:numId w:val="38"/>
        </w:numPr>
        <w:ind w:left="426" w:hanging="425"/>
        <w:rPr>
          <w:ins w:id="2847" w:author="fauzan" w:date="2022-08-10T21:35:00Z"/>
        </w:rPr>
      </w:pPr>
      <w:ins w:id="2848" w:author="fauzan" w:date="2022-08-10T21:35:00Z">
        <w:r>
          <w:t xml:space="preserve">Halaman data distribusi pada </w:t>
        </w:r>
        <w:r>
          <w:rPr>
            <w:i/>
          </w:rPr>
          <w:t>sales</w:t>
        </w:r>
        <w:r>
          <w:t xml:space="preserve"> </w:t>
        </w:r>
      </w:ins>
    </w:p>
    <w:p w:rsidR="00222167" w:rsidRDefault="008B3912">
      <w:pPr>
        <w:pStyle w:val="ListParagraph"/>
        <w:ind w:left="426"/>
        <w:rPr>
          <w:ins w:id="2849" w:author="fauzan" w:date="2022-08-10T21:35:00Z"/>
        </w:rPr>
      </w:pPr>
      <w:ins w:id="2850" w:author="fauzan" w:date="2022-08-10T21:35:00Z">
        <w:r>
          <w:t>Halaman data distribusi merupakan halaman yang diakses ketika memilih distribusi pada sidebar. Berikut pengujian pada halaman data distribusi.</w:t>
        </w:r>
      </w:ins>
    </w:p>
    <w:p w:rsidR="00222167" w:rsidRDefault="008B3912">
      <w:pPr>
        <w:pStyle w:val="ListParagraph"/>
        <w:ind w:left="0"/>
        <w:jc w:val="center"/>
        <w:rPr>
          <w:ins w:id="2851" w:author="fauzan" w:date="2022-08-10T21:35:00Z"/>
        </w:rPr>
      </w:pPr>
      <w:ins w:id="2852" w:author="fauzan" w:date="2022-08-10T21:35:00Z">
        <w:r>
          <w:t xml:space="preserve">Tabel 4. </w:t>
        </w:r>
        <w:r>
          <w:fldChar w:fldCharType="begin"/>
        </w:r>
        <w:r>
          <w:instrText xml:space="preserve"> SEQ Tabel_4. \* ARABIC </w:instrText>
        </w:r>
        <w:r>
          <w:fldChar w:fldCharType="separate"/>
        </w:r>
        <w:r>
          <w:t>18</w:t>
        </w:r>
        <w:r>
          <w:fldChar w:fldCharType="end"/>
        </w:r>
        <w:r>
          <w:t xml:space="preserve"> Tabel black box ubah data distribusi pada </w:t>
        </w:r>
        <w:r>
          <w:rPr>
            <w:i/>
          </w:rPr>
          <w:t>sales</w:t>
        </w:r>
      </w:ins>
    </w:p>
    <w:tbl>
      <w:tblPr>
        <w:tblStyle w:val="TableGrid"/>
        <w:tblW w:w="0" w:type="auto"/>
        <w:tblInd w:w="-5" w:type="dxa"/>
        <w:tblLook w:val="04A0" w:firstRow="1" w:lastRow="0" w:firstColumn="1" w:lastColumn="0" w:noHBand="0" w:noVBand="1"/>
      </w:tblPr>
      <w:tblGrid>
        <w:gridCol w:w="563"/>
        <w:gridCol w:w="2080"/>
        <w:gridCol w:w="1372"/>
        <w:gridCol w:w="3195"/>
        <w:gridCol w:w="723"/>
      </w:tblGrid>
      <w:tr w:rsidR="00222167">
        <w:trPr>
          <w:trHeight w:val="669"/>
          <w:ins w:id="2853" w:author="fauzan" w:date="2022-08-10T21:35:00Z"/>
        </w:trPr>
        <w:tc>
          <w:tcPr>
            <w:tcW w:w="0" w:type="auto"/>
            <w:vAlign w:val="center"/>
          </w:tcPr>
          <w:p w:rsidR="00222167" w:rsidRDefault="008B3912">
            <w:pPr>
              <w:pStyle w:val="ListParagraph"/>
              <w:spacing w:line="240" w:lineRule="auto"/>
              <w:ind w:left="0"/>
              <w:jc w:val="center"/>
              <w:rPr>
                <w:ins w:id="2854" w:author="fauzan" w:date="2022-08-10T21:35:00Z"/>
              </w:rPr>
            </w:pPr>
            <w:ins w:id="2855" w:author="fauzan" w:date="2022-08-10T21:35:00Z">
              <w:r>
                <w:rPr>
                  <w:szCs w:val="24"/>
                </w:rPr>
                <w:t>NO</w:t>
              </w:r>
            </w:ins>
          </w:p>
        </w:tc>
        <w:tc>
          <w:tcPr>
            <w:tcW w:w="0" w:type="auto"/>
            <w:vAlign w:val="center"/>
          </w:tcPr>
          <w:p w:rsidR="00222167" w:rsidRDefault="008B3912">
            <w:pPr>
              <w:pStyle w:val="ListParagraph"/>
              <w:spacing w:line="240" w:lineRule="auto"/>
              <w:ind w:left="0"/>
              <w:jc w:val="center"/>
              <w:rPr>
                <w:ins w:id="2856" w:author="fauzan" w:date="2022-08-10T21:35:00Z"/>
              </w:rPr>
            </w:pPr>
            <w:ins w:id="2857" w:author="fauzan" w:date="2022-08-10T21:35:00Z">
              <w:r>
                <w:rPr>
                  <w:szCs w:val="24"/>
                </w:rPr>
                <w:t>Pengujian</w:t>
              </w:r>
            </w:ins>
          </w:p>
        </w:tc>
        <w:tc>
          <w:tcPr>
            <w:tcW w:w="0" w:type="auto"/>
            <w:vAlign w:val="center"/>
          </w:tcPr>
          <w:p w:rsidR="00222167" w:rsidRDefault="008B3912">
            <w:pPr>
              <w:pStyle w:val="ListParagraph"/>
              <w:spacing w:line="240" w:lineRule="auto"/>
              <w:ind w:left="0"/>
              <w:jc w:val="center"/>
              <w:rPr>
                <w:ins w:id="2858" w:author="fauzan" w:date="2022-08-10T21:35:00Z"/>
              </w:rPr>
            </w:pPr>
            <w:ins w:id="2859" w:author="fauzan" w:date="2022-08-10T21:35:00Z">
              <w:r>
                <w:rPr>
                  <w:szCs w:val="24"/>
                </w:rPr>
                <w:t>Fungsi Yang Diuji</w:t>
              </w:r>
            </w:ins>
          </w:p>
        </w:tc>
        <w:tc>
          <w:tcPr>
            <w:tcW w:w="0" w:type="auto"/>
            <w:vAlign w:val="center"/>
          </w:tcPr>
          <w:p w:rsidR="00222167" w:rsidRDefault="008B3912">
            <w:pPr>
              <w:pStyle w:val="ListParagraph"/>
              <w:spacing w:line="240" w:lineRule="auto"/>
              <w:ind w:left="0"/>
              <w:jc w:val="center"/>
              <w:rPr>
                <w:ins w:id="2860" w:author="fauzan" w:date="2022-08-10T21:35:00Z"/>
              </w:rPr>
            </w:pPr>
            <w:ins w:id="2861" w:author="fauzan" w:date="2022-08-10T21:35:00Z">
              <w:r>
                <w:rPr>
                  <w:szCs w:val="24"/>
                </w:rPr>
                <w:t>Hasil Yang Diharapkan</w:t>
              </w:r>
            </w:ins>
          </w:p>
        </w:tc>
        <w:tc>
          <w:tcPr>
            <w:tcW w:w="0" w:type="auto"/>
            <w:vAlign w:val="center"/>
          </w:tcPr>
          <w:p w:rsidR="00222167" w:rsidRDefault="008B3912">
            <w:pPr>
              <w:pStyle w:val="ListParagraph"/>
              <w:spacing w:line="240" w:lineRule="auto"/>
              <w:ind w:left="0"/>
              <w:jc w:val="center"/>
              <w:rPr>
                <w:ins w:id="2862" w:author="fauzan" w:date="2022-08-10T21:35:00Z"/>
              </w:rPr>
            </w:pPr>
            <w:ins w:id="2863" w:author="fauzan" w:date="2022-08-10T21:35:00Z">
              <w:r>
                <w:rPr>
                  <w:szCs w:val="24"/>
                </w:rPr>
                <w:t>Hasil</w:t>
              </w:r>
            </w:ins>
          </w:p>
        </w:tc>
      </w:tr>
      <w:tr w:rsidR="00222167">
        <w:trPr>
          <w:ins w:id="2864" w:author="fauzan" w:date="2022-08-10T21:35:00Z"/>
        </w:trPr>
        <w:tc>
          <w:tcPr>
            <w:tcW w:w="0" w:type="auto"/>
            <w:vAlign w:val="center"/>
          </w:tcPr>
          <w:p w:rsidR="00222167" w:rsidRDefault="008B3912">
            <w:pPr>
              <w:pStyle w:val="ListParagraph"/>
              <w:spacing w:line="240" w:lineRule="auto"/>
              <w:ind w:left="0"/>
              <w:jc w:val="center"/>
              <w:rPr>
                <w:ins w:id="2865" w:author="fauzan" w:date="2022-08-10T21:35:00Z"/>
              </w:rPr>
            </w:pPr>
            <w:ins w:id="2866" w:author="fauzan" w:date="2022-08-10T21:35:00Z">
              <w:r>
                <w:rPr>
                  <w:szCs w:val="24"/>
                </w:rPr>
                <w:t>1</w:t>
              </w:r>
            </w:ins>
          </w:p>
        </w:tc>
        <w:tc>
          <w:tcPr>
            <w:tcW w:w="0" w:type="auto"/>
            <w:vAlign w:val="center"/>
          </w:tcPr>
          <w:p w:rsidR="00222167" w:rsidRDefault="008B3912">
            <w:pPr>
              <w:pStyle w:val="ListParagraph"/>
              <w:spacing w:line="240" w:lineRule="auto"/>
              <w:ind w:left="0"/>
              <w:jc w:val="left"/>
              <w:rPr>
                <w:ins w:id="2867" w:author="fauzan" w:date="2022-08-10T21:35:00Z"/>
              </w:rPr>
            </w:pPr>
            <w:ins w:id="2868" w:author="fauzan" w:date="2022-08-10T21:35:00Z">
              <w:r>
                <w:rPr>
                  <w:szCs w:val="24"/>
                </w:rPr>
                <w:t>Memilih toko pada select toko</w:t>
              </w:r>
            </w:ins>
          </w:p>
        </w:tc>
        <w:tc>
          <w:tcPr>
            <w:tcW w:w="0" w:type="auto"/>
            <w:vAlign w:val="center"/>
          </w:tcPr>
          <w:p w:rsidR="00222167" w:rsidRDefault="008B3912">
            <w:pPr>
              <w:pStyle w:val="ListParagraph"/>
              <w:spacing w:line="240" w:lineRule="auto"/>
              <w:ind w:left="0"/>
              <w:jc w:val="left"/>
              <w:rPr>
                <w:ins w:id="2869" w:author="fauzan" w:date="2022-08-10T21:35:00Z"/>
              </w:rPr>
            </w:pPr>
            <w:ins w:id="2870" w:author="fauzan" w:date="2022-08-10T21:35:00Z">
              <w:r>
                <w:rPr>
                  <w:szCs w:val="24"/>
                </w:rPr>
                <w:t>Select toko</w:t>
              </w:r>
            </w:ins>
          </w:p>
        </w:tc>
        <w:tc>
          <w:tcPr>
            <w:tcW w:w="0" w:type="auto"/>
            <w:vAlign w:val="center"/>
          </w:tcPr>
          <w:p w:rsidR="00222167" w:rsidRDefault="008B3912">
            <w:pPr>
              <w:pStyle w:val="ListParagraph"/>
              <w:spacing w:line="240" w:lineRule="auto"/>
              <w:ind w:left="0"/>
              <w:jc w:val="left"/>
              <w:rPr>
                <w:ins w:id="2871" w:author="fauzan" w:date="2022-08-10T21:35:00Z"/>
              </w:rPr>
            </w:pPr>
            <w:ins w:id="2872" w:author="fauzan" w:date="2022-08-10T21:35:00Z">
              <w:r>
                <w:rPr>
                  <w:szCs w:val="24"/>
                </w:rPr>
                <w:t>Sistem akan menampilkan halaman distribusi sesuai dengan toko yang dipilih</w:t>
              </w:r>
            </w:ins>
          </w:p>
        </w:tc>
        <w:tc>
          <w:tcPr>
            <w:tcW w:w="0" w:type="auto"/>
            <w:vAlign w:val="center"/>
          </w:tcPr>
          <w:p w:rsidR="00222167" w:rsidRDefault="00222167">
            <w:pPr>
              <w:pStyle w:val="ListParagraph"/>
              <w:spacing w:line="240" w:lineRule="auto"/>
              <w:ind w:left="0"/>
              <w:jc w:val="center"/>
              <w:rPr>
                <w:ins w:id="2873" w:author="fauzan" w:date="2022-08-10T21:35:00Z"/>
              </w:rPr>
            </w:pPr>
          </w:p>
        </w:tc>
      </w:tr>
      <w:tr w:rsidR="00222167">
        <w:trPr>
          <w:ins w:id="2874" w:author="fauzan" w:date="2022-08-10T21:35:00Z"/>
        </w:trPr>
        <w:tc>
          <w:tcPr>
            <w:tcW w:w="0" w:type="auto"/>
            <w:vAlign w:val="center"/>
          </w:tcPr>
          <w:p w:rsidR="00222167" w:rsidRDefault="008B3912">
            <w:pPr>
              <w:pStyle w:val="ListParagraph"/>
              <w:spacing w:line="240" w:lineRule="auto"/>
              <w:ind w:left="0"/>
              <w:jc w:val="center"/>
              <w:rPr>
                <w:ins w:id="2875" w:author="fauzan" w:date="2022-08-10T21:35:00Z"/>
                <w:szCs w:val="24"/>
              </w:rPr>
            </w:pPr>
            <w:ins w:id="2876" w:author="fauzan" w:date="2022-08-10T21:35:00Z">
              <w:r>
                <w:rPr>
                  <w:szCs w:val="24"/>
                </w:rPr>
                <w:t>2</w:t>
              </w:r>
            </w:ins>
          </w:p>
        </w:tc>
        <w:tc>
          <w:tcPr>
            <w:tcW w:w="0" w:type="auto"/>
            <w:vAlign w:val="center"/>
          </w:tcPr>
          <w:p w:rsidR="00222167" w:rsidRDefault="008B3912">
            <w:pPr>
              <w:pStyle w:val="ListParagraph"/>
              <w:spacing w:line="240" w:lineRule="auto"/>
              <w:ind w:left="0"/>
              <w:jc w:val="left"/>
              <w:rPr>
                <w:ins w:id="2877" w:author="fauzan" w:date="2022-08-10T21:35:00Z"/>
                <w:szCs w:val="24"/>
              </w:rPr>
            </w:pPr>
            <w:ins w:id="2878" w:author="fauzan" w:date="2022-08-10T21:35:00Z">
              <w:r>
                <w:rPr>
                  <w:szCs w:val="24"/>
                </w:rPr>
                <w:t xml:space="preserve">menekan </w:t>
              </w:r>
              <w:r>
                <w:rPr>
                  <w:i/>
                  <w:szCs w:val="24"/>
                </w:rPr>
                <w:t>button</w:t>
              </w:r>
              <w:r>
                <w:rPr>
                  <w:szCs w:val="24"/>
                </w:rPr>
                <w:t xml:space="preserve"> ganti </w:t>
              </w:r>
              <w:r>
                <w:rPr>
                  <w:i/>
                  <w:szCs w:val="24"/>
                </w:rPr>
                <w:t>password</w:t>
              </w:r>
              <w:r>
                <w:rPr>
                  <w:szCs w:val="24"/>
                </w:rPr>
                <w:t xml:space="preserve"> pada navbar</w:t>
              </w:r>
            </w:ins>
          </w:p>
        </w:tc>
        <w:tc>
          <w:tcPr>
            <w:tcW w:w="0" w:type="auto"/>
            <w:vAlign w:val="center"/>
          </w:tcPr>
          <w:p w:rsidR="00222167" w:rsidRDefault="008B3912">
            <w:pPr>
              <w:pStyle w:val="ListParagraph"/>
              <w:spacing w:line="240" w:lineRule="auto"/>
              <w:ind w:left="0"/>
              <w:jc w:val="left"/>
              <w:rPr>
                <w:ins w:id="2879" w:author="fauzan" w:date="2022-08-10T21:35:00Z"/>
                <w:szCs w:val="24"/>
              </w:rPr>
            </w:pPr>
            <w:ins w:id="2880" w:author="fauzan" w:date="2022-08-10T21:35:00Z">
              <w:r>
                <w:rPr>
                  <w:szCs w:val="24"/>
                </w:rPr>
                <w:t xml:space="preserve">ganti </w:t>
              </w:r>
              <w:r>
                <w:rPr>
                  <w:i/>
                  <w:szCs w:val="24"/>
                </w:rPr>
                <w:t>password</w:t>
              </w:r>
            </w:ins>
          </w:p>
        </w:tc>
        <w:tc>
          <w:tcPr>
            <w:tcW w:w="0" w:type="auto"/>
            <w:vAlign w:val="center"/>
          </w:tcPr>
          <w:p w:rsidR="00222167" w:rsidRDefault="008B3912">
            <w:pPr>
              <w:pStyle w:val="ListParagraph"/>
              <w:spacing w:line="240" w:lineRule="auto"/>
              <w:ind w:left="0"/>
              <w:jc w:val="left"/>
              <w:rPr>
                <w:ins w:id="2881" w:author="fauzan" w:date="2022-08-10T21:35:00Z"/>
                <w:szCs w:val="24"/>
              </w:rPr>
            </w:pPr>
            <w:ins w:id="2882" w:author="fauzan" w:date="2022-08-10T21:35:00Z">
              <w:r>
                <w:rPr>
                  <w:szCs w:val="24"/>
                </w:rPr>
                <w:t xml:space="preserve">Sistem akan menampilkan halaman ganti </w:t>
              </w:r>
              <w:r>
                <w:rPr>
                  <w:i/>
                  <w:szCs w:val="24"/>
                </w:rPr>
                <w:t>password</w:t>
              </w:r>
            </w:ins>
          </w:p>
        </w:tc>
        <w:tc>
          <w:tcPr>
            <w:tcW w:w="0" w:type="auto"/>
            <w:vAlign w:val="center"/>
          </w:tcPr>
          <w:p w:rsidR="00222167" w:rsidRDefault="00222167">
            <w:pPr>
              <w:pStyle w:val="ListParagraph"/>
              <w:spacing w:line="240" w:lineRule="auto"/>
              <w:ind w:left="0"/>
              <w:jc w:val="center"/>
              <w:rPr>
                <w:ins w:id="2883" w:author="fauzan" w:date="2022-08-10T21:35:00Z"/>
              </w:rPr>
            </w:pPr>
          </w:p>
        </w:tc>
      </w:tr>
      <w:tr w:rsidR="00222167">
        <w:trPr>
          <w:ins w:id="2884" w:author="fauzan" w:date="2022-08-10T21:35:00Z"/>
        </w:trPr>
        <w:tc>
          <w:tcPr>
            <w:tcW w:w="0" w:type="auto"/>
            <w:vAlign w:val="center"/>
          </w:tcPr>
          <w:p w:rsidR="00222167" w:rsidRDefault="008B3912">
            <w:pPr>
              <w:pStyle w:val="ListParagraph"/>
              <w:spacing w:line="240" w:lineRule="auto"/>
              <w:ind w:left="0"/>
              <w:jc w:val="center"/>
              <w:rPr>
                <w:ins w:id="2885" w:author="fauzan" w:date="2022-08-10T21:35:00Z"/>
                <w:szCs w:val="24"/>
              </w:rPr>
            </w:pPr>
            <w:ins w:id="2886" w:author="fauzan" w:date="2022-08-10T21:35:00Z">
              <w:r>
                <w:rPr>
                  <w:szCs w:val="24"/>
                </w:rPr>
                <w:t>3</w:t>
              </w:r>
            </w:ins>
          </w:p>
        </w:tc>
        <w:tc>
          <w:tcPr>
            <w:tcW w:w="0" w:type="auto"/>
            <w:vAlign w:val="center"/>
          </w:tcPr>
          <w:p w:rsidR="00222167" w:rsidRDefault="008B3912">
            <w:pPr>
              <w:pStyle w:val="ListParagraph"/>
              <w:spacing w:line="240" w:lineRule="auto"/>
              <w:ind w:left="0"/>
              <w:jc w:val="left"/>
              <w:rPr>
                <w:ins w:id="2887" w:author="fauzan" w:date="2022-08-10T21:35:00Z"/>
                <w:szCs w:val="24"/>
              </w:rPr>
            </w:pPr>
            <w:ins w:id="2888" w:author="fauzan" w:date="2022-08-10T21:35:00Z">
              <w:r>
                <w:rPr>
                  <w:szCs w:val="24"/>
                </w:rPr>
                <w:t xml:space="preserve">menekan </w:t>
              </w:r>
              <w:r>
                <w:rPr>
                  <w:i/>
                  <w:szCs w:val="24"/>
                </w:rPr>
                <w:t>button</w:t>
              </w:r>
              <w:r>
                <w:rPr>
                  <w:szCs w:val="24"/>
                </w:rPr>
                <w:t xml:space="preserve"> logout</w:t>
              </w:r>
            </w:ins>
          </w:p>
        </w:tc>
        <w:tc>
          <w:tcPr>
            <w:tcW w:w="0" w:type="auto"/>
            <w:vAlign w:val="center"/>
          </w:tcPr>
          <w:p w:rsidR="00222167" w:rsidRDefault="008B3912">
            <w:pPr>
              <w:pStyle w:val="ListParagraph"/>
              <w:spacing w:line="240" w:lineRule="auto"/>
              <w:ind w:left="0"/>
              <w:jc w:val="left"/>
              <w:rPr>
                <w:ins w:id="2889" w:author="fauzan" w:date="2022-08-10T21:35:00Z"/>
                <w:szCs w:val="24"/>
              </w:rPr>
            </w:pPr>
            <w:ins w:id="2890" w:author="fauzan" w:date="2022-08-10T21:35:00Z">
              <w:r>
                <w:rPr>
                  <w:szCs w:val="24"/>
                </w:rPr>
                <w:t>logout</w:t>
              </w:r>
            </w:ins>
          </w:p>
        </w:tc>
        <w:tc>
          <w:tcPr>
            <w:tcW w:w="0" w:type="auto"/>
            <w:vAlign w:val="center"/>
          </w:tcPr>
          <w:p w:rsidR="00222167" w:rsidRDefault="008B3912">
            <w:pPr>
              <w:pStyle w:val="ListParagraph"/>
              <w:spacing w:line="240" w:lineRule="auto"/>
              <w:ind w:left="0"/>
              <w:jc w:val="left"/>
              <w:rPr>
                <w:ins w:id="2891" w:author="fauzan" w:date="2022-08-10T21:35:00Z"/>
                <w:szCs w:val="24"/>
              </w:rPr>
            </w:pPr>
            <w:ins w:id="2892" w:author="fauzan" w:date="2022-08-10T21:35:00Z">
              <w:r>
                <w:rPr>
                  <w:szCs w:val="24"/>
                </w:rPr>
                <w:t xml:space="preserve">Sistem akan menampilkan halaman </w:t>
              </w:r>
              <w:r>
                <w:rPr>
                  <w:i/>
                  <w:szCs w:val="24"/>
                </w:rPr>
                <w:t>login</w:t>
              </w:r>
            </w:ins>
          </w:p>
        </w:tc>
        <w:tc>
          <w:tcPr>
            <w:tcW w:w="0" w:type="auto"/>
            <w:vAlign w:val="center"/>
          </w:tcPr>
          <w:p w:rsidR="00222167" w:rsidRDefault="00222167">
            <w:pPr>
              <w:pStyle w:val="ListParagraph"/>
              <w:spacing w:line="240" w:lineRule="auto"/>
              <w:ind w:left="0"/>
              <w:jc w:val="center"/>
              <w:rPr>
                <w:ins w:id="2893" w:author="fauzan" w:date="2022-08-10T21:35:00Z"/>
              </w:rPr>
            </w:pPr>
          </w:p>
        </w:tc>
      </w:tr>
    </w:tbl>
    <w:p w:rsidR="00222167" w:rsidRDefault="00222167">
      <w:pPr>
        <w:pStyle w:val="Caption"/>
        <w:rPr>
          <w:ins w:id="2894" w:author="muhammad fauzan" w:date="2022-08-09T07:16:00Z"/>
          <w:del w:id="2895" w:author="fauzan" w:date="2022-08-10T21:35:00Z"/>
          <w:szCs w:val="24"/>
        </w:rPr>
      </w:pPr>
    </w:p>
    <w:p w:rsidR="00222167" w:rsidRDefault="00222167">
      <w:pPr>
        <w:pStyle w:val="Caption"/>
        <w:rPr>
          <w:ins w:id="2896" w:author="muhammad fauzan" w:date="2022-08-09T07:16:00Z"/>
          <w:del w:id="2897" w:author="fauzan" w:date="2022-08-10T21:35:00Z"/>
          <w:szCs w:val="24"/>
        </w:rPr>
      </w:pPr>
    </w:p>
    <w:p w:rsidR="00222167" w:rsidRDefault="008B3912">
      <w:pPr>
        <w:pStyle w:val="Caption"/>
        <w:rPr>
          <w:del w:id="2898" w:author="fauzan" w:date="2022-08-10T21:35:00Z"/>
          <w:i/>
          <w:szCs w:val="24"/>
        </w:rPr>
      </w:pPr>
      <w:del w:id="2899" w:author="fauzan" w:date="2022-08-10T21:35:00Z">
        <w:r>
          <w:rPr>
            <w:szCs w:val="24"/>
          </w:rPr>
          <w:delText xml:space="preserve">Tabel 3 . </w:delText>
        </w:r>
        <w:r>
          <w:rPr>
            <w:i/>
            <w:iCs w:val="0"/>
            <w:szCs w:val="24"/>
          </w:rPr>
          <w:fldChar w:fldCharType="begin"/>
        </w:r>
        <w:r>
          <w:rPr>
            <w:szCs w:val="24"/>
          </w:rPr>
          <w:delInstrText xml:space="preserve"> SEQ Tabel_3_. \* ARABIC </w:delInstrText>
        </w:r>
        <w:r>
          <w:rPr>
            <w:i/>
            <w:iCs w:val="0"/>
            <w:szCs w:val="24"/>
          </w:rPr>
          <w:fldChar w:fldCharType="separate"/>
        </w:r>
        <w:r>
          <w:rPr>
            <w:szCs w:val="24"/>
          </w:rPr>
          <w:delText>1</w:delText>
        </w:r>
        <w:r>
          <w:rPr>
            <w:i/>
            <w:iCs w:val="0"/>
            <w:szCs w:val="24"/>
          </w:rPr>
          <w:fldChar w:fldCharType="end"/>
        </w:r>
        <w:r>
          <w:rPr>
            <w:szCs w:val="24"/>
          </w:rPr>
          <w:delText xml:space="preserve"> Black Box</w:delText>
        </w:r>
        <w:bookmarkEnd w:id="1271"/>
      </w:del>
    </w:p>
    <w:tbl>
      <w:tblPr>
        <w:tblStyle w:val="TableGrid"/>
        <w:tblW w:w="0" w:type="auto"/>
        <w:tblLook w:val="04A0" w:firstRow="1" w:lastRow="0" w:firstColumn="1" w:lastColumn="0" w:noHBand="0" w:noVBand="1"/>
        <w:tblPrChange w:id="2900" w:author="muhammad fauzan" w:date="2022-08-03T20:36:00Z">
          <w:tblPr>
            <w:tblStyle w:val="TableGrid"/>
            <w:tblW w:w="0" w:type="auto"/>
            <w:tblLook w:val="04A0" w:firstRow="1" w:lastRow="0" w:firstColumn="1" w:lastColumn="0" w:noHBand="0" w:noVBand="1"/>
          </w:tblPr>
        </w:tblPrChange>
      </w:tblPr>
      <w:tblGrid>
        <w:gridCol w:w="614"/>
        <w:gridCol w:w="2096"/>
        <w:gridCol w:w="1707"/>
        <w:gridCol w:w="2737"/>
        <w:gridCol w:w="774"/>
        <w:tblGridChange w:id="2901">
          <w:tblGrid>
            <w:gridCol w:w="660"/>
            <w:gridCol w:w="1806"/>
            <w:gridCol w:w="2382"/>
            <w:gridCol w:w="2049"/>
            <w:gridCol w:w="1030"/>
          </w:tblGrid>
        </w:tblGridChange>
      </w:tblGrid>
      <w:tr w:rsidR="00222167" w:rsidTr="00222167">
        <w:trPr>
          <w:tblHeader/>
          <w:del w:id="2902" w:author="fauzan" w:date="2022-08-10T21:35:00Z"/>
          <w:trPrChange w:id="2903" w:author="muhammad fauzan" w:date="2022-08-03T20:36:00Z">
            <w:trPr>
              <w:tblHeader/>
            </w:trPr>
          </w:trPrChange>
        </w:trPr>
        <w:tc>
          <w:tcPr>
            <w:tcW w:w="0" w:type="auto"/>
            <w:vAlign w:val="center"/>
            <w:tcPrChange w:id="2904" w:author="muhammad fauzan" w:date="2022-08-03T20:36:00Z">
              <w:tcPr>
                <w:tcW w:w="660" w:type="dxa"/>
                <w:vAlign w:val="center"/>
              </w:tcPr>
            </w:tcPrChange>
          </w:tcPr>
          <w:p w:rsidR="00222167" w:rsidRDefault="008B3912">
            <w:pPr>
              <w:spacing w:line="240" w:lineRule="auto"/>
              <w:ind w:right="51"/>
              <w:jc w:val="center"/>
              <w:rPr>
                <w:del w:id="2905" w:author="fauzan" w:date="2022-08-10T21:35:00Z"/>
                <w:szCs w:val="24"/>
              </w:rPr>
            </w:pPr>
            <w:del w:id="2906" w:author="fauzan" w:date="2022-08-10T21:35:00Z">
              <w:r>
                <w:rPr>
                  <w:szCs w:val="24"/>
                </w:rPr>
                <w:delText>NO</w:delText>
              </w:r>
            </w:del>
          </w:p>
        </w:tc>
        <w:tc>
          <w:tcPr>
            <w:tcW w:w="0" w:type="auto"/>
            <w:vAlign w:val="center"/>
            <w:tcPrChange w:id="2907" w:author="muhammad fauzan" w:date="2022-08-03T20:36:00Z">
              <w:tcPr>
                <w:tcW w:w="1806" w:type="dxa"/>
                <w:vAlign w:val="center"/>
              </w:tcPr>
            </w:tcPrChange>
          </w:tcPr>
          <w:p w:rsidR="00222167" w:rsidRDefault="008B3912">
            <w:pPr>
              <w:spacing w:line="240" w:lineRule="auto"/>
              <w:ind w:right="51"/>
              <w:jc w:val="center"/>
              <w:rPr>
                <w:del w:id="2908" w:author="fauzan" w:date="2022-08-10T21:35:00Z"/>
                <w:szCs w:val="24"/>
              </w:rPr>
            </w:pPr>
            <w:del w:id="2909" w:author="fauzan" w:date="2022-08-10T21:35:00Z">
              <w:r>
                <w:rPr>
                  <w:szCs w:val="24"/>
                </w:rPr>
                <w:delText>Pengujian</w:delText>
              </w:r>
            </w:del>
          </w:p>
        </w:tc>
        <w:tc>
          <w:tcPr>
            <w:tcW w:w="0" w:type="auto"/>
            <w:vAlign w:val="center"/>
            <w:tcPrChange w:id="2910" w:author="muhammad fauzan" w:date="2022-08-03T20:36:00Z">
              <w:tcPr>
                <w:tcW w:w="2382" w:type="dxa"/>
                <w:vAlign w:val="center"/>
              </w:tcPr>
            </w:tcPrChange>
          </w:tcPr>
          <w:p w:rsidR="00222167" w:rsidRDefault="008B3912">
            <w:pPr>
              <w:spacing w:line="240" w:lineRule="auto"/>
              <w:ind w:right="51"/>
              <w:jc w:val="center"/>
              <w:rPr>
                <w:del w:id="2911" w:author="fauzan" w:date="2022-08-10T21:35:00Z"/>
                <w:szCs w:val="24"/>
              </w:rPr>
            </w:pPr>
            <w:del w:id="2912" w:author="fauzan" w:date="2022-08-10T21:35:00Z">
              <w:r>
                <w:rPr>
                  <w:szCs w:val="24"/>
                </w:rPr>
                <w:delText>Fungsi Yang Diuji</w:delText>
              </w:r>
            </w:del>
          </w:p>
        </w:tc>
        <w:tc>
          <w:tcPr>
            <w:tcW w:w="0" w:type="auto"/>
            <w:vAlign w:val="center"/>
            <w:tcPrChange w:id="2913" w:author="muhammad fauzan" w:date="2022-08-03T20:36:00Z">
              <w:tcPr>
                <w:tcW w:w="2049" w:type="dxa"/>
                <w:vAlign w:val="center"/>
              </w:tcPr>
            </w:tcPrChange>
          </w:tcPr>
          <w:p w:rsidR="00222167" w:rsidRDefault="008B3912">
            <w:pPr>
              <w:spacing w:line="240" w:lineRule="auto"/>
              <w:ind w:right="51"/>
              <w:jc w:val="center"/>
              <w:rPr>
                <w:del w:id="2914" w:author="fauzan" w:date="2022-08-10T21:35:00Z"/>
                <w:szCs w:val="24"/>
              </w:rPr>
            </w:pPr>
            <w:del w:id="2915" w:author="fauzan" w:date="2022-08-10T21:35:00Z">
              <w:r>
                <w:rPr>
                  <w:szCs w:val="24"/>
                </w:rPr>
                <w:delText>Hasil Yang Diharapkan</w:delText>
              </w:r>
            </w:del>
          </w:p>
        </w:tc>
        <w:tc>
          <w:tcPr>
            <w:tcW w:w="0" w:type="auto"/>
            <w:vAlign w:val="center"/>
            <w:tcPrChange w:id="2916" w:author="muhammad fauzan" w:date="2022-08-03T20:36:00Z">
              <w:tcPr>
                <w:tcW w:w="1030" w:type="dxa"/>
                <w:vAlign w:val="center"/>
              </w:tcPr>
            </w:tcPrChange>
          </w:tcPr>
          <w:p w:rsidR="00222167" w:rsidRDefault="008B3912">
            <w:pPr>
              <w:spacing w:line="240" w:lineRule="auto"/>
              <w:ind w:right="51"/>
              <w:jc w:val="center"/>
              <w:rPr>
                <w:del w:id="2917" w:author="fauzan" w:date="2022-08-10T21:35:00Z"/>
                <w:szCs w:val="24"/>
              </w:rPr>
            </w:pPr>
            <w:del w:id="2918" w:author="fauzan" w:date="2022-08-10T21:35:00Z">
              <w:r>
                <w:rPr>
                  <w:szCs w:val="24"/>
                </w:rPr>
                <w:delText>Hasil</w:delText>
              </w:r>
            </w:del>
          </w:p>
        </w:tc>
      </w:tr>
      <w:tr w:rsidR="00222167" w:rsidTr="00222167">
        <w:trPr>
          <w:del w:id="2919" w:author="fauzan" w:date="2022-08-10T21:35:00Z"/>
        </w:trPr>
        <w:tc>
          <w:tcPr>
            <w:tcW w:w="0" w:type="auto"/>
            <w:vAlign w:val="center"/>
            <w:tcPrChange w:id="2920" w:author="muhammad fauzan" w:date="2022-08-05T02:53:00Z">
              <w:tcPr>
                <w:tcW w:w="660" w:type="dxa"/>
                <w:vAlign w:val="center"/>
              </w:tcPr>
            </w:tcPrChange>
          </w:tcPr>
          <w:p w:rsidR="00222167" w:rsidRDefault="008B3912">
            <w:pPr>
              <w:ind w:right="51"/>
              <w:jc w:val="center"/>
              <w:rPr>
                <w:del w:id="2921" w:author="fauzan" w:date="2022-08-10T21:35:00Z"/>
                <w:szCs w:val="24"/>
              </w:rPr>
            </w:pPr>
            <w:del w:id="2922" w:author="fauzan" w:date="2022-08-10T21:35:00Z">
              <w:r>
                <w:rPr>
                  <w:szCs w:val="24"/>
                </w:rPr>
                <w:delText>1</w:delText>
              </w:r>
            </w:del>
          </w:p>
        </w:tc>
        <w:tc>
          <w:tcPr>
            <w:tcW w:w="0" w:type="auto"/>
            <w:tcPrChange w:id="2923" w:author="muhammad fauzan" w:date="2022-08-05T02:53:00Z">
              <w:tcPr>
                <w:tcW w:w="1806" w:type="dxa"/>
              </w:tcPr>
            </w:tcPrChange>
          </w:tcPr>
          <w:p w:rsidR="00222167" w:rsidRDefault="008B3912">
            <w:pPr>
              <w:spacing w:line="240" w:lineRule="auto"/>
              <w:ind w:right="51"/>
              <w:jc w:val="left"/>
              <w:rPr>
                <w:del w:id="2924" w:author="fauzan" w:date="2022-08-10T21:35:00Z"/>
                <w:szCs w:val="24"/>
              </w:rPr>
              <w:pPrChange w:id="2925" w:author="muhammad fauzan" w:date="2022-08-05T02:53:00Z">
                <w:pPr>
                  <w:spacing w:line="240" w:lineRule="auto"/>
                  <w:ind w:right="51"/>
                </w:pPr>
              </w:pPrChange>
            </w:pPr>
            <w:del w:id="2926" w:author="fauzan" w:date="2022-08-10T21:35:00Z">
              <w:r>
                <w:rPr>
                  <w:szCs w:val="24"/>
                </w:rPr>
                <w:delText xml:space="preserve">Ketika menekan tombol </w:delText>
              </w:r>
              <w:r>
                <w:rPr>
                  <w:i/>
                  <w:szCs w:val="24"/>
                </w:rPr>
                <w:delText>login</w:delText>
              </w:r>
            </w:del>
            <w:ins w:id="2927" w:author="muhammad fauzan" w:date="2022-08-04T18:31:00Z">
              <w:del w:id="2928" w:author="fauzan" w:date="2022-08-10T21:35:00Z">
                <w:r>
                  <w:rPr>
                    <w:i/>
                    <w:szCs w:val="24"/>
                  </w:rPr>
                  <w:delText>login</w:delText>
                </w:r>
              </w:del>
            </w:ins>
          </w:p>
        </w:tc>
        <w:tc>
          <w:tcPr>
            <w:tcW w:w="0" w:type="auto"/>
            <w:vAlign w:val="center"/>
            <w:tcPrChange w:id="2929" w:author="muhammad fauzan" w:date="2022-08-05T02:53:00Z">
              <w:tcPr>
                <w:tcW w:w="2382" w:type="dxa"/>
              </w:tcPr>
            </w:tcPrChange>
          </w:tcPr>
          <w:p w:rsidR="00222167" w:rsidRDefault="008B3912">
            <w:pPr>
              <w:spacing w:line="240" w:lineRule="auto"/>
              <w:ind w:right="51"/>
              <w:jc w:val="center"/>
              <w:rPr>
                <w:del w:id="2930" w:author="fauzan" w:date="2022-08-10T21:35:00Z"/>
                <w:szCs w:val="24"/>
              </w:rPr>
              <w:pPrChange w:id="2931" w:author="muhammad fauzan" w:date="2022-08-05T02:53:00Z">
                <w:pPr>
                  <w:spacing w:line="240" w:lineRule="auto"/>
                  <w:ind w:right="51"/>
                </w:pPr>
              </w:pPrChange>
            </w:pPr>
            <w:del w:id="2932" w:author="fauzan" w:date="2022-08-10T21:35:00Z">
              <w:r>
                <w:rPr>
                  <w:szCs w:val="24"/>
                </w:rPr>
                <w:delText xml:space="preserve">Tombol </w:delText>
              </w:r>
              <w:r>
                <w:rPr>
                  <w:i/>
                  <w:szCs w:val="24"/>
                </w:rPr>
                <w:delText>Login</w:delText>
              </w:r>
            </w:del>
            <w:ins w:id="2933" w:author="muhammad fauzan" w:date="2022-08-04T18:31:00Z">
              <w:del w:id="2934" w:author="fauzan" w:date="2022-08-10T21:35:00Z">
                <w:r>
                  <w:rPr>
                    <w:i/>
                    <w:szCs w:val="24"/>
                  </w:rPr>
                  <w:delText>Login</w:delText>
                </w:r>
              </w:del>
            </w:ins>
          </w:p>
        </w:tc>
        <w:tc>
          <w:tcPr>
            <w:tcW w:w="0" w:type="auto"/>
            <w:vAlign w:val="center"/>
            <w:tcPrChange w:id="2935" w:author="muhammad fauzan" w:date="2022-08-05T02:53:00Z">
              <w:tcPr>
                <w:tcW w:w="2049" w:type="dxa"/>
              </w:tcPr>
            </w:tcPrChange>
          </w:tcPr>
          <w:p w:rsidR="00222167" w:rsidRDefault="008B3912">
            <w:pPr>
              <w:spacing w:line="240" w:lineRule="auto"/>
              <w:ind w:right="51"/>
              <w:jc w:val="left"/>
              <w:rPr>
                <w:del w:id="2936" w:author="fauzan" w:date="2022-08-10T21:35:00Z"/>
                <w:szCs w:val="24"/>
              </w:rPr>
              <w:pPrChange w:id="2937" w:author="muhammad fauzan" w:date="2022-08-05T02:53:00Z">
                <w:pPr>
                  <w:spacing w:line="240" w:lineRule="auto"/>
                  <w:ind w:right="51"/>
                </w:pPr>
              </w:pPrChange>
            </w:pPr>
            <w:del w:id="2938" w:author="fauzan" w:date="2022-08-10T21:35:00Z">
              <w:r>
                <w:rPr>
                  <w:szCs w:val="24"/>
                </w:rPr>
                <w:delText xml:space="preserve">Menuju Halaman </w:delText>
              </w:r>
              <w:r>
                <w:rPr>
                  <w:i/>
                  <w:szCs w:val="24"/>
                </w:rPr>
                <w:delText>dashbord</w:delText>
              </w:r>
            </w:del>
          </w:p>
        </w:tc>
        <w:tc>
          <w:tcPr>
            <w:tcW w:w="0" w:type="auto"/>
            <w:vAlign w:val="center"/>
            <w:tcPrChange w:id="2939" w:author="muhammad fauzan" w:date="2022-08-05T02:53:00Z">
              <w:tcPr>
                <w:tcW w:w="1030" w:type="dxa"/>
                <w:vAlign w:val="center"/>
              </w:tcPr>
            </w:tcPrChange>
          </w:tcPr>
          <w:p w:rsidR="00222167" w:rsidRDefault="00222167">
            <w:pPr>
              <w:ind w:right="51"/>
              <w:jc w:val="center"/>
              <w:rPr>
                <w:del w:id="2940" w:author="fauzan" w:date="2022-08-10T21:35:00Z"/>
                <w:szCs w:val="24"/>
              </w:rPr>
            </w:pPr>
          </w:p>
        </w:tc>
      </w:tr>
      <w:tr w:rsidR="00222167" w:rsidTr="00222167">
        <w:trPr>
          <w:del w:id="2941" w:author="fauzan" w:date="2022-08-10T21:35:00Z"/>
        </w:trPr>
        <w:tc>
          <w:tcPr>
            <w:tcW w:w="0" w:type="auto"/>
            <w:vAlign w:val="center"/>
            <w:tcPrChange w:id="2942" w:author="muhammad fauzan" w:date="2022-08-05T02:53:00Z">
              <w:tcPr>
                <w:tcW w:w="660" w:type="dxa"/>
                <w:vAlign w:val="center"/>
              </w:tcPr>
            </w:tcPrChange>
          </w:tcPr>
          <w:p w:rsidR="00222167" w:rsidRDefault="008B3912">
            <w:pPr>
              <w:ind w:right="51"/>
              <w:jc w:val="center"/>
              <w:rPr>
                <w:del w:id="2943" w:author="fauzan" w:date="2022-08-10T21:35:00Z"/>
                <w:szCs w:val="24"/>
              </w:rPr>
            </w:pPr>
            <w:del w:id="2944" w:author="fauzan" w:date="2022-08-10T21:35:00Z">
              <w:r>
                <w:rPr>
                  <w:szCs w:val="24"/>
                </w:rPr>
                <w:delText>2</w:delText>
              </w:r>
            </w:del>
          </w:p>
        </w:tc>
        <w:tc>
          <w:tcPr>
            <w:tcW w:w="0" w:type="auto"/>
            <w:tcPrChange w:id="2945" w:author="muhammad fauzan" w:date="2022-08-05T02:53:00Z">
              <w:tcPr>
                <w:tcW w:w="1806" w:type="dxa"/>
              </w:tcPr>
            </w:tcPrChange>
          </w:tcPr>
          <w:p w:rsidR="00222167" w:rsidRDefault="008B3912">
            <w:pPr>
              <w:spacing w:line="240" w:lineRule="auto"/>
              <w:ind w:right="51"/>
              <w:jc w:val="left"/>
              <w:rPr>
                <w:del w:id="2946" w:author="fauzan" w:date="2022-08-10T21:35:00Z"/>
                <w:szCs w:val="24"/>
              </w:rPr>
              <w:pPrChange w:id="2947" w:author="muhammad fauzan" w:date="2022-08-05T02:53:00Z">
                <w:pPr>
                  <w:spacing w:line="240" w:lineRule="auto"/>
                  <w:ind w:right="51"/>
                </w:pPr>
              </w:pPrChange>
            </w:pPr>
            <w:del w:id="2948" w:author="fauzan" w:date="2022-08-10T21:35:00Z">
              <w:r>
                <w:rPr>
                  <w:szCs w:val="24"/>
                </w:rPr>
                <w:delText xml:space="preserve">Menekan ganti </w:delText>
              </w:r>
              <w:r>
                <w:rPr>
                  <w:i/>
                  <w:szCs w:val="24"/>
                </w:rPr>
                <w:delText xml:space="preserve">password </w:delText>
              </w:r>
              <w:r>
                <w:rPr>
                  <w:szCs w:val="24"/>
                </w:rPr>
                <w:delText>pada halaman profil</w:delText>
              </w:r>
            </w:del>
          </w:p>
        </w:tc>
        <w:tc>
          <w:tcPr>
            <w:tcW w:w="0" w:type="auto"/>
            <w:vAlign w:val="center"/>
            <w:tcPrChange w:id="2949" w:author="muhammad fauzan" w:date="2022-08-05T02:53:00Z">
              <w:tcPr>
                <w:tcW w:w="2382" w:type="dxa"/>
              </w:tcPr>
            </w:tcPrChange>
          </w:tcPr>
          <w:p w:rsidR="00222167" w:rsidRDefault="008B3912">
            <w:pPr>
              <w:spacing w:line="240" w:lineRule="auto"/>
              <w:ind w:right="51"/>
              <w:jc w:val="center"/>
              <w:rPr>
                <w:del w:id="2950" w:author="fauzan" w:date="2022-08-10T21:35:00Z"/>
                <w:szCs w:val="24"/>
              </w:rPr>
              <w:pPrChange w:id="2951" w:author="muhammad fauzan" w:date="2022-08-05T02:53:00Z">
                <w:pPr>
                  <w:spacing w:line="240" w:lineRule="auto"/>
                  <w:ind w:right="51"/>
                </w:pPr>
              </w:pPrChange>
            </w:pPr>
            <w:del w:id="2952" w:author="fauzan" w:date="2022-08-10T21:35:00Z">
              <w:r>
                <w:rPr>
                  <w:szCs w:val="24"/>
                </w:rPr>
                <w:delText xml:space="preserve">Tombol ganti </w:delText>
              </w:r>
              <w:r>
                <w:rPr>
                  <w:i/>
                  <w:szCs w:val="24"/>
                </w:rPr>
                <w:delText>password</w:delText>
              </w:r>
            </w:del>
          </w:p>
        </w:tc>
        <w:tc>
          <w:tcPr>
            <w:tcW w:w="0" w:type="auto"/>
            <w:vAlign w:val="center"/>
            <w:tcPrChange w:id="2953" w:author="muhammad fauzan" w:date="2022-08-05T02:53:00Z">
              <w:tcPr>
                <w:tcW w:w="2049" w:type="dxa"/>
              </w:tcPr>
            </w:tcPrChange>
          </w:tcPr>
          <w:p w:rsidR="00222167" w:rsidRDefault="008B3912">
            <w:pPr>
              <w:spacing w:line="240" w:lineRule="auto"/>
              <w:ind w:right="51"/>
              <w:jc w:val="left"/>
              <w:rPr>
                <w:del w:id="2954" w:author="fauzan" w:date="2022-08-10T21:35:00Z"/>
                <w:szCs w:val="24"/>
              </w:rPr>
              <w:pPrChange w:id="2955" w:author="muhammad fauzan" w:date="2022-08-05T02:53:00Z">
                <w:pPr>
                  <w:spacing w:line="240" w:lineRule="auto"/>
                  <w:ind w:right="51"/>
                </w:pPr>
              </w:pPrChange>
            </w:pPr>
            <w:del w:id="2956" w:author="fauzan" w:date="2022-08-10T21:35:00Z">
              <w:r>
                <w:rPr>
                  <w:szCs w:val="24"/>
                </w:rPr>
                <w:delText xml:space="preserve">Menuju halaman ganti </w:delText>
              </w:r>
              <w:r>
                <w:rPr>
                  <w:i/>
                  <w:szCs w:val="24"/>
                </w:rPr>
                <w:delText>password</w:delText>
              </w:r>
            </w:del>
          </w:p>
        </w:tc>
        <w:tc>
          <w:tcPr>
            <w:tcW w:w="0" w:type="auto"/>
            <w:vAlign w:val="center"/>
            <w:tcPrChange w:id="2957" w:author="muhammad fauzan" w:date="2022-08-05T02:53:00Z">
              <w:tcPr>
                <w:tcW w:w="1030" w:type="dxa"/>
                <w:vAlign w:val="center"/>
              </w:tcPr>
            </w:tcPrChange>
          </w:tcPr>
          <w:p w:rsidR="00222167" w:rsidRDefault="00222167">
            <w:pPr>
              <w:ind w:right="51"/>
              <w:jc w:val="center"/>
              <w:rPr>
                <w:del w:id="2958" w:author="fauzan" w:date="2022-08-10T21:35:00Z"/>
                <w:szCs w:val="24"/>
              </w:rPr>
            </w:pPr>
          </w:p>
        </w:tc>
      </w:tr>
      <w:tr w:rsidR="00222167" w:rsidTr="00222167">
        <w:trPr>
          <w:del w:id="2959" w:author="fauzan" w:date="2022-08-10T21:35:00Z"/>
        </w:trPr>
        <w:tc>
          <w:tcPr>
            <w:tcW w:w="0" w:type="auto"/>
            <w:vAlign w:val="center"/>
            <w:tcPrChange w:id="2960" w:author="muhammad fauzan" w:date="2022-08-05T02:53:00Z">
              <w:tcPr>
                <w:tcW w:w="660" w:type="dxa"/>
                <w:vAlign w:val="center"/>
              </w:tcPr>
            </w:tcPrChange>
          </w:tcPr>
          <w:p w:rsidR="00222167" w:rsidRDefault="008B3912">
            <w:pPr>
              <w:ind w:right="51"/>
              <w:jc w:val="center"/>
              <w:rPr>
                <w:del w:id="2961" w:author="fauzan" w:date="2022-08-10T21:35:00Z"/>
                <w:szCs w:val="24"/>
              </w:rPr>
            </w:pPr>
            <w:del w:id="2962" w:author="fauzan" w:date="2022-08-10T21:35:00Z">
              <w:r>
                <w:rPr>
                  <w:szCs w:val="24"/>
                </w:rPr>
                <w:delText>3</w:delText>
              </w:r>
            </w:del>
          </w:p>
        </w:tc>
        <w:tc>
          <w:tcPr>
            <w:tcW w:w="0" w:type="auto"/>
            <w:tcPrChange w:id="2963" w:author="muhammad fauzan" w:date="2022-08-05T02:53:00Z">
              <w:tcPr>
                <w:tcW w:w="1806" w:type="dxa"/>
              </w:tcPr>
            </w:tcPrChange>
          </w:tcPr>
          <w:p w:rsidR="00222167" w:rsidRDefault="008B3912">
            <w:pPr>
              <w:spacing w:line="240" w:lineRule="auto"/>
              <w:ind w:right="51"/>
              <w:jc w:val="left"/>
              <w:rPr>
                <w:del w:id="2964" w:author="fauzan" w:date="2022-08-10T21:35:00Z"/>
                <w:szCs w:val="24"/>
              </w:rPr>
              <w:pPrChange w:id="2965" w:author="muhammad fauzan" w:date="2022-08-05T02:53:00Z">
                <w:pPr>
                  <w:spacing w:line="240" w:lineRule="auto"/>
                  <w:ind w:right="51"/>
                </w:pPr>
              </w:pPrChange>
            </w:pPr>
            <w:del w:id="2966" w:author="fauzan" w:date="2022-08-10T21:35:00Z">
              <w:r>
                <w:rPr>
                  <w:szCs w:val="24"/>
                </w:rPr>
                <w:delText xml:space="preserve">Menekan simpan pada halaman ganti </w:delText>
              </w:r>
              <w:r>
                <w:rPr>
                  <w:i/>
                  <w:szCs w:val="24"/>
                </w:rPr>
                <w:delText>password</w:delText>
              </w:r>
            </w:del>
          </w:p>
        </w:tc>
        <w:tc>
          <w:tcPr>
            <w:tcW w:w="0" w:type="auto"/>
            <w:vAlign w:val="center"/>
            <w:tcPrChange w:id="2967" w:author="muhammad fauzan" w:date="2022-08-05T02:53:00Z">
              <w:tcPr>
                <w:tcW w:w="2382" w:type="dxa"/>
              </w:tcPr>
            </w:tcPrChange>
          </w:tcPr>
          <w:p w:rsidR="00222167" w:rsidRDefault="008B3912">
            <w:pPr>
              <w:spacing w:line="240" w:lineRule="auto"/>
              <w:ind w:right="51"/>
              <w:jc w:val="center"/>
              <w:rPr>
                <w:del w:id="2968" w:author="fauzan" w:date="2022-08-10T21:35:00Z"/>
                <w:szCs w:val="24"/>
              </w:rPr>
              <w:pPrChange w:id="2969" w:author="muhammad fauzan" w:date="2022-08-05T02:53:00Z">
                <w:pPr>
                  <w:spacing w:line="240" w:lineRule="auto"/>
                  <w:ind w:right="51"/>
                </w:pPr>
              </w:pPrChange>
            </w:pPr>
            <w:del w:id="2970" w:author="fauzan" w:date="2022-08-10T21:35:00Z">
              <w:r>
                <w:rPr>
                  <w:szCs w:val="24"/>
                </w:rPr>
                <w:delText>Tombol simpan</w:delText>
              </w:r>
            </w:del>
          </w:p>
        </w:tc>
        <w:tc>
          <w:tcPr>
            <w:tcW w:w="0" w:type="auto"/>
            <w:vAlign w:val="center"/>
            <w:tcPrChange w:id="2971" w:author="muhammad fauzan" w:date="2022-08-05T02:53:00Z">
              <w:tcPr>
                <w:tcW w:w="2049" w:type="dxa"/>
              </w:tcPr>
            </w:tcPrChange>
          </w:tcPr>
          <w:p w:rsidR="00222167" w:rsidRDefault="008B3912">
            <w:pPr>
              <w:spacing w:line="240" w:lineRule="auto"/>
              <w:ind w:right="51"/>
              <w:jc w:val="left"/>
              <w:rPr>
                <w:del w:id="2972" w:author="fauzan" w:date="2022-08-10T21:35:00Z"/>
                <w:szCs w:val="24"/>
              </w:rPr>
              <w:pPrChange w:id="2973" w:author="muhammad fauzan" w:date="2022-08-05T02:53:00Z">
                <w:pPr>
                  <w:spacing w:line="240" w:lineRule="auto"/>
                  <w:ind w:right="51"/>
                </w:pPr>
              </w:pPrChange>
            </w:pPr>
            <w:del w:id="2974" w:author="fauzan" w:date="2022-08-10T21:35:00Z">
              <w:r>
                <w:rPr>
                  <w:szCs w:val="24"/>
                </w:rPr>
                <w:delText>Menuju halaman profil</w:delText>
              </w:r>
            </w:del>
          </w:p>
        </w:tc>
        <w:tc>
          <w:tcPr>
            <w:tcW w:w="0" w:type="auto"/>
            <w:vAlign w:val="center"/>
            <w:tcPrChange w:id="2975" w:author="muhammad fauzan" w:date="2022-08-05T02:53:00Z">
              <w:tcPr>
                <w:tcW w:w="1030" w:type="dxa"/>
                <w:vAlign w:val="center"/>
              </w:tcPr>
            </w:tcPrChange>
          </w:tcPr>
          <w:p w:rsidR="00222167" w:rsidRDefault="00222167">
            <w:pPr>
              <w:ind w:right="51"/>
              <w:jc w:val="center"/>
              <w:rPr>
                <w:del w:id="2976" w:author="fauzan" w:date="2022-08-10T21:35:00Z"/>
                <w:szCs w:val="24"/>
              </w:rPr>
            </w:pPr>
          </w:p>
        </w:tc>
      </w:tr>
      <w:tr w:rsidR="00222167" w:rsidTr="00222167">
        <w:trPr>
          <w:del w:id="2977" w:author="fauzan" w:date="2022-08-10T21:35:00Z"/>
        </w:trPr>
        <w:tc>
          <w:tcPr>
            <w:tcW w:w="0" w:type="auto"/>
            <w:vAlign w:val="center"/>
            <w:tcPrChange w:id="2978" w:author="muhammad fauzan" w:date="2022-08-05T02:53:00Z">
              <w:tcPr>
                <w:tcW w:w="660" w:type="dxa"/>
                <w:vAlign w:val="center"/>
              </w:tcPr>
            </w:tcPrChange>
          </w:tcPr>
          <w:p w:rsidR="00222167" w:rsidRDefault="008B3912">
            <w:pPr>
              <w:ind w:right="51"/>
              <w:jc w:val="center"/>
              <w:rPr>
                <w:del w:id="2979" w:author="fauzan" w:date="2022-08-10T21:35:00Z"/>
                <w:szCs w:val="24"/>
              </w:rPr>
            </w:pPr>
            <w:del w:id="2980" w:author="fauzan" w:date="2022-08-10T21:35:00Z">
              <w:r>
                <w:rPr>
                  <w:szCs w:val="24"/>
                </w:rPr>
                <w:delText>4</w:delText>
              </w:r>
            </w:del>
          </w:p>
        </w:tc>
        <w:tc>
          <w:tcPr>
            <w:tcW w:w="0" w:type="auto"/>
            <w:tcPrChange w:id="2981" w:author="muhammad fauzan" w:date="2022-08-05T02:53:00Z">
              <w:tcPr>
                <w:tcW w:w="1806" w:type="dxa"/>
              </w:tcPr>
            </w:tcPrChange>
          </w:tcPr>
          <w:p w:rsidR="00222167" w:rsidRDefault="008B3912">
            <w:pPr>
              <w:spacing w:line="240" w:lineRule="auto"/>
              <w:ind w:right="51"/>
              <w:jc w:val="left"/>
              <w:rPr>
                <w:del w:id="2982" w:author="fauzan" w:date="2022-08-10T21:35:00Z"/>
                <w:szCs w:val="24"/>
              </w:rPr>
              <w:pPrChange w:id="2983" w:author="muhammad fauzan" w:date="2022-08-05T02:53:00Z">
                <w:pPr>
                  <w:spacing w:line="240" w:lineRule="auto"/>
                  <w:ind w:right="51"/>
                </w:pPr>
              </w:pPrChange>
            </w:pPr>
            <w:del w:id="2984" w:author="fauzan" w:date="2022-08-10T21:35:00Z">
              <w:r>
                <w:rPr>
                  <w:szCs w:val="24"/>
                </w:rPr>
                <w:delText xml:space="preserve">Menekan data toko dan </w:delText>
              </w:r>
              <w:r>
                <w:rPr>
                  <w:i/>
                  <w:szCs w:val="24"/>
                </w:rPr>
                <w:delText xml:space="preserve">sales </w:delText>
              </w:r>
              <w:r>
                <w:rPr>
                  <w:szCs w:val="24"/>
                </w:rPr>
                <w:delText>pada navigasi</w:delText>
              </w:r>
            </w:del>
          </w:p>
        </w:tc>
        <w:tc>
          <w:tcPr>
            <w:tcW w:w="0" w:type="auto"/>
            <w:vAlign w:val="center"/>
            <w:tcPrChange w:id="2985" w:author="muhammad fauzan" w:date="2022-08-05T02:53:00Z">
              <w:tcPr>
                <w:tcW w:w="2382" w:type="dxa"/>
              </w:tcPr>
            </w:tcPrChange>
          </w:tcPr>
          <w:p w:rsidR="00222167" w:rsidRDefault="008B3912">
            <w:pPr>
              <w:spacing w:line="240" w:lineRule="auto"/>
              <w:ind w:right="51"/>
              <w:jc w:val="center"/>
              <w:rPr>
                <w:del w:id="2986" w:author="fauzan" w:date="2022-08-10T21:35:00Z"/>
                <w:szCs w:val="24"/>
              </w:rPr>
              <w:pPrChange w:id="2987" w:author="muhammad fauzan" w:date="2022-08-05T02:53:00Z">
                <w:pPr>
                  <w:spacing w:line="240" w:lineRule="auto"/>
                  <w:ind w:right="51"/>
                </w:pPr>
              </w:pPrChange>
            </w:pPr>
            <w:del w:id="2988" w:author="fauzan" w:date="2022-08-10T21:35:00Z">
              <w:r>
                <w:rPr>
                  <w:szCs w:val="24"/>
                </w:rPr>
                <w:delText xml:space="preserve">Select data toko dan </w:delText>
              </w:r>
              <w:r>
                <w:rPr>
                  <w:i/>
                  <w:szCs w:val="24"/>
                </w:rPr>
                <w:delText>sales</w:delText>
              </w:r>
            </w:del>
          </w:p>
        </w:tc>
        <w:tc>
          <w:tcPr>
            <w:tcW w:w="0" w:type="auto"/>
            <w:vAlign w:val="center"/>
            <w:tcPrChange w:id="2989" w:author="muhammad fauzan" w:date="2022-08-05T02:53:00Z">
              <w:tcPr>
                <w:tcW w:w="2049" w:type="dxa"/>
              </w:tcPr>
            </w:tcPrChange>
          </w:tcPr>
          <w:p w:rsidR="00222167" w:rsidRDefault="008B3912">
            <w:pPr>
              <w:spacing w:line="240" w:lineRule="auto"/>
              <w:ind w:right="51"/>
              <w:jc w:val="left"/>
              <w:rPr>
                <w:del w:id="2990" w:author="fauzan" w:date="2022-08-10T21:35:00Z"/>
                <w:szCs w:val="24"/>
              </w:rPr>
              <w:pPrChange w:id="2991" w:author="muhammad fauzan" w:date="2022-08-05T02:53:00Z">
                <w:pPr>
                  <w:spacing w:line="240" w:lineRule="auto"/>
                  <w:ind w:right="51"/>
                </w:pPr>
              </w:pPrChange>
            </w:pPr>
            <w:del w:id="2992" w:author="fauzan" w:date="2022-08-10T21:35:00Z">
              <w:r>
                <w:rPr>
                  <w:szCs w:val="24"/>
                </w:rPr>
                <w:delText xml:space="preserve">Menuju halaman toko dan </w:delText>
              </w:r>
              <w:r>
                <w:rPr>
                  <w:i/>
                  <w:szCs w:val="24"/>
                </w:rPr>
                <w:delText>sales</w:delText>
              </w:r>
            </w:del>
          </w:p>
        </w:tc>
        <w:tc>
          <w:tcPr>
            <w:tcW w:w="0" w:type="auto"/>
            <w:vAlign w:val="center"/>
            <w:tcPrChange w:id="2993" w:author="muhammad fauzan" w:date="2022-08-05T02:53:00Z">
              <w:tcPr>
                <w:tcW w:w="1030" w:type="dxa"/>
                <w:vAlign w:val="center"/>
              </w:tcPr>
            </w:tcPrChange>
          </w:tcPr>
          <w:p w:rsidR="00222167" w:rsidRDefault="00222167">
            <w:pPr>
              <w:ind w:right="51"/>
              <w:jc w:val="center"/>
              <w:rPr>
                <w:del w:id="2994" w:author="fauzan" w:date="2022-08-10T21:35:00Z"/>
                <w:szCs w:val="24"/>
              </w:rPr>
            </w:pPr>
          </w:p>
        </w:tc>
      </w:tr>
      <w:tr w:rsidR="00222167" w:rsidTr="00222167">
        <w:trPr>
          <w:del w:id="2995" w:author="fauzan" w:date="2022-08-10T21:35:00Z"/>
        </w:trPr>
        <w:tc>
          <w:tcPr>
            <w:tcW w:w="0" w:type="auto"/>
            <w:vAlign w:val="center"/>
            <w:tcPrChange w:id="2996" w:author="muhammad fauzan" w:date="2022-08-05T02:53:00Z">
              <w:tcPr>
                <w:tcW w:w="660" w:type="dxa"/>
                <w:vAlign w:val="center"/>
              </w:tcPr>
            </w:tcPrChange>
          </w:tcPr>
          <w:p w:rsidR="00222167" w:rsidRDefault="008B3912">
            <w:pPr>
              <w:ind w:right="51"/>
              <w:jc w:val="center"/>
              <w:rPr>
                <w:del w:id="2997" w:author="fauzan" w:date="2022-08-10T21:35:00Z"/>
                <w:szCs w:val="24"/>
              </w:rPr>
            </w:pPr>
            <w:del w:id="2998" w:author="fauzan" w:date="2022-08-10T21:35:00Z">
              <w:r>
                <w:rPr>
                  <w:szCs w:val="24"/>
                </w:rPr>
                <w:delText>5</w:delText>
              </w:r>
            </w:del>
          </w:p>
        </w:tc>
        <w:tc>
          <w:tcPr>
            <w:tcW w:w="0" w:type="auto"/>
            <w:tcPrChange w:id="2999" w:author="muhammad fauzan" w:date="2022-08-05T02:53:00Z">
              <w:tcPr>
                <w:tcW w:w="1806" w:type="dxa"/>
              </w:tcPr>
            </w:tcPrChange>
          </w:tcPr>
          <w:p w:rsidR="00222167" w:rsidRDefault="008B3912">
            <w:pPr>
              <w:spacing w:line="240" w:lineRule="auto"/>
              <w:ind w:right="51"/>
              <w:jc w:val="left"/>
              <w:rPr>
                <w:del w:id="3000" w:author="fauzan" w:date="2022-08-10T21:35:00Z"/>
                <w:szCs w:val="24"/>
              </w:rPr>
              <w:pPrChange w:id="3001" w:author="muhammad fauzan" w:date="2022-08-05T02:53:00Z">
                <w:pPr>
                  <w:spacing w:line="240" w:lineRule="auto"/>
                  <w:ind w:right="51"/>
                </w:pPr>
              </w:pPrChange>
            </w:pPr>
            <w:del w:id="3002" w:author="fauzan" w:date="2022-08-10T21:35:00Z">
              <w:r>
                <w:rPr>
                  <w:szCs w:val="24"/>
                </w:rPr>
                <w:delText xml:space="preserve">Memilih toko pada halaman data toko dan </w:delText>
              </w:r>
              <w:r>
                <w:rPr>
                  <w:i/>
                  <w:szCs w:val="24"/>
                </w:rPr>
                <w:delText>sales</w:delText>
              </w:r>
            </w:del>
          </w:p>
        </w:tc>
        <w:tc>
          <w:tcPr>
            <w:tcW w:w="0" w:type="auto"/>
            <w:vAlign w:val="center"/>
            <w:tcPrChange w:id="3003" w:author="muhammad fauzan" w:date="2022-08-05T02:53:00Z">
              <w:tcPr>
                <w:tcW w:w="2382" w:type="dxa"/>
              </w:tcPr>
            </w:tcPrChange>
          </w:tcPr>
          <w:p w:rsidR="00222167" w:rsidRDefault="008B3912">
            <w:pPr>
              <w:spacing w:line="240" w:lineRule="auto"/>
              <w:ind w:right="51"/>
              <w:jc w:val="center"/>
              <w:rPr>
                <w:del w:id="3004" w:author="fauzan" w:date="2022-08-10T21:35:00Z"/>
                <w:szCs w:val="24"/>
              </w:rPr>
              <w:pPrChange w:id="3005" w:author="muhammad fauzan" w:date="2022-08-05T02:53:00Z">
                <w:pPr>
                  <w:spacing w:line="240" w:lineRule="auto"/>
                  <w:ind w:right="51"/>
                </w:pPr>
              </w:pPrChange>
            </w:pPr>
            <w:del w:id="3006" w:author="fauzan" w:date="2022-08-10T21:35:00Z">
              <w:r>
                <w:rPr>
                  <w:szCs w:val="24"/>
                </w:rPr>
                <w:delText>Select toko</w:delText>
              </w:r>
            </w:del>
          </w:p>
        </w:tc>
        <w:tc>
          <w:tcPr>
            <w:tcW w:w="0" w:type="auto"/>
            <w:vAlign w:val="center"/>
            <w:tcPrChange w:id="3007" w:author="muhammad fauzan" w:date="2022-08-05T02:53:00Z">
              <w:tcPr>
                <w:tcW w:w="2049" w:type="dxa"/>
              </w:tcPr>
            </w:tcPrChange>
          </w:tcPr>
          <w:p w:rsidR="00222167" w:rsidRDefault="008B3912">
            <w:pPr>
              <w:spacing w:line="240" w:lineRule="auto"/>
              <w:ind w:right="51"/>
              <w:jc w:val="left"/>
              <w:rPr>
                <w:del w:id="3008" w:author="fauzan" w:date="2022-08-10T21:35:00Z"/>
                <w:szCs w:val="24"/>
              </w:rPr>
              <w:pPrChange w:id="3009" w:author="muhammad fauzan" w:date="2022-08-05T02:53:00Z">
                <w:pPr>
                  <w:spacing w:line="240" w:lineRule="auto"/>
                  <w:ind w:right="51"/>
                </w:pPr>
              </w:pPrChange>
            </w:pPr>
            <w:del w:id="3010" w:author="fauzan" w:date="2022-08-10T21:35:00Z">
              <w:r>
                <w:rPr>
                  <w:szCs w:val="24"/>
                </w:rPr>
                <w:delText>Menampilkan data toko</w:delText>
              </w:r>
            </w:del>
          </w:p>
        </w:tc>
        <w:tc>
          <w:tcPr>
            <w:tcW w:w="0" w:type="auto"/>
            <w:vAlign w:val="center"/>
            <w:tcPrChange w:id="3011" w:author="muhammad fauzan" w:date="2022-08-05T02:53:00Z">
              <w:tcPr>
                <w:tcW w:w="1030" w:type="dxa"/>
                <w:vAlign w:val="center"/>
              </w:tcPr>
            </w:tcPrChange>
          </w:tcPr>
          <w:p w:rsidR="00222167" w:rsidRDefault="00222167">
            <w:pPr>
              <w:ind w:right="51"/>
              <w:jc w:val="center"/>
              <w:rPr>
                <w:del w:id="3012" w:author="fauzan" w:date="2022-08-10T21:35:00Z"/>
                <w:szCs w:val="24"/>
              </w:rPr>
            </w:pPr>
          </w:p>
        </w:tc>
      </w:tr>
      <w:tr w:rsidR="00222167" w:rsidTr="00222167">
        <w:trPr>
          <w:del w:id="3013" w:author="fauzan" w:date="2022-08-10T21:35:00Z"/>
        </w:trPr>
        <w:tc>
          <w:tcPr>
            <w:tcW w:w="0" w:type="auto"/>
            <w:vAlign w:val="center"/>
            <w:tcPrChange w:id="3014" w:author="muhammad fauzan" w:date="2022-08-05T02:53:00Z">
              <w:tcPr>
                <w:tcW w:w="660" w:type="dxa"/>
                <w:vAlign w:val="center"/>
              </w:tcPr>
            </w:tcPrChange>
          </w:tcPr>
          <w:p w:rsidR="00222167" w:rsidRDefault="008B3912">
            <w:pPr>
              <w:ind w:right="51"/>
              <w:jc w:val="center"/>
              <w:rPr>
                <w:del w:id="3015" w:author="fauzan" w:date="2022-08-10T21:35:00Z"/>
                <w:szCs w:val="24"/>
              </w:rPr>
            </w:pPr>
            <w:del w:id="3016" w:author="fauzan" w:date="2022-08-10T21:35:00Z">
              <w:r>
                <w:rPr>
                  <w:szCs w:val="24"/>
                </w:rPr>
                <w:delText>6</w:delText>
              </w:r>
            </w:del>
          </w:p>
        </w:tc>
        <w:tc>
          <w:tcPr>
            <w:tcW w:w="0" w:type="auto"/>
            <w:tcPrChange w:id="3017" w:author="muhammad fauzan" w:date="2022-08-05T02:53:00Z">
              <w:tcPr>
                <w:tcW w:w="1806" w:type="dxa"/>
              </w:tcPr>
            </w:tcPrChange>
          </w:tcPr>
          <w:p w:rsidR="00222167" w:rsidRDefault="008B3912">
            <w:pPr>
              <w:spacing w:line="240" w:lineRule="auto"/>
              <w:ind w:right="51"/>
              <w:jc w:val="left"/>
              <w:rPr>
                <w:del w:id="3018" w:author="fauzan" w:date="2022-08-10T21:35:00Z"/>
                <w:szCs w:val="24"/>
              </w:rPr>
              <w:pPrChange w:id="3019" w:author="muhammad fauzan" w:date="2022-08-05T02:53:00Z">
                <w:pPr>
                  <w:spacing w:line="240" w:lineRule="auto"/>
                  <w:ind w:right="51"/>
                </w:pPr>
              </w:pPrChange>
            </w:pPr>
            <w:del w:id="3020" w:author="fauzan" w:date="2022-08-10T21:35:00Z">
              <w:r>
                <w:rPr>
                  <w:szCs w:val="24"/>
                </w:rPr>
                <w:delText xml:space="preserve">Memilih </w:delText>
              </w:r>
              <w:r>
                <w:rPr>
                  <w:i/>
                  <w:szCs w:val="24"/>
                </w:rPr>
                <w:delText>sales</w:delText>
              </w:r>
              <w:r>
                <w:rPr>
                  <w:szCs w:val="24"/>
                </w:rPr>
                <w:delText xml:space="preserve"> pada halaman data toko dan </w:delText>
              </w:r>
              <w:r>
                <w:rPr>
                  <w:i/>
                  <w:szCs w:val="24"/>
                </w:rPr>
                <w:delText>sales</w:delText>
              </w:r>
            </w:del>
          </w:p>
        </w:tc>
        <w:tc>
          <w:tcPr>
            <w:tcW w:w="0" w:type="auto"/>
            <w:vAlign w:val="center"/>
            <w:tcPrChange w:id="3021" w:author="muhammad fauzan" w:date="2022-08-05T02:53:00Z">
              <w:tcPr>
                <w:tcW w:w="2382" w:type="dxa"/>
              </w:tcPr>
            </w:tcPrChange>
          </w:tcPr>
          <w:p w:rsidR="00222167" w:rsidRDefault="008B3912">
            <w:pPr>
              <w:spacing w:line="240" w:lineRule="auto"/>
              <w:ind w:right="51"/>
              <w:jc w:val="center"/>
              <w:rPr>
                <w:del w:id="3022" w:author="fauzan" w:date="2022-08-10T21:35:00Z"/>
                <w:szCs w:val="24"/>
              </w:rPr>
              <w:pPrChange w:id="3023" w:author="muhammad fauzan" w:date="2022-08-05T02:53:00Z">
                <w:pPr>
                  <w:spacing w:line="240" w:lineRule="auto"/>
                  <w:ind w:right="51"/>
                </w:pPr>
              </w:pPrChange>
            </w:pPr>
            <w:del w:id="3024" w:author="fauzan" w:date="2022-08-10T21:35:00Z">
              <w:r>
                <w:rPr>
                  <w:szCs w:val="24"/>
                </w:rPr>
                <w:delText xml:space="preserve">Select </w:delText>
              </w:r>
              <w:r>
                <w:rPr>
                  <w:i/>
                  <w:szCs w:val="24"/>
                </w:rPr>
                <w:delText>sales</w:delText>
              </w:r>
            </w:del>
          </w:p>
        </w:tc>
        <w:tc>
          <w:tcPr>
            <w:tcW w:w="0" w:type="auto"/>
            <w:vAlign w:val="center"/>
            <w:tcPrChange w:id="3025" w:author="muhammad fauzan" w:date="2022-08-05T02:53:00Z">
              <w:tcPr>
                <w:tcW w:w="2049" w:type="dxa"/>
              </w:tcPr>
            </w:tcPrChange>
          </w:tcPr>
          <w:p w:rsidR="00222167" w:rsidRDefault="008B3912">
            <w:pPr>
              <w:spacing w:line="240" w:lineRule="auto"/>
              <w:ind w:right="51"/>
              <w:jc w:val="left"/>
              <w:rPr>
                <w:del w:id="3026" w:author="fauzan" w:date="2022-08-10T21:35:00Z"/>
                <w:szCs w:val="24"/>
              </w:rPr>
              <w:pPrChange w:id="3027" w:author="muhammad fauzan" w:date="2022-08-05T02:53:00Z">
                <w:pPr>
                  <w:spacing w:line="240" w:lineRule="auto"/>
                  <w:ind w:right="51"/>
                </w:pPr>
              </w:pPrChange>
            </w:pPr>
            <w:del w:id="3028" w:author="fauzan" w:date="2022-08-10T21:35:00Z">
              <w:r>
                <w:rPr>
                  <w:szCs w:val="24"/>
                </w:rPr>
                <w:delText xml:space="preserve">Menampilkan data </w:delText>
              </w:r>
              <w:r>
                <w:rPr>
                  <w:i/>
                  <w:szCs w:val="24"/>
                </w:rPr>
                <w:delText>sales</w:delText>
              </w:r>
            </w:del>
          </w:p>
        </w:tc>
        <w:tc>
          <w:tcPr>
            <w:tcW w:w="0" w:type="auto"/>
            <w:vAlign w:val="center"/>
            <w:tcPrChange w:id="3029" w:author="muhammad fauzan" w:date="2022-08-05T02:53:00Z">
              <w:tcPr>
                <w:tcW w:w="1030" w:type="dxa"/>
                <w:vAlign w:val="center"/>
              </w:tcPr>
            </w:tcPrChange>
          </w:tcPr>
          <w:p w:rsidR="00222167" w:rsidRDefault="00222167">
            <w:pPr>
              <w:ind w:right="51"/>
              <w:jc w:val="center"/>
              <w:rPr>
                <w:del w:id="3030" w:author="fauzan" w:date="2022-08-10T21:35:00Z"/>
                <w:szCs w:val="24"/>
              </w:rPr>
            </w:pPr>
          </w:p>
        </w:tc>
      </w:tr>
      <w:tr w:rsidR="00222167" w:rsidTr="00222167">
        <w:trPr>
          <w:del w:id="3031" w:author="fauzan" w:date="2022-08-10T21:35:00Z"/>
        </w:trPr>
        <w:tc>
          <w:tcPr>
            <w:tcW w:w="0" w:type="auto"/>
            <w:vAlign w:val="center"/>
            <w:tcPrChange w:id="3032" w:author="muhammad fauzan" w:date="2022-08-05T02:53:00Z">
              <w:tcPr>
                <w:tcW w:w="660" w:type="dxa"/>
                <w:vAlign w:val="center"/>
              </w:tcPr>
            </w:tcPrChange>
          </w:tcPr>
          <w:p w:rsidR="00222167" w:rsidRDefault="008B3912">
            <w:pPr>
              <w:ind w:right="51"/>
              <w:jc w:val="center"/>
              <w:rPr>
                <w:del w:id="3033" w:author="fauzan" w:date="2022-08-10T21:35:00Z"/>
                <w:szCs w:val="24"/>
              </w:rPr>
            </w:pPr>
            <w:del w:id="3034" w:author="fauzan" w:date="2022-08-10T21:35:00Z">
              <w:r>
                <w:rPr>
                  <w:szCs w:val="24"/>
                </w:rPr>
                <w:delText>7</w:delText>
              </w:r>
            </w:del>
          </w:p>
        </w:tc>
        <w:tc>
          <w:tcPr>
            <w:tcW w:w="0" w:type="auto"/>
            <w:tcPrChange w:id="3035" w:author="muhammad fauzan" w:date="2022-08-05T02:53:00Z">
              <w:tcPr>
                <w:tcW w:w="1806" w:type="dxa"/>
              </w:tcPr>
            </w:tcPrChange>
          </w:tcPr>
          <w:p w:rsidR="00222167" w:rsidRDefault="008B3912">
            <w:pPr>
              <w:spacing w:line="240" w:lineRule="auto"/>
              <w:ind w:right="51"/>
              <w:jc w:val="left"/>
              <w:rPr>
                <w:del w:id="3036" w:author="fauzan" w:date="2022-08-10T21:35:00Z"/>
                <w:szCs w:val="24"/>
              </w:rPr>
              <w:pPrChange w:id="3037" w:author="muhammad fauzan" w:date="2022-08-05T02:53:00Z">
                <w:pPr>
                  <w:spacing w:line="240" w:lineRule="auto"/>
                  <w:ind w:right="51"/>
                </w:pPr>
              </w:pPrChange>
            </w:pPr>
            <w:del w:id="3038" w:author="fauzan" w:date="2022-08-10T21:35:00Z">
              <w:r>
                <w:rPr>
                  <w:szCs w:val="24"/>
                </w:rPr>
                <w:delText xml:space="preserve">Menekan tambah data pada halaman data toko dan </w:delText>
              </w:r>
              <w:r>
                <w:rPr>
                  <w:i/>
                  <w:szCs w:val="24"/>
                </w:rPr>
                <w:delText>sales</w:delText>
              </w:r>
              <w:r>
                <w:rPr>
                  <w:szCs w:val="24"/>
                </w:rPr>
                <w:delText xml:space="preserve"> </w:delText>
              </w:r>
            </w:del>
          </w:p>
        </w:tc>
        <w:tc>
          <w:tcPr>
            <w:tcW w:w="0" w:type="auto"/>
            <w:vAlign w:val="center"/>
            <w:tcPrChange w:id="3039" w:author="muhammad fauzan" w:date="2022-08-05T02:53:00Z">
              <w:tcPr>
                <w:tcW w:w="2382" w:type="dxa"/>
              </w:tcPr>
            </w:tcPrChange>
          </w:tcPr>
          <w:p w:rsidR="00222167" w:rsidRDefault="008B3912">
            <w:pPr>
              <w:spacing w:line="240" w:lineRule="auto"/>
              <w:ind w:right="51"/>
              <w:jc w:val="center"/>
              <w:rPr>
                <w:del w:id="3040" w:author="fauzan" w:date="2022-08-10T21:35:00Z"/>
                <w:szCs w:val="24"/>
              </w:rPr>
              <w:pPrChange w:id="3041" w:author="muhammad fauzan" w:date="2022-08-05T02:53:00Z">
                <w:pPr>
                  <w:spacing w:line="240" w:lineRule="auto"/>
                  <w:ind w:right="51"/>
                </w:pPr>
              </w:pPrChange>
            </w:pPr>
            <w:del w:id="3042" w:author="fauzan" w:date="2022-08-10T21:35:00Z">
              <w:r>
                <w:rPr>
                  <w:szCs w:val="24"/>
                </w:rPr>
                <w:delText>Tombol tambah data</w:delText>
              </w:r>
            </w:del>
          </w:p>
        </w:tc>
        <w:tc>
          <w:tcPr>
            <w:tcW w:w="0" w:type="auto"/>
            <w:vAlign w:val="center"/>
            <w:tcPrChange w:id="3043" w:author="muhammad fauzan" w:date="2022-08-05T02:53:00Z">
              <w:tcPr>
                <w:tcW w:w="2049" w:type="dxa"/>
              </w:tcPr>
            </w:tcPrChange>
          </w:tcPr>
          <w:p w:rsidR="00222167" w:rsidRDefault="008B3912">
            <w:pPr>
              <w:spacing w:line="240" w:lineRule="auto"/>
              <w:ind w:right="51"/>
              <w:jc w:val="left"/>
              <w:rPr>
                <w:del w:id="3044" w:author="fauzan" w:date="2022-08-10T21:35:00Z"/>
                <w:szCs w:val="24"/>
              </w:rPr>
              <w:pPrChange w:id="3045" w:author="muhammad fauzan" w:date="2022-08-05T02:53:00Z">
                <w:pPr>
                  <w:spacing w:line="240" w:lineRule="auto"/>
                  <w:ind w:right="51"/>
                </w:pPr>
              </w:pPrChange>
            </w:pPr>
            <w:del w:id="3046" w:author="fauzan" w:date="2022-08-10T21:35:00Z">
              <w:r>
                <w:rPr>
                  <w:szCs w:val="24"/>
                </w:rPr>
                <w:delText>Menampilkan halaman tambah data</w:delText>
              </w:r>
            </w:del>
          </w:p>
        </w:tc>
        <w:tc>
          <w:tcPr>
            <w:tcW w:w="0" w:type="auto"/>
            <w:vAlign w:val="center"/>
            <w:tcPrChange w:id="3047" w:author="muhammad fauzan" w:date="2022-08-05T02:53:00Z">
              <w:tcPr>
                <w:tcW w:w="1030" w:type="dxa"/>
                <w:vAlign w:val="center"/>
              </w:tcPr>
            </w:tcPrChange>
          </w:tcPr>
          <w:p w:rsidR="00222167" w:rsidRDefault="00222167">
            <w:pPr>
              <w:ind w:right="51"/>
              <w:jc w:val="center"/>
              <w:rPr>
                <w:del w:id="3048" w:author="fauzan" w:date="2022-08-10T21:35:00Z"/>
                <w:szCs w:val="24"/>
              </w:rPr>
            </w:pPr>
          </w:p>
        </w:tc>
      </w:tr>
      <w:tr w:rsidR="00222167" w:rsidTr="00222167">
        <w:trPr>
          <w:del w:id="3049" w:author="fauzan" w:date="2022-08-10T21:35:00Z"/>
        </w:trPr>
        <w:tc>
          <w:tcPr>
            <w:tcW w:w="0" w:type="auto"/>
            <w:vAlign w:val="center"/>
            <w:tcPrChange w:id="3050" w:author="muhammad fauzan" w:date="2022-08-05T02:53:00Z">
              <w:tcPr>
                <w:tcW w:w="660" w:type="dxa"/>
                <w:vAlign w:val="center"/>
              </w:tcPr>
            </w:tcPrChange>
          </w:tcPr>
          <w:p w:rsidR="00222167" w:rsidRDefault="008B3912">
            <w:pPr>
              <w:ind w:right="51"/>
              <w:jc w:val="center"/>
              <w:rPr>
                <w:del w:id="3051" w:author="fauzan" w:date="2022-08-10T21:35:00Z"/>
                <w:szCs w:val="24"/>
              </w:rPr>
            </w:pPr>
            <w:del w:id="3052" w:author="fauzan" w:date="2022-08-10T21:35:00Z">
              <w:r>
                <w:rPr>
                  <w:szCs w:val="24"/>
                </w:rPr>
                <w:delText>8</w:delText>
              </w:r>
            </w:del>
          </w:p>
        </w:tc>
        <w:tc>
          <w:tcPr>
            <w:tcW w:w="0" w:type="auto"/>
            <w:tcPrChange w:id="3053" w:author="muhammad fauzan" w:date="2022-08-05T02:53:00Z">
              <w:tcPr>
                <w:tcW w:w="1806" w:type="dxa"/>
              </w:tcPr>
            </w:tcPrChange>
          </w:tcPr>
          <w:p w:rsidR="00222167" w:rsidRDefault="008B3912">
            <w:pPr>
              <w:spacing w:line="240" w:lineRule="auto"/>
              <w:ind w:right="51"/>
              <w:jc w:val="left"/>
              <w:rPr>
                <w:del w:id="3054" w:author="fauzan" w:date="2022-08-10T21:35:00Z"/>
                <w:szCs w:val="24"/>
              </w:rPr>
              <w:pPrChange w:id="3055" w:author="muhammad fauzan" w:date="2022-08-05T02:53:00Z">
                <w:pPr>
                  <w:spacing w:line="240" w:lineRule="auto"/>
                  <w:ind w:right="51"/>
                </w:pPr>
              </w:pPrChange>
            </w:pPr>
            <w:del w:id="3056" w:author="fauzan" w:date="2022-08-10T21:35:00Z">
              <w:r>
                <w:rPr>
                  <w:szCs w:val="24"/>
                </w:rPr>
                <w:delText>Menekan tombol tambah pada halaman tambah data</w:delText>
              </w:r>
            </w:del>
          </w:p>
        </w:tc>
        <w:tc>
          <w:tcPr>
            <w:tcW w:w="0" w:type="auto"/>
            <w:vAlign w:val="center"/>
            <w:tcPrChange w:id="3057" w:author="muhammad fauzan" w:date="2022-08-05T02:53:00Z">
              <w:tcPr>
                <w:tcW w:w="2382" w:type="dxa"/>
              </w:tcPr>
            </w:tcPrChange>
          </w:tcPr>
          <w:p w:rsidR="00222167" w:rsidRDefault="008B3912">
            <w:pPr>
              <w:spacing w:line="240" w:lineRule="auto"/>
              <w:ind w:right="51"/>
              <w:jc w:val="center"/>
              <w:rPr>
                <w:del w:id="3058" w:author="fauzan" w:date="2022-08-10T21:35:00Z"/>
                <w:szCs w:val="24"/>
              </w:rPr>
              <w:pPrChange w:id="3059" w:author="muhammad fauzan" w:date="2022-08-05T02:53:00Z">
                <w:pPr>
                  <w:spacing w:line="240" w:lineRule="auto"/>
                  <w:ind w:right="51"/>
                </w:pPr>
              </w:pPrChange>
            </w:pPr>
            <w:del w:id="3060" w:author="fauzan" w:date="2022-08-10T21:35:00Z">
              <w:r>
                <w:rPr>
                  <w:szCs w:val="24"/>
                </w:rPr>
                <w:delText>Tombol tambah</w:delText>
              </w:r>
            </w:del>
          </w:p>
        </w:tc>
        <w:tc>
          <w:tcPr>
            <w:tcW w:w="0" w:type="auto"/>
            <w:vAlign w:val="center"/>
            <w:tcPrChange w:id="3061" w:author="muhammad fauzan" w:date="2022-08-05T02:53:00Z">
              <w:tcPr>
                <w:tcW w:w="2049" w:type="dxa"/>
              </w:tcPr>
            </w:tcPrChange>
          </w:tcPr>
          <w:p w:rsidR="00222167" w:rsidRDefault="008B3912">
            <w:pPr>
              <w:spacing w:line="240" w:lineRule="auto"/>
              <w:ind w:right="51"/>
              <w:jc w:val="left"/>
              <w:rPr>
                <w:del w:id="3062" w:author="fauzan" w:date="2022-08-10T21:35:00Z"/>
                <w:szCs w:val="24"/>
              </w:rPr>
              <w:pPrChange w:id="3063" w:author="muhammad fauzan" w:date="2022-08-05T02:53:00Z">
                <w:pPr>
                  <w:spacing w:line="240" w:lineRule="auto"/>
                  <w:ind w:right="51"/>
                </w:pPr>
              </w:pPrChange>
            </w:pPr>
            <w:del w:id="3064" w:author="fauzan" w:date="2022-08-10T21:35:00Z">
              <w:r>
                <w:rPr>
                  <w:szCs w:val="24"/>
                </w:rPr>
                <w:delText>Menampilkan halaman tambah data</w:delText>
              </w:r>
            </w:del>
          </w:p>
        </w:tc>
        <w:tc>
          <w:tcPr>
            <w:tcW w:w="0" w:type="auto"/>
            <w:vAlign w:val="center"/>
            <w:tcPrChange w:id="3065" w:author="muhammad fauzan" w:date="2022-08-05T02:53:00Z">
              <w:tcPr>
                <w:tcW w:w="1030" w:type="dxa"/>
                <w:vAlign w:val="center"/>
              </w:tcPr>
            </w:tcPrChange>
          </w:tcPr>
          <w:p w:rsidR="00222167" w:rsidRDefault="00222167">
            <w:pPr>
              <w:ind w:right="51"/>
              <w:jc w:val="center"/>
              <w:rPr>
                <w:del w:id="3066" w:author="fauzan" w:date="2022-08-10T21:35:00Z"/>
                <w:szCs w:val="24"/>
              </w:rPr>
            </w:pPr>
          </w:p>
        </w:tc>
      </w:tr>
      <w:tr w:rsidR="00222167" w:rsidTr="00222167">
        <w:trPr>
          <w:del w:id="3067" w:author="fauzan" w:date="2022-08-10T21:35:00Z"/>
        </w:trPr>
        <w:tc>
          <w:tcPr>
            <w:tcW w:w="0" w:type="auto"/>
            <w:vAlign w:val="center"/>
            <w:tcPrChange w:id="3068" w:author="muhammad fauzan" w:date="2022-08-05T02:53:00Z">
              <w:tcPr>
                <w:tcW w:w="660" w:type="dxa"/>
                <w:vAlign w:val="center"/>
              </w:tcPr>
            </w:tcPrChange>
          </w:tcPr>
          <w:p w:rsidR="00222167" w:rsidRDefault="008B3912">
            <w:pPr>
              <w:ind w:right="51"/>
              <w:jc w:val="center"/>
              <w:rPr>
                <w:del w:id="3069" w:author="fauzan" w:date="2022-08-10T21:35:00Z"/>
                <w:szCs w:val="24"/>
              </w:rPr>
            </w:pPr>
            <w:del w:id="3070" w:author="fauzan" w:date="2022-08-10T21:35:00Z">
              <w:r>
                <w:rPr>
                  <w:szCs w:val="24"/>
                </w:rPr>
                <w:delText>9</w:delText>
              </w:r>
            </w:del>
          </w:p>
        </w:tc>
        <w:tc>
          <w:tcPr>
            <w:tcW w:w="0" w:type="auto"/>
            <w:tcPrChange w:id="3071" w:author="muhammad fauzan" w:date="2022-08-05T02:53:00Z">
              <w:tcPr>
                <w:tcW w:w="1806" w:type="dxa"/>
              </w:tcPr>
            </w:tcPrChange>
          </w:tcPr>
          <w:p w:rsidR="00222167" w:rsidRDefault="008B3912">
            <w:pPr>
              <w:spacing w:line="240" w:lineRule="auto"/>
              <w:ind w:right="51"/>
              <w:jc w:val="left"/>
              <w:rPr>
                <w:del w:id="3072" w:author="fauzan" w:date="2022-08-10T21:35:00Z"/>
                <w:szCs w:val="24"/>
              </w:rPr>
              <w:pPrChange w:id="3073" w:author="muhammad fauzan" w:date="2022-08-05T02:53:00Z">
                <w:pPr>
                  <w:spacing w:line="240" w:lineRule="auto"/>
                  <w:ind w:right="51"/>
                </w:pPr>
              </w:pPrChange>
            </w:pPr>
            <w:del w:id="3074" w:author="fauzan" w:date="2022-08-10T21:35:00Z">
              <w:r>
                <w:rPr>
                  <w:szCs w:val="24"/>
                </w:rPr>
                <w:delText>Menekan tombol kembali pada halaman tambah data</w:delText>
              </w:r>
            </w:del>
          </w:p>
        </w:tc>
        <w:tc>
          <w:tcPr>
            <w:tcW w:w="0" w:type="auto"/>
            <w:vAlign w:val="center"/>
            <w:tcPrChange w:id="3075" w:author="muhammad fauzan" w:date="2022-08-05T02:53:00Z">
              <w:tcPr>
                <w:tcW w:w="2382" w:type="dxa"/>
              </w:tcPr>
            </w:tcPrChange>
          </w:tcPr>
          <w:p w:rsidR="00222167" w:rsidRDefault="008B3912">
            <w:pPr>
              <w:spacing w:line="240" w:lineRule="auto"/>
              <w:ind w:right="51"/>
              <w:jc w:val="center"/>
              <w:rPr>
                <w:del w:id="3076" w:author="fauzan" w:date="2022-08-10T21:35:00Z"/>
                <w:szCs w:val="24"/>
              </w:rPr>
              <w:pPrChange w:id="3077" w:author="muhammad fauzan" w:date="2022-08-05T02:53:00Z">
                <w:pPr>
                  <w:spacing w:line="240" w:lineRule="auto"/>
                  <w:ind w:right="51"/>
                </w:pPr>
              </w:pPrChange>
            </w:pPr>
            <w:del w:id="3078" w:author="fauzan" w:date="2022-08-10T21:35:00Z">
              <w:r>
                <w:rPr>
                  <w:szCs w:val="24"/>
                </w:rPr>
                <w:delText>Tombol kembali</w:delText>
              </w:r>
            </w:del>
          </w:p>
        </w:tc>
        <w:tc>
          <w:tcPr>
            <w:tcW w:w="0" w:type="auto"/>
            <w:vAlign w:val="center"/>
            <w:tcPrChange w:id="3079" w:author="muhammad fauzan" w:date="2022-08-05T02:53:00Z">
              <w:tcPr>
                <w:tcW w:w="2049" w:type="dxa"/>
              </w:tcPr>
            </w:tcPrChange>
          </w:tcPr>
          <w:p w:rsidR="00222167" w:rsidRDefault="008B3912">
            <w:pPr>
              <w:spacing w:line="240" w:lineRule="auto"/>
              <w:ind w:right="51"/>
              <w:jc w:val="left"/>
              <w:rPr>
                <w:del w:id="3080" w:author="fauzan" w:date="2022-08-10T21:35:00Z"/>
                <w:szCs w:val="24"/>
              </w:rPr>
              <w:pPrChange w:id="3081" w:author="muhammad fauzan" w:date="2022-08-05T02:53:00Z">
                <w:pPr>
                  <w:spacing w:line="240" w:lineRule="auto"/>
                  <w:ind w:right="51"/>
                </w:pPr>
              </w:pPrChange>
            </w:pPr>
            <w:del w:id="3082" w:author="fauzan" w:date="2022-08-10T21:35:00Z">
              <w:r>
                <w:rPr>
                  <w:szCs w:val="24"/>
                </w:rPr>
                <w:delText xml:space="preserve">Menampilkan halaman data toko dan </w:delText>
              </w:r>
              <w:r>
                <w:rPr>
                  <w:i/>
                  <w:szCs w:val="24"/>
                </w:rPr>
                <w:delText>sales</w:delText>
              </w:r>
            </w:del>
          </w:p>
        </w:tc>
        <w:tc>
          <w:tcPr>
            <w:tcW w:w="0" w:type="auto"/>
            <w:vAlign w:val="center"/>
            <w:tcPrChange w:id="3083" w:author="muhammad fauzan" w:date="2022-08-05T02:53:00Z">
              <w:tcPr>
                <w:tcW w:w="1030" w:type="dxa"/>
                <w:vAlign w:val="center"/>
              </w:tcPr>
            </w:tcPrChange>
          </w:tcPr>
          <w:p w:rsidR="00222167" w:rsidRDefault="00222167">
            <w:pPr>
              <w:ind w:right="51"/>
              <w:jc w:val="center"/>
              <w:rPr>
                <w:del w:id="3084" w:author="fauzan" w:date="2022-08-10T21:35:00Z"/>
                <w:szCs w:val="24"/>
              </w:rPr>
            </w:pPr>
          </w:p>
        </w:tc>
      </w:tr>
      <w:tr w:rsidR="00222167" w:rsidTr="00222167">
        <w:trPr>
          <w:del w:id="3085" w:author="fauzan" w:date="2022-08-10T21:35:00Z"/>
        </w:trPr>
        <w:tc>
          <w:tcPr>
            <w:tcW w:w="0" w:type="auto"/>
            <w:vAlign w:val="center"/>
            <w:tcPrChange w:id="3086" w:author="muhammad fauzan" w:date="2022-08-05T02:53:00Z">
              <w:tcPr>
                <w:tcW w:w="660" w:type="dxa"/>
                <w:vAlign w:val="center"/>
              </w:tcPr>
            </w:tcPrChange>
          </w:tcPr>
          <w:p w:rsidR="00222167" w:rsidRDefault="008B3912">
            <w:pPr>
              <w:ind w:right="51"/>
              <w:jc w:val="center"/>
              <w:rPr>
                <w:del w:id="3087" w:author="fauzan" w:date="2022-08-10T21:35:00Z"/>
                <w:szCs w:val="24"/>
              </w:rPr>
            </w:pPr>
            <w:del w:id="3088" w:author="fauzan" w:date="2022-08-10T21:35:00Z">
              <w:r>
                <w:rPr>
                  <w:szCs w:val="24"/>
                </w:rPr>
                <w:delText>10</w:delText>
              </w:r>
            </w:del>
          </w:p>
        </w:tc>
        <w:tc>
          <w:tcPr>
            <w:tcW w:w="0" w:type="auto"/>
            <w:tcPrChange w:id="3089" w:author="muhammad fauzan" w:date="2022-08-05T02:53:00Z">
              <w:tcPr>
                <w:tcW w:w="1806" w:type="dxa"/>
              </w:tcPr>
            </w:tcPrChange>
          </w:tcPr>
          <w:p w:rsidR="00222167" w:rsidRDefault="008B3912">
            <w:pPr>
              <w:spacing w:line="240" w:lineRule="auto"/>
              <w:ind w:right="51"/>
              <w:jc w:val="left"/>
              <w:rPr>
                <w:del w:id="3090" w:author="fauzan" w:date="2022-08-10T21:35:00Z"/>
                <w:szCs w:val="24"/>
              </w:rPr>
              <w:pPrChange w:id="3091" w:author="muhammad fauzan" w:date="2022-08-05T02:53:00Z">
                <w:pPr>
                  <w:spacing w:line="240" w:lineRule="auto"/>
                  <w:ind w:right="51"/>
                </w:pPr>
              </w:pPrChange>
            </w:pPr>
            <w:del w:id="3092" w:author="fauzan" w:date="2022-08-10T21:35:00Z">
              <w:r>
                <w:rPr>
                  <w:szCs w:val="24"/>
                </w:rPr>
                <w:delText xml:space="preserve">Menekan hapus pada halaman data toko dan </w:delText>
              </w:r>
              <w:r>
                <w:rPr>
                  <w:i/>
                  <w:szCs w:val="24"/>
                </w:rPr>
                <w:delText>sales</w:delText>
              </w:r>
              <w:r>
                <w:rPr>
                  <w:szCs w:val="24"/>
                </w:rPr>
                <w:delText xml:space="preserve"> </w:delText>
              </w:r>
            </w:del>
          </w:p>
        </w:tc>
        <w:tc>
          <w:tcPr>
            <w:tcW w:w="0" w:type="auto"/>
            <w:vAlign w:val="center"/>
            <w:tcPrChange w:id="3093" w:author="muhammad fauzan" w:date="2022-08-05T02:53:00Z">
              <w:tcPr>
                <w:tcW w:w="2382" w:type="dxa"/>
              </w:tcPr>
            </w:tcPrChange>
          </w:tcPr>
          <w:p w:rsidR="00222167" w:rsidRDefault="008B3912">
            <w:pPr>
              <w:spacing w:line="240" w:lineRule="auto"/>
              <w:ind w:right="51"/>
              <w:jc w:val="center"/>
              <w:rPr>
                <w:del w:id="3094" w:author="fauzan" w:date="2022-08-10T21:35:00Z"/>
                <w:szCs w:val="24"/>
              </w:rPr>
              <w:pPrChange w:id="3095" w:author="muhammad fauzan" w:date="2022-08-05T02:53:00Z">
                <w:pPr>
                  <w:spacing w:line="240" w:lineRule="auto"/>
                  <w:ind w:right="51"/>
                </w:pPr>
              </w:pPrChange>
            </w:pPr>
            <w:del w:id="3096" w:author="fauzan" w:date="2022-08-10T21:35:00Z">
              <w:r>
                <w:rPr>
                  <w:szCs w:val="24"/>
                </w:rPr>
                <w:delText>Tombol hapus</w:delText>
              </w:r>
            </w:del>
          </w:p>
        </w:tc>
        <w:tc>
          <w:tcPr>
            <w:tcW w:w="0" w:type="auto"/>
            <w:vAlign w:val="center"/>
            <w:tcPrChange w:id="3097" w:author="muhammad fauzan" w:date="2022-08-05T02:53:00Z">
              <w:tcPr>
                <w:tcW w:w="2049" w:type="dxa"/>
              </w:tcPr>
            </w:tcPrChange>
          </w:tcPr>
          <w:p w:rsidR="00222167" w:rsidRDefault="008B3912">
            <w:pPr>
              <w:spacing w:line="240" w:lineRule="auto"/>
              <w:ind w:right="51"/>
              <w:jc w:val="left"/>
              <w:rPr>
                <w:del w:id="3098" w:author="fauzan" w:date="2022-08-10T21:35:00Z"/>
                <w:szCs w:val="24"/>
              </w:rPr>
              <w:pPrChange w:id="3099" w:author="muhammad fauzan" w:date="2022-08-05T02:53:00Z">
                <w:pPr>
                  <w:spacing w:line="240" w:lineRule="auto"/>
                  <w:ind w:right="51"/>
                </w:pPr>
              </w:pPrChange>
            </w:pPr>
            <w:del w:id="3100" w:author="fauzan" w:date="2022-08-10T21:35:00Z">
              <w:r>
                <w:rPr>
                  <w:szCs w:val="24"/>
                </w:rPr>
                <w:delText xml:space="preserve">Menampilkan halaman data toko dan </w:delText>
              </w:r>
              <w:r>
                <w:rPr>
                  <w:i/>
                  <w:szCs w:val="24"/>
                </w:rPr>
                <w:delText>sales</w:delText>
              </w:r>
              <w:r>
                <w:rPr>
                  <w:szCs w:val="24"/>
                </w:rPr>
                <w:delText xml:space="preserve"> dan menghapus data yang ditambahkan</w:delText>
              </w:r>
            </w:del>
          </w:p>
        </w:tc>
        <w:tc>
          <w:tcPr>
            <w:tcW w:w="0" w:type="auto"/>
            <w:vAlign w:val="center"/>
            <w:tcPrChange w:id="3101" w:author="muhammad fauzan" w:date="2022-08-05T02:53:00Z">
              <w:tcPr>
                <w:tcW w:w="1030" w:type="dxa"/>
                <w:vAlign w:val="center"/>
              </w:tcPr>
            </w:tcPrChange>
          </w:tcPr>
          <w:p w:rsidR="00222167" w:rsidRDefault="00222167">
            <w:pPr>
              <w:ind w:right="51"/>
              <w:jc w:val="center"/>
              <w:rPr>
                <w:del w:id="3102" w:author="fauzan" w:date="2022-08-10T21:35:00Z"/>
                <w:szCs w:val="24"/>
              </w:rPr>
            </w:pPr>
          </w:p>
        </w:tc>
      </w:tr>
      <w:tr w:rsidR="00222167" w:rsidTr="00222167">
        <w:trPr>
          <w:del w:id="3103" w:author="fauzan" w:date="2022-08-10T21:35:00Z"/>
        </w:trPr>
        <w:tc>
          <w:tcPr>
            <w:tcW w:w="0" w:type="auto"/>
            <w:vAlign w:val="center"/>
            <w:tcPrChange w:id="3104" w:author="muhammad fauzan" w:date="2022-08-05T02:53:00Z">
              <w:tcPr>
                <w:tcW w:w="660" w:type="dxa"/>
                <w:vAlign w:val="center"/>
              </w:tcPr>
            </w:tcPrChange>
          </w:tcPr>
          <w:p w:rsidR="00222167" w:rsidRDefault="008B3912">
            <w:pPr>
              <w:ind w:right="51"/>
              <w:jc w:val="center"/>
              <w:rPr>
                <w:del w:id="3105" w:author="fauzan" w:date="2022-08-10T21:35:00Z"/>
                <w:szCs w:val="24"/>
              </w:rPr>
            </w:pPr>
            <w:del w:id="3106" w:author="fauzan" w:date="2022-08-10T21:35:00Z">
              <w:r>
                <w:rPr>
                  <w:szCs w:val="24"/>
                </w:rPr>
                <w:delText>11</w:delText>
              </w:r>
            </w:del>
          </w:p>
        </w:tc>
        <w:tc>
          <w:tcPr>
            <w:tcW w:w="0" w:type="auto"/>
            <w:tcPrChange w:id="3107" w:author="muhammad fauzan" w:date="2022-08-05T02:53:00Z">
              <w:tcPr>
                <w:tcW w:w="1806" w:type="dxa"/>
              </w:tcPr>
            </w:tcPrChange>
          </w:tcPr>
          <w:p w:rsidR="00222167" w:rsidRDefault="008B3912">
            <w:pPr>
              <w:spacing w:line="240" w:lineRule="auto"/>
              <w:ind w:right="51"/>
              <w:jc w:val="left"/>
              <w:rPr>
                <w:del w:id="3108" w:author="fauzan" w:date="2022-08-10T21:35:00Z"/>
                <w:szCs w:val="24"/>
              </w:rPr>
              <w:pPrChange w:id="3109" w:author="muhammad fauzan" w:date="2022-08-05T02:53:00Z">
                <w:pPr>
                  <w:spacing w:line="240" w:lineRule="auto"/>
                  <w:ind w:right="51"/>
                </w:pPr>
              </w:pPrChange>
            </w:pPr>
            <w:del w:id="3110" w:author="fauzan" w:date="2022-08-10T21:35:00Z">
              <w:r>
                <w:rPr>
                  <w:szCs w:val="24"/>
                </w:rPr>
                <w:delText xml:space="preserve">Menekan </w:delText>
              </w:r>
              <w:r>
                <w:rPr>
                  <w:i/>
                  <w:szCs w:val="24"/>
                </w:rPr>
                <w:delText>update</w:delText>
              </w:r>
              <w:r>
                <w:rPr>
                  <w:szCs w:val="24"/>
                </w:rPr>
                <w:delText xml:space="preserve"> pada halaman data toko dan </w:delText>
              </w:r>
              <w:r>
                <w:rPr>
                  <w:i/>
                  <w:szCs w:val="24"/>
                </w:rPr>
                <w:delText>sales</w:delText>
              </w:r>
            </w:del>
          </w:p>
        </w:tc>
        <w:tc>
          <w:tcPr>
            <w:tcW w:w="0" w:type="auto"/>
            <w:vAlign w:val="center"/>
            <w:tcPrChange w:id="3111" w:author="muhammad fauzan" w:date="2022-08-05T02:53:00Z">
              <w:tcPr>
                <w:tcW w:w="2382" w:type="dxa"/>
              </w:tcPr>
            </w:tcPrChange>
          </w:tcPr>
          <w:p w:rsidR="00222167" w:rsidRDefault="008B3912">
            <w:pPr>
              <w:spacing w:line="240" w:lineRule="auto"/>
              <w:ind w:right="51"/>
              <w:jc w:val="center"/>
              <w:rPr>
                <w:del w:id="3112" w:author="fauzan" w:date="2022-08-10T21:35:00Z"/>
                <w:szCs w:val="24"/>
              </w:rPr>
              <w:pPrChange w:id="3113" w:author="muhammad fauzan" w:date="2022-08-05T02:53:00Z">
                <w:pPr>
                  <w:spacing w:line="240" w:lineRule="auto"/>
                  <w:ind w:right="51"/>
                </w:pPr>
              </w:pPrChange>
            </w:pPr>
            <w:del w:id="3114" w:author="fauzan" w:date="2022-08-10T21:35:00Z">
              <w:r>
                <w:rPr>
                  <w:szCs w:val="24"/>
                </w:rPr>
                <w:delText xml:space="preserve">Tombol </w:delText>
              </w:r>
              <w:r>
                <w:rPr>
                  <w:i/>
                  <w:szCs w:val="24"/>
                </w:rPr>
                <w:delText>update</w:delText>
              </w:r>
            </w:del>
          </w:p>
        </w:tc>
        <w:tc>
          <w:tcPr>
            <w:tcW w:w="0" w:type="auto"/>
            <w:vAlign w:val="center"/>
            <w:tcPrChange w:id="3115" w:author="muhammad fauzan" w:date="2022-08-05T02:53:00Z">
              <w:tcPr>
                <w:tcW w:w="2049" w:type="dxa"/>
              </w:tcPr>
            </w:tcPrChange>
          </w:tcPr>
          <w:p w:rsidR="00222167" w:rsidRDefault="008B3912">
            <w:pPr>
              <w:spacing w:line="240" w:lineRule="auto"/>
              <w:ind w:right="51"/>
              <w:jc w:val="left"/>
              <w:rPr>
                <w:del w:id="3116" w:author="fauzan" w:date="2022-08-10T21:35:00Z"/>
                <w:szCs w:val="24"/>
              </w:rPr>
              <w:pPrChange w:id="3117" w:author="muhammad fauzan" w:date="2022-08-05T02:53:00Z">
                <w:pPr>
                  <w:spacing w:line="240" w:lineRule="auto"/>
                  <w:ind w:right="51"/>
                </w:pPr>
              </w:pPrChange>
            </w:pPr>
            <w:del w:id="3118" w:author="fauzan" w:date="2022-08-10T21:35:00Z">
              <w:r>
                <w:rPr>
                  <w:szCs w:val="24"/>
                </w:rPr>
                <w:delText xml:space="preserve">Menampilkan halaman </w:delText>
              </w:r>
              <w:r>
                <w:rPr>
                  <w:i/>
                  <w:szCs w:val="24"/>
                </w:rPr>
                <w:delText>update</w:delText>
              </w:r>
              <w:r>
                <w:rPr>
                  <w:szCs w:val="24"/>
                </w:rPr>
                <w:delText xml:space="preserve"> data</w:delText>
              </w:r>
            </w:del>
          </w:p>
        </w:tc>
        <w:tc>
          <w:tcPr>
            <w:tcW w:w="0" w:type="auto"/>
            <w:vAlign w:val="center"/>
            <w:tcPrChange w:id="3119" w:author="muhammad fauzan" w:date="2022-08-05T02:53:00Z">
              <w:tcPr>
                <w:tcW w:w="1030" w:type="dxa"/>
                <w:vAlign w:val="center"/>
              </w:tcPr>
            </w:tcPrChange>
          </w:tcPr>
          <w:p w:rsidR="00222167" w:rsidRDefault="00222167">
            <w:pPr>
              <w:ind w:right="51"/>
              <w:jc w:val="center"/>
              <w:rPr>
                <w:del w:id="3120" w:author="fauzan" w:date="2022-08-10T21:35:00Z"/>
                <w:szCs w:val="24"/>
              </w:rPr>
            </w:pPr>
          </w:p>
        </w:tc>
      </w:tr>
      <w:tr w:rsidR="00222167" w:rsidTr="00222167">
        <w:trPr>
          <w:del w:id="3121" w:author="fauzan" w:date="2022-08-10T21:35:00Z"/>
        </w:trPr>
        <w:tc>
          <w:tcPr>
            <w:tcW w:w="0" w:type="auto"/>
            <w:vAlign w:val="center"/>
            <w:tcPrChange w:id="3122" w:author="muhammad fauzan" w:date="2022-08-05T02:53:00Z">
              <w:tcPr>
                <w:tcW w:w="660" w:type="dxa"/>
                <w:vAlign w:val="center"/>
              </w:tcPr>
            </w:tcPrChange>
          </w:tcPr>
          <w:p w:rsidR="00222167" w:rsidRDefault="008B3912">
            <w:pPr>
              <w:ind w:right="51"/>
              <w:jc w:val="center"/>
              <w:rPr>
                <w:del w:id="3123" w:author="fauzan" w:date="2022-08-10T21:35:00Z"/>
                <w:szCs w:val="24"/>
              </w:rPr>
            </w:pPr>
            <w:del w:id="3124" w:author="fauzan" w:date="2022-08-10T21:35:00Z">
              <w:r>
                <w:rPr>
                  <w:szCs w:val="24"/>
                </w:rPr>
                <w:delText>12</w:delText>
              </w:r>
            </w:del>
          </w:p>
        </w:tc>
        <w:tc>
          <w:tcPr>
            <w:tcW w:w="0" w:type="auto"/>
            <w:tcPrChange w:id="3125" w:author="muhammad fauzan" w:date="2022-08-05T02:53:00Z">
              <w:tcPr>
                <w:tcW w:w="1806" w:type="dxa"/>
              </w:tcPr>
            </w:tcPrChange>
          </w:tcPr>
          <w:p w:rsidR="00222167" w:rsidRDefault="008B3912">
            <w:pPr>
              <w:spacing w:line="240" w:lineRule="auto"/>
              <w:ind w:right="51"/>
              <w:jc w:val="left"/>
              <w:rPr>
                <w:del w:id="3126" w:author="fauzan" w:date="2022-08-10T21:35:00Z"/>
                <w:szCs w:val="24"/>
              </w:rPr>
              <w:pPrChange w:id="3127" w:author="muhammad fauzan" w:date="2022-08-05T02:53:00Z">
                <w:pPr>
                  <w:spacing w:line="240" w:lineRule="auto"/>
                  <w:ind w:right="51"/>
                </w:pPr>
              </w:pPrChange>
            </w:pPr>
            <w:del w:id="3128" w:author="fauzan" w:date="2022-08-10T21:35:00Z">
              <w:r>
                <w:rPr>
                  <w:szCs w:val="24"/>
                </w:rPr>
                <w:delText xml:space="preserve">Menekan tombol pada halaman </w:delText>
              </w:r>
              <w:r>
                <w:rPr>
                  <w:i/>
                  <w:szCs w:val="24"/>
                </w:rPr>
                <w:delText>update</w:delText>
              </w:r>
            </w:del>
          </w:p>
        </w:tc>
        <w:tc>
          <w:tcPr>
            <w:tcW w:w="0" w:type="auto"/>
            <w:vAlign w:val="center"/>
            <w:tcPrChange w:id="3129" w:author="muhammad fauzan" w:date="2022-08-05T02:53:00Z">
              <w:tcPr>
                <w:tcW w:w="2382" w:type="dxa"/>
              </w:tcPr>
            </w:tcPrChange>
          </w:tcPr>
          <w:p w:rsidR="00222167" w:rsidRDefault="008B3912">
            <w:pPr>
              <w:spacing w:line="240" w:lineRule="auto"/>
              <w:ind w:right="51"/>
              <w:jc w:val="center"/>
              <w:rPr>
                <w:del w:id="3130" w:author="fauzan" w:date="2022-08-10T21:35:00Z"/>
                <w:szCs w:val="24"/>
              </w:rPr>
              <w:pPrChange w:id="3131" w:author="muhammad fauzan" w:date="2022-08-05T02:53:00Z">
                <w:pPr>
                  <w:spacing w:line="240" w:lineRule="auto"/>
                  <w:ind w:right="51"/>
                </w:pPr>
              </w:pPrChange>
            </w:pPr>
            <w:del w:id="3132" w:author="fauzan" w:date="2022-08-10T21:35:00Z">
              <w:r>
                <w:rPr>
                  <w:szCs w:val="24"/>
                </w:rPr>
                <w:delText xml:space="preserve">Tombol </w:delText>
              </w:r>
              <w:r>
                <w:rPr>
                  <w:i/>
                  <w:szCs w:val="24"/>
                </w:rPr>
                <w:delText>update</w:delText>
              </w:r>
            </w:del>
          </w:p>
        </w:tc>
        <w:tc>
          <w:tcPr>
            <w:tcW w:w="0" w:type="auto"/>
            <w:vAlign w:val="center"/>
            <w:tcPrChange w:id="3133" w:author="muhammad fauzan" w:date="2022-08-05T02:53:00Z">
              <w:tcPr>
                <w:tcW w:w="2049" w:type="dxa"/>
              </w:tcPr>
            </w:tcPrChange>
          </w:tcPr>
          <w:p w:rsidR="00222167" w:rsidRDefault="008B3912">
            <w:pPr>
              <w:spacing w:line="240" w:lineRule="auto"/>
              <w:ind w:right="51"/>
              <w:jc w:val="left"/>
              <w:rPr>
                <w:del w:id="3134" w:author="fauzan" w:date="2022-08-10T21:35:00Z"/>
                <w:szCs w:val="24"/>
              </w:rPr>
              <w:pPrChange w:id="3135" w:author="muhammad fauzan" w:date="2022-08-05T02:53:00Z">
                <w:pPr>
                  <w:spacing w:line="240" w:lineRule="auto"/>
                  <w:ind w:right="51"/>
                </w:pPr>
              </w:pPrChange>
            </w:pPr>
            <w:del w:id="3136" w:author="fauzan" w:date="2022-08-10T21:35:00Z">
              <w:r>
                <w:rPr>
                  <w:szCs w:val="24"/>
                </w:rPr>
                <w:delText>Menampilkan halaman data toko data dan meng-</w:delText>
              </w:r>
              <w:r>
                <w:rPr>
                  <w:i/>
                  <w:szCs w:val="24"/>
                </w:rPr>
                <w:delText>update</w:delText>
              </w:r>
              <w:r>
                <w:rPr>
                  <w:szCs w:val="24"/>
                </w:rPr>
                <w:delText xml:space="preserve"> data yang di-</w:delText>
              </w:r>
              <w:r>
                <w:rPr>
                  <w:i/>
                  <w:szCs w:val="24"/>
                </w:rPr>
                <w:delText>update</w:delText>
              </w:r>
            </w:del>
          </w:p>
        </w:tc>
        <w:tc>
          <w:tcPr>
            <w:tcW w:w="0" w:type="auto"/>
            <w:vAlign w:val="center"/>
            <w:tcPrChange w:id="3137" w:author="muhammad fauzan" w:date="2022-08-05T02:53:00Z">
              <w:tcPr>
                <w:tcW w:w="1030" w:type="dxa"/>
                <w:vAlign w:val="center"/>
              </w:tcPr>
            </w:tcPrChange>
          </w:tcPr>
          <w:p w:rsidR="00222167" w:rsidRDefault="00222167">
            <w:pPr>
              <w:ind w:right="51"/>
              <w:jc w:val="center"/>
              <w:rPr>
                <w:del w:id="3138" w:author="fauzan" w:date="2022-08-10T21:35:00Z"/>
                <w:szCs w:val="24"/>
              </w:rPr>
            </w:pPr>
          </w:p>
        </w:tc>
      </w:tr>
      <w:tr w:rsidR="00222167" w:rsidTr="00222167">
        <w:trPr>
          <w:del w:id="3139" w:author="fauzan" w:date="2022-08-10T21:35:00Z"/>
        </w:trPr>
        <w:tc>
          <w:tcPr>
            <w:tcW w:w="0" w:type="auto"/>
            <w:vAlign w:val="center"/>
            <w:tcPrChange w:id="3140" w:author="muhammad fauzan" w:date="2022-08-05T02:53:00Z">
              <w:tcPr>
                <w:tcW w:w="660" w:type="dxa"/>
                <w:vAlign w:val="center"/>
              </w:tcPr>
            </w:tcPrChange>
          </w:tcPr>
          <w:p w:rsidR="00222167" w:rsidRDefault="008B3912">
            <w:pPr>
              <w:ind w:right="51"/>
              <w:jc w:val="center"/>
              <w:rPr>
                <w:del w:id="3141" w:author="fauzan" w:date="2022-08-10T21:35:00Z"/>
                <w:szCs w:val="24"/>
              </w:rPr>
            </w:pPr>
            <w:del w:id="3142" w:author="fauzan" w:date="2022-08-10T21:35:00Z">
              <w:r>
                <w:rPr>
                  <w:szCs w:val="24"/>
                </w:rPr>
                <w:delText>13</w:delText>
              </w:r>
            </w:del>
          </w:p>
        </w:tc>
        <w:tc>
          <w:tcPr>
            <w:tcW w:w="0" w:type="auto"/>
            <w:tcPrChange w:id="3143" w:author="muhammad fauzan" w:date="2022-08-05T02:53:00Z">
              <w:tcPr>
                <w:tcW w:w="1806" w:type="dxa"/>
              </w:tcPr>
            </w:tcPrChange>
          </w:tcPr>
          <w:p w:rsidR="00222167" w:rsidRDefault="008B3912">
            <w:pPr>
              <w:spacing w:line="240" w:lineRule="auto"/>
              <w:ind w:right="51"/>
              <w:jc w:val="left"/>
              <w:rPr>
                <w:del w:id="3144" w:author="fauzan" w:date="2022-08-10T21:35:00Z"/>
                <w:szCs w:val="24"/>
              </w:rPr>
              <w:pPrChange w:id="3145" w:author="muhammad fauzan" w:date="2022-08-05T02:53:00Z">
                <w:pPr>
                  <w:spacing w:line="240" w:lineRule="auto"/>
                  <w:ind w:right="51"/>
                </w:pPr>
              </w:pPrChange>
            </w:pPr>
            <w:del w:id="3146" w:author="fauzan" w:date="2022-08-10T21:35:00Z">
              <w:r>
                <w:rPr>
                  <w:szCs w:val="24"/>
                </w:rPr>
                <w:delText>Memilih data distribusi pada navigasi</w:delText>
              </w:r>
            </w:del>
          </w:p>
        </w:tc>
        <w:tc>
          <w:tcPr>
            <w:tcW w:w="0" w:type="auto"/>
            <w:vAlign w:val="center"/>
            <w:tcPrChange w:id="3147" w:author="muhammad fauzan" w:date="2022-08-05T02:53:00Z">
              <w:tcPr>
                <w:tcW w:w="2382" w:type="dxa"/>
              </w:tcPr>
            </w:tcPrChange>
          </w:tcPr>
          <w:p w:rsidR="00222167" w:rsidRDefault="008B3912">
            <w:pPr>
              <w:spacing w:line="240" w:lineRule="auto"/>
              <w:ind w:right="51"/>
              <w:jc w:val="center"/>
              <w:rPr>
                <w:del w:id="3148" w:author="fauzan" w:date="2022-08-10T21:35:00Z"/>
                <w:szCs w:val="24"/>
              </w:rPr>
              <w:pPrChange w:id="3149" w:author="muhammad fauzan" w:date="2022-08-05T02:53:00Z">
                <w:pPr>
                  <w:spacing w:line="240" w:lineRule="auto"/>
                  <w:ind w:right="51"/>
                </w:pPr>
              </w:pPrChange>
            </w:pPr>
            <w:del w:id="3150" w:author="fauzan" w:date="2022-08-10T21:35:00Z">
              <w:r>
                <w:rPr>
                  <w:szCs w:val="24"/>
                </w:rPr>
                <w:delText>Select data distribusi</w:delText>
              </w:r>
            </w:del>
          </w:p>
        </w:tc>
        <w:tc>
          <w:tcPr>
            <w:tcW w:w="0" w:type="auto"/>
            <w:vAlign w:val="center"/>
            <w:tcPrChange w:id="3151" w:author="muhammad fauzan" w:date="2022-08-05T02:53:00Z">
              <w:tcPr>
                <w:tcW w:w="2049" w:type="dxa"/>
              </w:tcPr>
            </w:tcPrChange>
          </w:tcPr>
          <w:p w:rsidR="00222167" w:rsidRDefault="008B3912">
            <w:pPr>
              <w:spacing w:line="240" w:lineRule="auto"/>
              <w:ind w:right="51"/>
              <w:jc w:val="left"/>
              <w:rPr>
                <w:del w:id="3152" w:author="fauzan" w:date="2022-08-10T21:35:00Z"/>
                <w:szCs w:val="24"/>
              </w:rPr>
              <w:pPrChange w:id="3153" w:author="muhammad fauzan" w:date="2022-08-05T02:53:00Z">
                <w:pPr>
                  <w:spacing w:line="240" w:lineRule="auto"/>
                  <w:ind w:right="51"/>
                </w:pPr>
              </w:pPrChange>
            </w:pPr>
            <w:del w:id="3154" w:author="fauzan" w:date="2022-08-10T21:35:00Z">
              <w:r>
                <w:rPr>
                  <w:szCs w:val="24"/>
                </w:rPr>
                <w:delText>Menampilkan data distribusi</w:delText>
              </w:r>
            </w:del>
          </w:p>
        </w:tc>
        <w:tc>
          <w:tcPr>
            <w:tcW w:w="0" w:type="auto"/>
            <w:vAlign w:val="center"/>
            <w:tcPrChange w:id="3155" w:author="muhammad fauzan" w:date="2022-08-05T02:53:00Z">
              <w:tcPr>
                <w:tcW w:w="1030" w:type="dxa"/>
                <w:vAlign w:val="center"/>
              </w:tcPr>
            </w:tcPrChange>
          </w:tcPr>
          <w:p w:rsidR="00222167" w:rsidRDefault="00222167">
            <w:pPr>
              <w:ind w:right="51"/>
              <w:jc w:val="center"/>
              <w:rPr>
                <w:del w:id="3156" w:author="fauzan" w:date="2022-08-10T21:35:00Z"/>
                <w:szCs w:val="24"/>
              </w:rPr>
            </w:pPr>
          </w:p>
        </w:tc>
      </w:tr>
      <w:tr w:rsidR="00222167" w:rsidTr="00222167">
        <w:trPr>
          <w:del w:id="3157" w:author="fauzan" w:date="2022-08-10T21:35:00Z"/>
        </w:trPr>
        <w:tc>
          <w:tcPr>
            <w:tcW w:w="0" w:type="auto"/>
            <w:vAlign w:val="center"/>
            <w:tcPrChange w:id="3158" w:author="muhammad fauzan" w:date="2022-08-05T02:53:00Z">
              <w:tcPr>
                <w:tcW w:w="660" w:type="dxa"/>
                <w:vAlign w:val="center"/>
              </w:tcPr>
            </w:tcPrChange>
          </w:tcPr>
          <w:p w:rsidR="00222167" w:rsidRDefault="008B3912">
            <w:pPr>
              <w:ind w:right="51"/>
              <w:jc w:val="center"/>
              <w:rPr>
                <w:del w:id="3159" w:author="fauzan" w:date="2022-08-10T21:35:00Z"/>
                <w:szCs w:val="24"/>
              </w:rPr>
            </w:pPr>
            <w:del w:id="3160" w:author="fauzan" w:date="2022-08-10T21:35:00Z">
              <w:r>
                <w:rPr>
                  <w:szCs w:val="24"/>
                </w:rPr>
                <w:delText>14</w:delText>
              </w:r>
            </w:del>
          </w:p>
        </w:tc>
        <w:tc>
          <w:tcPr>
            <w:tcW w:w="0" w:type="auto"/>
            <w:tcPrChange w:id="3161" w:author="muhammad fauzan" w:date="2022-08-05T02:53:00Z">
              <w:tcPr>
                <w:tcW w:w="1806" w:type="dxa"/>
              </w:tcPr>
            </w:tcPrChange>
          </w:tcPr>
          <w:p w:rsidR="00222167" w:rsidRDefault="008B3912">
            <w:pPr>
              <w:spacing w:line="240" w:lineRule="auto"/>
              <w:ind w:right="51"/>
              <w:jc w:val="left"/>
              <w:rPr>
                <w:del w:id="3162" w:author="fauzan" w:date="2022-08-10T21:35:00Z"/>
                <w:szCs w:val="24"/>
              </w:rPr>
              <w:pPrChange w:id="3163" w:author="muhammad fauzan" w:date="2022-08-05T02:53:00Z">
                <w:pPr>
                  <w:spacing w:line="240" w:lineRule="auto"/>
                  <w:ind w:right="51"/>
                </w:pPr>
              </w:pPrChange>
            </w:pPr>
            <w:del w:id="3164" w:author="fauzan" w:date="2022-08-10T21:35:00Z">
              <w:r>
                <w:rPr>
                  <w:szCs w:val="24"/>
                </w:rPr>
                <w:delText>Menekan tambah jenis roti pada data distribusi</w:delText>
              </w:r>
            </w:del>
          </w:p>
        </w:tc>
        <w:tc>
          <w:tcPr>
            <w:tcW w:w="0" w:type="auto"/>
            <w:vAlign w:val="center"/>
            <w:tcPrChange w:id="3165" w:author="muhammad fauzan" w:date="2022-08-05T02:53:00Z">
              <w:tcPr>
                <w:tcW w:w="2382" w:type="dxa"/>
              </w:tcPr>
            </w:tcPrChange>
          </w:tcPr>
          <w:p w:rsidR="00222167" w:rsidRDefault="008B3912">
            <w:pPr>
              <w:spacing w:line="240" w:lineRule="auto"/>
              <w:ind w:right="51"/>
              <w:jc w:val="center"/>
              <w:rPr>
                <w:del w:id="3166" w:author="fauzan" w:date="2022-08-10T21:35:00Z"/>
                <w:szCs w:val="24"/>
              </w:rPr>
              <w:pPrChange w:id="3167" w:author="muhammad fauzan" w:date="2022-08-05T02:53:00Z">
                <w:pPr>
                  <w:spacing w:line="240" w:lineRule="auto"/>
                  <w:ind w:right="51"/>
                </w:pPr>
              </w:pPrChange>
            </w:pPr>
            <w:del w:id="3168" w:author="fauzan" w:date="2022-08-10T21:35:00Z">
              <w:r>
                <w:rPr>
                  <w:szCs w:val="24"/>
                </w:rPr>
                <w:delText>Tombol tambah jenis roti</w:delText>
              </w:r>
            </w:del>
          </w:p>
        </w:tc>
        <w:tc>
          <w:tcPr>
            <w:tcW w:w="0" w:type="auto"/>
            <w:vAlign w:val="center"/>
            <w:tcPrChange w:id="3169" w:author="muhammad fauzan" w:date="2022-08-05T02:53:00Z">
              <w:tcPr>
                <w:tcW w:w="2049" w:type="dxa"/>
              </w:tcPr>
            </w:tcPrChange>
          </w:tcPr>
          <w:p w:rsidR="00222167" w:rsidRDefault="008B3912">
            <w:pPr>
              <w:spacing w:line="240" w:lineRule="auto"/>
              <w:ind w:right="51"/>
              <w:jc w:val="left"/>
              <w:rPr>
                <w:del w:id="3170" w:author="fauzan" w:date="2022-08-10T21:35:00Z"/>
                <w:szCs w:val="24"/>
              </w:rPr>
              <w:pPrChange w:id="3171" w:author="muhammad fauzan" w:date="2022-08-05T02:53:00Z">
                <w:pPr>
                  <w:spacing w:line="240" w:lineRule="auto"/>
                  <w:ind w:right="51"/>
                </w:pPr>
              </w:pPrChange>
            </w:pPr>
            <w:del w:id="3172" w:author="fauzan" w:date="2022-08-10T21:35:00Z">
              <w:r>
                <w:rPr>
                  <w:szCs w:val="24"/>
                </w:rPr>
                <w:delText>Menampilkan halaman tambah jenis roti</w:delText>
              </w:r>
            </w:del>
          </w:p>
        </w:tc>
        <w:tc>
          <w:tcPr>
            <w:tcW w:w="0" w:type="auto"/>
            <w:vAlign w:val="center"/>
            <w:tcPrChange w:id="3173" w:author="muhammad fauzan" w:date="2022-08-05T02:53:00Z">
              <w:tcPr>
                <w:tcW w:w="1030" w:type="dxa"/>
                <w:vAlign w:val="center"/>
              </w:tcPr>
            </w:tcPrChange>
          </w:tcPr>
          <w:p w:rsidR="00222167" w:rsidRDefault="00222167">
            <w:pPr>
              <w:ind w:right="51"/>
              <w:jc w:val="center"/>
              <w:rPr>
                <w:del w:id="3174" w:author="fauzan" w:date="2022-08-10T21:35:00Z"/>
                <w:szCs w:val="24"/>
              </w:rPr>
            </w:pPr>
          </w:p>
        </w:tc>
      </w:tr>
      <w:tr w:rsidR="00222167" w:rsidTr="00222167">
        <w:trPr>
          <w:del w:id="3175" w:author="fauzan" w:date="2022-08-10T21:35:00Z"/>
        </w:trPr>
        <w:tc>
          <w:tcPr>
            <w:tcW w:w="0" w:type="auto"/>
            <w:vAlign w:val="center"/>
            <w:tcPrChange w:id="3176" w:author="muhammad fauzan" w:date="2022-08-05T02:53:00Z">
              <w:tcPr>
                <w:tcW w:w="660" w:type="dxa"/>
                <w:vAlign w:val="center"/>
              </w:tcPr>
            </w:tcPrChange>
          </w:tcPr>
          <w:p w:rsidR="00222167" w:rsidRDefault="008B3912">
            <w:pPr>
              <w:ind w:right="51"/>
              <w:jc w:val="center"/>
              <w:rPr>
                <w:del w:id="3177" w:author="fauzan" w:date="2022-08-10T21:35:00Z"/>
                <w:szCs w:val="24"/>
              </w:rPr>
            </w:pPr>
            <w:del w:id="3178" w:author="fauzan" w:date="2022-08-10T21:35:00Z">
              <w:r>
                <w:rPr>
                  <w:szCs w:val="24"/>
                </w:rPr>
                <w:delText>15</w:delText>
              </w:r>
            </w:del>
          </w:p>
        </w:tc>
        <w:tc>
          <w:tcPr>
            <w:tcW w:w="0" w:type="auto"/>
            <w:tcPrChange w:id="3179" w:author="muhammad fauzan" w:date="2022-08-05T02:53:00Z">
              <w:tcPr>
                <w:tcW w:w="1806" w:type="dxa"/>
              </w:tcPr>
            </w:tcPrChange>
          </w:tcPr>
          <w:p w:rsidR="00222167" w:rsidRDefault="008B3912">
            <w:pPr>
              <w:spacing w:line="240" w:lineRule="auto"/>
              <w:ind w:right="51"/>
              <w:jc w:val="left"/>
              <w:rPr>
                <w:del w:id="3180" w:author="fauzan" w:date="2022-08-10T21:35:00Z"/>
                <w:szCs w:val="24"/>
              </w:rPr>
              <w:pPrChange w:id="3181" w:author="muhammad fauzan" w:date="2022-08-05T02:53:00Z">
                <w:pPr>
                  <w:spacing w:line="240" w:lineRule="auto"/>
                  <w:ind w:right="51"/>
                </w:pPr>
              </w:pPrChange>
            </w:pPr>
            <w:del w:id="3182" w:author="fauzan" w:date="2022-08-10T21:35:00Z">
              <w:r>
                <w:rPr>
                  <w:szCs w:val="24"/>
                </w:rPr>
                <w:delText>Menekan tombol tambah pada halaman tambah jenis roti</w:delText>
              </w:r>
            </w:del>
          </w:p>
        </w:tc>
        <w:tc>
          <w:tcPr>
            <w:tcW w:w="0" w:type="auto"/>
            <w:vAlign w:val="center"/>
            <w:tcPrChange w:id="3183" w:author="muhammad fauzan" w:date="2022-08-05T02:53:00Z">
              <w:tcPr>
                <w:tcW w:w="2382" w:type="dxa"/>
              </w:tcPr>
            </w:tcPrChange>
          </w:tcPr>
          <w:p w:rsidR="00222167" w:rsidRDefault="008B3912">
            <w:pPr>
              <w:spacing w:line="240" w:lineRule="auto"/>
              <w:ind w:right="51"/>
              <w:jc w:val="center"/>
              <w:rPr>
                <w:del w:id="3184" w:author="fauzan" w:date="2022-08-10T21:35:00Z"/>
                <w:szCs w:val="24"/>
              </w:rPr>
              <w:pPrChange w:id="3185" w:author="muhammad fauzan" w:date="2022-08-05T02:53:00Z">
                <w:pPr>
                  <w:spacing w:line="240" w:lineRule="auto"/>
                  <w:ind w:right="51"/>
                </w:pPr>
              </w:pPrChange>
            </w:pPr>
            <w:del w:id="3186" w:author="fauzan" w:date="2022-08-10T21:35:00Z">
              <w:r>
                <w:rPr>
                  <w:szCs w:val="24"/>
                </w:rPr>
                <w:delText>Tombol tambah</w:delText>
              </w:r>
            </w:del>
          </w:p>
        </w:tc>
        <w:tc>
          <w:tcPr>
            <w:tcW w:w="0" w:type="auto"/>
            <w:vAlign w:val="center"/>
            <w:tcPrChange w:id="3187" w:author="muhammad fauzan" w:date="2022-08-05T02:53:00Z">
              <w:tcPr>
                <w:tcW w:w="2049" w:type="dxa"/>
              </w:tcPr>
            </w:tcPrChange>
          </w:tcPr>
          <w:p w:rsidR="00222167" w:rsidRDefault="008B3912">
            <w:pPr>
              <w:spacing w:line="240" w:lineRule="auto"/>
              <w:ind w:right="51"/>
              <w:jc w:val="left"/>
              <w:rPr>
                <w:del w:id="3188" w:author="fauzan" w:date="2022-08-10T21:35:00Z"/>
                <w:szCs w:val="24"/>
              </w:rPr>
              <w:pPrChange w:id="3189" w:author="muhammad fauzan" w:date="2022-08-05T02:53:00Z">
                <w:pPr>
                  <w:spacing w:line="240" w:lineRule="auto"/>
                  <w:ind w:right="51"/>
                </w:pPr>
              </w:pPrChange>
            </w:pPr>
            <w:del w:id="3190" w:author="fauzan" w:date="2022-08-10T21:35:00Z">
              <w:r>
                <w:rPr>
                  <w:szCs w:val="24"/>
                </w:rPr>
                <w:delText>Menampilkan halaman data jenis roti dan menyimpan jenis roti yang ditambah</w:delText>
              </w:r>
            </w:del>
          </w:p>
        </w:tc>
        <w:tc>
          <w:tcPr>
            <w:tcW w:w="0" w:type="auto"/>
            <w:vAlign w:val="center"/>
            <w:tcPrChange w:id="3191" w:author="muhammad fauzan" w:date="2022-08-05T02:53:00Z">
              <w:tcPr>
                <w:tcW w:w="1030" w:type="dxa"/>
                <w:vAlign w:val="center"/>
              </w:tcPr>
            </w:tcPrChange>
          </w:tcPr>
          <w:p w:rsidR="00222167" w:rsidRDefault="00222167">
            <w:pPr>
              <w:ind w:right="51"/>
              <w:jc w:val="center"/>
              <w:rPr>
                <w:del w:id="3192" w:author="fauzan" w:date="2022-08-10T21:35:00Z"/>
                <w:szCs w:val="24"/>
              </w:rPr>
            </w:pPr>
          </w:p>
        </w:tc>
      </w:tr>
      <w:tr w:rsidR="00222167" w:rsidTr="00222167">
        <w:trPr>
          <w:del w:id="3193" w:author="fauzan" w:date="2022-08-10T21:35:00Z"/>
        </w:trPr>
        <w:tc>
          <w:tcPr>
            <w:tcW w:w="0" w:type="auto"/>
            <w:vAlign w:val="center"/>
            <w:tcPrChange w:id="3194" w:author="muhammad fauzan" w:date="2022-08-05T02:53:00Z">
              <w:tcPr>
                <w:tcW w:w="660" w:type="dxa"/>
                <w:vAlign w:val="center"/>
              </w:tcPr>
            </w:tcPrChange>
          </w:tcPr>
          <w:p w:rsidR="00222167" w:rsidRDefault="008B3912">
            <w:pPr>
              <w:ind w:right="51"/>
              <w:jc w:val="center"/>
              <w:rPr>
                <w:del w:id="3195" w:author="fauzan" w:date="2022-08-10T21:35:00Z"/>
                <w:szCs w:val="24"/>
              </w:rPr>
            </w:pPr>
            <w:del w:id="3196" w:author="fauzan" w:date="2022-08-10T21:35:00Z">
              <w:r>
                <w:rPr>
                  <w:szCs w:val="24"/>
                </w:rPr>
                <w:delText>16</w:delText>
              </w:r>
            </w:del>
          </w:p>
        </w:tc>
        <w:tc>
          <w:tcPr>
            <w:tcW w:w="0" w:type="auto"/>
            <w:tcPrChange w:id="3197" w:author="muhammad fauzan" w:date="2022-08-05T02:53:00Z">
              <w:tcPr>
                <w:tcW w:w="1806" w:type="dxa"/>
              </w:tcPr>
            </w:tcPrChange>
          </w:tcPr>
          <w:p w:rsidR="00222167" w:rsidRDefault="008B3912">
            <w:pPr>
              <w:spacing w:line="240" w:lineRule="auto"/>
              <w:ind w:right="51"/>
              <w:jc w:val="left"/>
              <w:rPr>
                <w:del w:id="3198" w:author="fauzan" w:date="2022-08-10T21:35:00Z"/>
                <w:szCs w:val="24"/>
              </w:rPr>
              <w:pPrChange w:id="3199" w:author="muhammad fauzan" w:date="2022-08-05T02:53:00Z">
                <w:pPr>
                  <w:spacing w:line="240" w:lineRule="auto"/>
                  <w:ind w:right="51"/>
                </w:pPr>
              </w:pPrChange>
            </w:pPr>
            <w:del w:id="3200" w:author="fauzan" w:date="2022-08-10T21:35:00Z">
              <w:r>
                <w:rPr>
                  <w:szCs w:val="24"/>
                </w:rPr>
                <w:delText>Menekan jenis roti pada data distribusi</w:delText>
              </w:r>
            </w:del>
          </w:p>
        </w:tc>
        <w:tc>
          <w:tcPr>
            <w:tcW w:w="0" w:type="auto"/>
            <w:vAlign w:val="center"/>
            <w:tcPrChange w:id="3201" w:author="muhammad fauzan" w:date="2022-08-05T02:53:00Z">
              <w:tcPr>
                <w:tcW w:w="2382" w:type="dxa"/>
              </w:tcPr>
            </w:tcPrChange>
          </w:tcPr>
          <w:p w:rsidR="00222167" w:rsidRDefault="008B3912">
            <w:pPr>
              <w:spacing w:line="240" w:lineRule="auto"/>
              <w:ind w:right="51"/>
              <w:jc w:val="center"/>
              <w:rPr>
                <w:del w:id="3202" w:author="fauzan" w:date="2022-08-10T21:35:00Z"/>
                <w:szCs w:val="24"/>
              </w:rPr>
              <w:pPrChange w:id="3203" w:author="muhammad fauzan" w:date="2022-08-05T02:53:00Z">
                <w:pPr>
                  <w:spacing w:line="240" w:lineRule="auto"/>
                  <w:ind w:right="51"/>
                </w:pPr>
              </w:pPrChange>
            </w:pPr>
            <w:del w:id="3204" w:author="fauzan" w:date="2022-08-10T21:35:00Z">
              <w:r>
                <w:rPr>
                  <w:szCs w:val="24"/>
                </w:rPr>
                <w:delText>Tombol jenis roti</w:delText>
              </w:r>
            </w:del>
          </w:p>
        </w:tc>
        <w:tc>
          <w:tcPr>
            <w:tcW w:w="0" w:type="auto"/>
            <w:vAlign w:val="center"/>
            <w:tcPrChange w:id="3205" w:author="muhammad fauzan" w:date="2022-08-05T02:53:00Z">
              <w:tcPr>
                <w:tcW w:w="2049" w:type="dxa"/>
              </w:tcPr>
            </w:tcPrChange>
          </w:tcPr>
          <w:p w:rsidR="00222167" w:rsidRDefault="008B3912">
            <w:pPr>
              <w:spacing w:line="240" w:lineRule="auto"/>
              <w:ind w:right="51"/>
              <w:jc w:val="left"/>
              <w:rPr>
                <w:del w:id="3206" w:author="fauzan" w:date="2022-08-10T21:35:00Z"/>
                <w:szCs w:val="24"/>
              </w:rPr>
              <w:pPrChange w:id="3207" w:author="muhammad fauzan" w:date="2022-08-05T02:53:00Z">
                <w:pPr>
                  <w:spacing w:line="240" w:lineRule="auto"/>
                  <w:ind w:right="51"/>
                </w:pPr>
              </w:pPrChange>
            </w:pPr>
            <w:del w:id="3208" w:author="fauzan" w:date="2022-08-10T21:35:00Z">
              <w:r>
                <w:rPr>
                  <w:szCs w:val="24"/>
                </w:rPr>
                <w:delText>Menampilkan halaman data jenis roti</w:delText>
              </w:r>
            </w:del>
          </w:p>
        </w:tc>
        <w:tc>
          <w:tcPr>
            <w:tcW w:w="0" w:type="auto"/>
            <w:vAlign w:val="center"/>
            <w:tcPrChange w:id="3209" w:author="muhammad fauzan" w:date="2022-08-05T02:53:00Z">
              <w:tcPr>
                <w:tcW w:w="1030" w:type="dxa"/>
                <w:vAlign w:val="center"/>
              </w:tcPr>
            </w:tcPrChange>
          </w:tcPr>
          <w:p w:rsidR="00222167" w:rsidRDefault="00222167">
            <w:pPr>
              <w:ind w:right="51"/>
              <w:jc w:val="center"/>
              <w:rPr>
                <w:del w:id="3210" w:author="fauzan" w:date="2022-08-10T21:35:00Z"/>
                <w:szCs w:val="24"/>
              </w:rPr>
            </w:pPr>
          </w:p>
        </w:tc>
      </w:tr>
      <w:tr w:rsidR="00222167" w:rsidTr="00222167">
        <w:trPr>
          <w:del w:id="3211" w:author="fauzan" w:date="2022-08-10T21:35:00Z"/>
        </w:trPr>
        <w:tc>
          <w:tcPr>
            <w:tcW w:w="0" w:type="auto"/>
            <w:vAlign w:val="center"/>
            <w:tcPrChange w:id="3212" w:author="muhammad fauzan" w:date="2022-08-05T02:53:00Z">
              <w:tcPr>
                <w:tcW w:w="660" w:type="dxa"/>
                <w:vAlign w:val="center"/>
              </w:tcPr>
            </w:tcPrChange>
          </w:tcPr>
          <w:p w:rsidR="00222167" w:rsidRDefault="008B3912">
            <w:pPr>
              <w:ind w:right="51"/>
              <w:jc w:val="center"/>
              <w:rPr>
                <w:del w:id="3213" w:author="fauzan" w:date="2022-08-10T21:35:00Z"/>
                <w:szCs w:val="24"/>
              </w:rPr>
            </w:pPr>
            <w:del w:id="3214" w:author="fauzan" w:date="2022-08-10T21:35:00Z">
              <w:r>
                <w:rPr>
                  <w:szCs w:val="24"/>
                </w:rPr>
                <w:delText>17</w:delText>
              </w:r>
            </w:del>
          </w:p>
        </w:tc>
        <w:tc>
          <w:tcPr>
            <w:tcW w:w="0" w:type="auto"/>
            <w:tcPrChange w:id="3215" w:author="muhammad fauzan" w:date="2022-08-05T02:53:00Z">
              <w:tcPr>
                <w:tcW w:w="1806" w:type="dxa"/>
              </w:tcPr>
            </w:tcPrChange>
          </w:tcPr>
          <w:p w:rsidR="00222167" w:rsidRDefault="008B3912">
            <w:pPr>
              <w:spacing w:line="240" w:lineRule="auto"/>
              <w:ind w:right="51"/>
              <w:jc w:val="left"/>
              <w:rPr>
                <w:del w:id="3216" w:author="fauzan" w:date="2022-08-10T21:35:00Z"/>
                <w:szCs w:val="24"/>
              </w:rPr>
              <w:pPrChange w:id="3217" w:author="muhammad fauzan" w:date="2022-08-05T02:53:00Z">
                <w:pPr>
                  <w:spacing w:line="240" w:lineRule="auto"/>
                  <w:ind w:right="51"/>
                </w:pPr>
              </w:pPrChange>
            </w:pPr>
            <w:del w:id="3218" w:author="fauzan" w:date="2022-08-10T21:35:00Z">
              <w:r>
                <w:rPr>
                  <w:szCs w:val="24"/>
                </w:rPr>
                <w:delText>Menekan ubah pada halaman data jenis roti</w:delText>
              </w:r>
            </w:del>
          </w:p>
        </w:tc>
        <w:tc>
          <w:tcPr>
            <w:tcW w:w="0" w:type="auto"/>
            <w:vAlign w:val="center"/>
            <w:tcPrChange w:id="3219" w:author="muhammad fauzan" w:date="2022-08-05T02:53:00Z">
              <w:tcPr>
                <w:tcW w:w="2382" w:type="dxa"/>
              </w:tcPr>
            </w:tcPrChange>
          </w:tcPr>
          <w:p w:rsidR="00222167" w:rsidRDefault="008B3912">
            <w:pPr>
              <w:spacing w:line="240" w:lineRule="auto"/>
              <w:ind w:right="51"/>
              <w:jc w:val="center"/>
              <w:rPr>
                <w:del w:id="3220" w:author="fauzan" w:date="2022-08-10T21:35:00Z"/>
                <w:szCs w:val="24"/>
              </w:rPr>
              <w:pPrChange w:id="3221" w:author="muhammad fauzan" w:date="2022-08-05T02:53:00Z">
                <w:pPr>
                  <w:spacing w:line="240" w:lineRule="auto"/>
                  <w:ind w:right="51"/>
                </w:pPr>
              </w:pPrChange>
            </w:pPr>
            <w:del w:id="3222" w:author="fauzan" w:date="2022-08-10T21:35:00Z">
              <w:r>
                <w:rPr>
                  <w:szCs w:val="24"/>
                </w:rPr>
                <w:delText>Tombol ubah</w:delText>
              </w:r>
            </w:del>
          </w:p>
        </w:tc>
        <w:tc>
          <w:tcPr>
            <w:tcW w:w="0" w:type="auto"/>
            <w:vAlign w:val="center"/>
            <w:tcPrChange w:id="3223" w:author="muhammad fauzan" w:date="2022-08-05T02:53:00Z">
              <w:tcPr>
                <w:tcW w:w="2049" w:type="dxa"/>
              </w:tcPr>
            </w:tcPrChange>
          </w:tcPr>
          <w:p w:rsidR="00222167" w:rsidRDefault="008B3912">
            <w:pPr>
              <w:spacing w:line="240" w:lineRule="auto"/>
              <w:ind w:right="51"/>
              <w:jc w:val="left"/>
              <w:rPr>
                <w:del w:id="3224" w:author="fauzan" w:date="2022-08-10T21:35:00Z"/>
                <w:szCs w:val="24"/>
              </w:rPr>
              <w:pPrChange w:id="3225" w:author="muhammad fauzan" w:date="2022-08-05T02:53:00Z">
                <w:pPr>
                  <w:spacing w:line="240" w:lineRule="auto"/>
                  <w:ind w:right="51"/>
                </w:pPr>
              </w:pPrChange>
            </w:pPr>
            <w:del w:id="3226" w:author="fauzan" w:date="2022-08-10T21:35:00Z">
              <w:r>
                <w:rPr>
                  <w:szCs w:val="24"/>
                </w:rPr>
                <w:delText>Menampilkan halaman ubah jenis roti</w:delText>
              </w:r>
            </w:del>
          </w:p>
        </w:tc>
        <w:tc>
          <w:tcPr>
            <w:tcW w:w="0" w:type="auto"/>
            <w:vAlign w:val="center"/>
            <w:tcPrChange w:id="3227" w:author="muhammad fauzan" w:date="2022-08-05T02:53:00Z">
              <w:tcPr>
                <w:tcW w:w="1030" w:type="dxa"/>
                <w:vAlign w:val="center"/>
              </w:tcPr>
            </w:tcPrChange>
          </w:tcPr>
          <w:p w:rsidR="00222167" w:rsidRDefault="00222167">
            <w:pPr>
              <w:ind w:right="51"/>
              <w:jc w:val="center"/>
              <w:rPr>
                <w:del w:id="3228" w:author="fauzan" w:date="2022-08-10T21:35:00Z"/>
                <w:szCs w:val="24"/>
              </w:rPr>
            </w:pPr>
          </w:p>
        </w:tc>
      </w:tr>
      <w:tr w:rsidR="00222167" w:rsidTr="00222167">
        <w:trPr>
          <w:del w:id="3229" w:author="fauzan" w:date="2022-08-10T21:35:00Z"/>
        </w:trPr>
        <w:tc>
          <w:tcPr>
            <w:tcW w:w="0" w:type="auto"/>
            <w:vAlign w:val="center"/>
            <w:tcPrChange w:id="3230" w:author="muhammad fauzan" w:date="2022-08-05T02:53:00Z">
              <w:tcPr>
                <w:tcW w:w="660" w:type="dxa"/>
                <w:vAlign w:val="center"/>
              </w:tcPr>
            </w:tcPrChange>
          </w:tcPr>
          <w:p w:rsidR="00222167" w:rsidRDefault="008B3912">
            <w:pPr>
              <w:ind w:right="51"/>
              <w:jc w:val="center"/>
              <w:rPr>
                <w:del w:id="3231" w:author="fauzan" w:date="2022-08-10T21:35:00Z"/>
                <w:szCs w:val="24"/>
              </w:rPr>
            </w:pPr>
            <w:del w:id="3232" w:author="fauzan" w:date="2022-08-10T21:35:00Z">
              <w:r>
                <w:rPr>
                  <w:szCs w:val="24"/>
                </w:rPr>
                <w:delText>18</w:delText>
              </w:r>
            </w:del>
          </w:p>
        </w:tc>
        <w:tc>
          <w:tcPr>
            <w:tcW w:w="0" w:type="auto"/>
            <w:tcPrChange w:id="3233" w:author="muhammad fauzan" w:date="2022-08-05T02:53:00Z">
              <w:tcPr>
                <w:tcW w:w="1806" w:type="dxa"/>
              </w:tcPr>
            </w:tcPrChange>
          </w:tcPr>
          <w:p w:rsidR="00222167" w:rsidRDefault="008B3912">
            <w:pPr>
              <w:spacing w:line="240" w:lineRule="auto"/>
              <w:ind w:right="51"/>
              <w:jc w:val="left"/>
              <w:rPr>
                <w:del w:id="3234" w:author="fauzan" w:date="2022-08-10T21:35:00Z"/>
                <w:szCs w:val="24"/>
              </w:rPr>
              <w:pPrChange w:id="3235" w:author="muhammad fauzan" w:date="2022-08-05T02:53:00Z">
                <w:pPr>
                  <w:spacing w:line="240" w:lineRule="auto"/>
                  <w:ind w:right="51"/>
                </w:pPr>
              </w:pPrChange>
            </w:pPr>
            <w:del w:id="3236" w:author="fauzan" w:date="2022-08-10T21:35:00Z">
              <w:r>
                <w:rPr>
                  <w:szCs w:val="24"/>
                </w:rPr>
                <w:delText>Menekan tombol ubah pada halaman ubah jenis roti</w:delText>
              </w:r>
            </w:del>
          </w:p>
        </w:tc>
        <w:tc>
          <w:tcPr>
            <w:tcW w:w="0" w:type="auto"/>
            <w:vAlign w:val="center"/>
            <w:tcPrChange w:id="3237" w:author="muhammad fauzan" w:date="2022-08-05T02:53:00Z">
              <w:tcPr>
                <w:tcW w:w="2382" w:type="dxa"/>
              </w:tcPr>
            </w:tcPrChange>
          </w:tcPr>
          <w:p w:rsidR="00222167" w:rsidRDefault="008B3912">
            <w:pPr>
              <w:spacing w:line="240" w:lineRule="auto"/>
              <w:ind w:right="51"/>
              <w:jc w:val="center"/>
              <w:rPr>
                <w:del w:id="3238" w:author="fauzan" w:date="2022-08-10T21:35:00Z"/>
                <w:szCs w:val="24"/>
              </w:rPr>
              <w:pPrChange w:id="3239" w:author="muhammad fauzan" w:date="2022-08-05T02:53:00Z">
                <w:pPr>
                  <w:spacing w:line="240" w:lineRule="auto"/>
                  <w:ind w:right="51"/>
                </w:pPr>
              </w:pPrChange>
            </w:pPr>
            <w:del w:id="3240" w:author="fauzan" w:date="2022-08-10T21:35:00Z">
              <w:r>
                <w:rPr>
                  <w:szCs w:val="24"/>
                </w:rPr>
                <w:delText>Tombol ubah</w:delText>
              </w:r>
            </w:del>
          </w:p>
        </w:tc>
        <w:tc>
          <w:tcPr>
            <w:tcW w:w="0" w:type="auto"/>
            <w:vAlign w:val="center"/>
            <w:tcPrChange w:id="3241" w:author="muhammad fauzan" w:date="2022-08-05T02:53:00Z">
              <w:tcPr>
                <w:tcW w:w="2049" w:type="dxa"/>
              </w:tcPr>
            </w:tcPrChange>
          </w:tcPr>
          <w:p w:rsidR="00222167" w:rsidRDefault="008B3912">
            <w:pPr>
              <w:spacing w:line="240" w:lineRule="auto"/>
              <w:ind w:right="51"/>
              <w:jc w:val="left"/>
              <w:rPr>
                <w:del w:id="3242" w:author="fauzan" w:date="2022-08-10T21:35:00Z"/>
                <w:szCs w:val="24"/>
              </w:rPr>
              <w:pPrChange w:id="3243" w:author="muhammad fauzan" w:date="2022-08-05T02:53:00Z">
                <w:pPr>
                  <w:spacing w:line="240" w:lineRule="auto"/>
                  <w:ind w:right="51"/>
                </w:pPr>
              </w:pPrChange>
            </w:pPr>
            <w:del w:id="3244" w:author="fauzan" w:date="2022-08-10T21:35:00Z">
              <w:r>
                <w:rPr>
                  <w:szCs w:val="24"/>
                </w:rPr>
                <w:delText>Menampilkan halaman data jenis roti dan mengubah jenis roti yang diubah</w:delText>
              </w:r>
            </w:del>
          </w:p>
        </w:tc>
        <w:tc>
          <w:tcPr>
            <w:tcW w:w="0" w:type="auto"/>
            <w:vAlign w:val="center"/>
            <w:tcPrChange w:id="3245" w:author="muhammad fauzan" w:date="2022-08-05T02:53:00Z">
              <w:tcPr>
                <w:tcW w:w="1030" w:type="dxa"/>
                <w:vAlign w:val="center"/>
              </w:tcPr>
            </w:tcPrChange>
          </w:tcPr>
          <w:p w:rsidR="00222167" w:rsidRDefault="00222167">
            <w:pPr>
              <w:ind w:right="51"/>
              <w:jc w:val="center"/>
              <w:rPr>
                <w:del w:id="3246" w:author="fauzan" w:date="2022-08-10T21:35:00Z"/>
                <w:szCs w:val="24"/>
              </w:rPr>
            </w:pPr>
          </w:p>
        </w:tc>
      </w:tr>
      <w:tr w:rsidR="00222167" w:rsidTr="00222167">
        <w:trPr>
          <w:del w:id="3247" w:author="fauzan" w:date="2022-08-10T21:35:00Z"/>
        </w:trPr>
        <w:tc>
          <w:tcPr>
            <w:tcW w:w="0" w:type="auto"/>
            <w:vAlign w:val="center"/>
            <w:tcPrChange w:id="3248" w:author="muhammad fauzan" w:date="2022-08-05T02:53:00Z">
              <w:tcPr>
                <w:tcW w:w="660" w:type="dxa"/>
                <w:vAlign w:val="center"/>
              </w:tcPr>
            </w:tcPrChange>
          </w:tcPr>
          <w:p w:rsidR="00222167" w:rsidRDefault="008B3912">
            <w:pPr>
              <w:ind w:right="51"/>
              <w:jc w:val="center"/>
              <w:rPr>
                <w:del w:id="3249" w:author="fauzan" w:date="2022-08-10T21:35:00Z"/>
                <w:szCs w:val="24"/>
              </w:rPr>
            </w:pPr>
            <w:del w:id="3250" w:author="fauzan" w:date="2022-08-10T21:35:00Z">
              <w:r>
                <w:rPr>
                  <w:szCs w:val="24"/>
                </w:rPr>
                <w:delText>19</w:delText>
              </w:r>
            </w:del>
          </w:p>
        </w:tc>
        <w:tc>
          <w:tcPr>
            <w:tcW w:w="0" w:type="auto"/>
            <w:tcPrChange w:id="3251" w:author="muhammad fauzan" w:date="2022-08-05T02:53:00Z">
              <w:tcPr>
                <w:tcW w:w="1806" w:type="dxa"/>
              </w:tcPr>
            </w:tcPrChange>
          </w:tcPr>
          <w:p w:rsidR="00222167" w:rsidRDefault="008B3912">
            <w:pPr>
              <w:spacing w:line="240" w:lineRule="auto"/>
              <w:ind w:right="51"/>
              <w:jc w:val="left"/>
              <w:rPr>
                <w:del w:id="3252" w:author="fauzan" w:date="2022-08-10T21:35:00Z"/>
                <w:szCs w:val="24"/>
              </w:rPr>
              <w:pPrChange w:id="3253" w:author="muhammad fauzan" w:date="2022-08-05T02:53:00Z">
                <w:pPr>
                  <w:spacing w:line="240" w:lineRule="auto"/>
                  <w:ind w:right="51"/>
                </w:pPr>
              </w:pPrChange>
            </w:pPr>
            <w:del w:id="3254" w:author="fauzan" w:date="2022-08-10T21:35:00Z">
              <w:r>
                <w:rPr>
                  <w:szCs w:val="24"/>
                </w:rPr>
                <w:delText>Menekan tombol hapus pada halaman data jenis roti</w:delText>
              </w:r>
            </w:del>
          </w:p>
        </w:tc>
        <w:tc>
          <w:tcPr>
            <w:tcW w:w="0" w:type="auto"/>
            <w:vAlign w:val="center"/>
            <w:tcPrChange w:id="3255" w:author="muhammad fauzan" w:date="2022-08-05T02:53:00Z">
              <w:tcPr>
                <w:tcW w:w="2382" w:type="dxa"/>
              </w:tcPr>
            </w:tcPrChange>
          </w:tcPr>
          <w:p w:rsidR="00222167" w:rsidRDefault="008B3912">
            <w:pPr>
              <w:spacing w:line="240" w:lineRule="auto"/>
              <w:ind w:right="51"/>
              <w:jc w:val="center"/>
              <w:rPr>
                <w:del w:id="3256" w:author="fauzan" w:date="2022-08-10T21:35:00Z"/>
                <w:szCs w:val="24"/>
              </w:rPr>
              <w:pPrChange w:id="3257" w:author="muhammad fauzan" w:date="2022-08-05T02:53:00Z">
                <w:pPr>
                  <w:spacing w:line="240" w:lineRule="auto"/>
                  <w:ind w:right="51"/>
                </w:pPr>
              </w:pPrChange>
            </w:pPr>
            <w:del w:id="3258" w:author="fauzan" w:date="2022-08-10T21:35:00Z">
              <w:r>
                <w:rPr>
                  <w:szCs w:val="24"/>
                </w:rPr>
                <w:delText>Tombol hapus</w:delText>
              </w:r>
            </w:del>
          </w:p>
        </w:tc>
        <w:tc>
          <w:tcPr>
            <w:tcW w:w="0" w:type="auto"/>
            <w:vAlign w:val="center"/>
            <w:tcPrChange w:id="3259" w:author="muhammad fauzan" w:date="2022-08-05T02:53:00Z">
              <w:tcPr>
                <w:tcW w:w="2049" w:type="dxa"/>
              </w:tcPr>
            </w:tcPrChange>
          </w:tcPr>
          <w:p w:rsidR="00222167" w:rsidRDefault="008B3912">
            <w:pPr>
              <w:spacing w:line="240" w:lineRule="auto"/>
              <w:ind w:right="51"/>
              <w:jc w:val="left"/>
              <w:rPr>
                <w:del w:id="3260" w:author="fauzan" w:date="2022-08-10T21:35:00Z"/>
                <w:szCs w:val="24"/>
              </w:rPr>
              <w:pPrChange w:id="3261" w:author="muhammad fauzan" w:date="2022-08-05T02:53:00Z">
                <w:pPr>
                  <w:spacing w:line="240" w:lineRule="auto"/>
                  <w:ind w:right="51"/>
                </w:pPr>
              </w:pPrChange>
            </w:pPr>
            <w:del w:id="3262" w:author="fauzan" w:date="2022-08-10T21:35:00Z">
              <w:r>
                <w:rPr>
                  <w:szCs w:val="24"/>
                </w:rPr>
                <w:delText>Menampilkan halaman data jenis roti dan menghapus jenis roti yang dihapus</w:delText>
              </w:r>
            </w:del>
          </w:p>
        </w:tc>
        <w:tc>
          <w:tcPr>
            <w:tcW w:w="0" w:type="auto"/>
            <w:vAlign w:val="center"/>
            <w:tcPrChange w:id="3263" w:author="muhammad fauzan" w:date="2022-08-05T02:53:00Z">
              <w:tcPr>
                <w:tcW w:w="1030" w:type="dxa"/>
                <w:vAlign w:val="center"/>
              </w:tcPr>
            </w:tcPrChange>
          </w:tcPr>
          <w:p w:rsidR="00222167" w:rsidRDefault="00222167">
            <w:pPr>
              <w:ind w:right="51"/>
              <w:jc w:val="center"/>
              <w:rPr>
                <w:del w:id="3264" w:author="fauzan" w:date="2022-08-10T21:35:00Z"/>
                <w:szCs w:val="24"/>
              </w:rPr>
            </w:pPr>
          </w:p>
        </w:tc>
      </w:tr>
      <w:tr w:rsidR="00222167" w:rsidTr="00222167">
        <w:trPr>
          <w:del w:id="3265" w:author="fauzan" w:date="2022-08-10T21:35:00Z"/>
        </w:trPr>
        <w:tc>
          <w:tcPr>
            <w:tcW w:w="0" w:type="auto"/>
            <w:vAlign w:val="center"/>
            <w:tcPrChange w:id="3266" w:author="muhammad fauzan" w:date="2022-08-05T02:53:00Z">
              <w:tcPr>
                <w:tcW w:w="660" w:type="dxa"/>
                <w:vAlign w:val="center"/>
              </w:tcPr>
            </w:tcPrChange>
          </w:tcPr>
          <w:p w:rsidR="00222167" w:rsidRDefault="008B3912">
            <w:pPr>
              <w:ind w:right="51"/>
              <w:jc w:val="center"/>
              <w:rPr>
                <w:del w:id="3267" w:author="fauzan" w:date="2022-08-10T21:35:00Z"/>
                <w:szCs w:val="24"/>
              </w:rPr>
            </w:pPr>
            <w:del w:id="3268" w:author="fauzan" w:date="2022-08-10T21:35:00Z">
              <w:r>
                <w:rPr>
                  <w:szCs w:val="24"/>
                </w:rPr>
                <w:delText>20</w:delText>
              </w:r>
            </w:del>
          </w:p>
        </w:tc>
        <w:tc>
          <w:tcPr>
            <w:tcW w:w="0" w:type="auto"/>
            <w:tcPrChange w:id="3269" w:author="muhammad fauzan" w:date="2022-08-05T02:53:00Z">
              <w:tcPr>
                <w:tcW w:w="1806" w:type="dxa"/>
              </w:tcPr>
            </w:tcPrChange>
          </w:tcPr>
          <w:p w:rsidR="00222167" w:rsidRDefault="008B3912">
            <w:pPr>
              <w:spacing w:line="240" w:lineRule="auto"/>
              <w:ind w:right="51"/>
              <w:jc w:val="left"/>
              <w:rPr>
                <w:del w:id="3270" w:author="fauzan" w:date="2022-08-10T21:35:00Z"/>
                <w:szCs w:val="24"/>
              </w:rPr>
              <w:pPrChange w:id="3271" w:author="muhammad fauzan" w:date="2022-08-05T02:53:00Z">
                <w:pPr>
                  <w:spacing w:line="240" w:lineRule="auto"/>
                  <w:ind w:right="51"/>
                </w:pPr>
              </w:pPrChange>
            </w:pPr>
            <w:del w:id="3272" w:author="fauzan" w:date="2022-08-10T21:35:00Z">
              <w:r>
                <w:rPr>
                  <w:szCs w:val="24"/>
                </w:rPr>
                <w:delText>Menekan halaman jadwal kunjungan pada navigasi</w:delText>
              </w:r>
            </w:del>
          </w:p>
        </w:tc>
        <w:tc>
          <w:tcPr>
            <w:tcW w:w="0" w:type="auto"/>
            <w:vAlign w:val="center"/>
            <w:tcPrChange w:id="3273" w:author="muhammad fauzan" w:date="2022-08-05T02:53:00Z">
              <w:tcPr>
                <w:tcW w:w="2382" w:type="dxa"/>
              </w:tcPr>
            </w:tcPrChange>
          </w:tcPr>
          <w:p w:rsidR="00222167" w:rsidRDefault="008B3912">
            <w:pPr>
              <w:spacing w:line="240" w:lineRule="auto"/>
              <w:ind w:right="51"/>
              <w:jc w:val="center"/>
              <w:rPr>
                <w:del w:id="3274" w:author="fauzan" w:date="2022-08-10T21:35:00Z"/>
                <w:szCs w:val="24"/>
              </w:rPr>
              <w:pPrChange w:id="3275" w:author="muhammad fauzan" w:date="2022-08-05T02:53:00Z">
                <w:pPr>
                  <w:spacing w:line="240" w:lineRule="auto"/>
                  <w:ind w:right="51"/>
                </w:pPr>
              </w:pPrChange>
            </w:pPr>
            <w:del w:id="3276" w:author="fauzan" w:date="2022-08-10T21:35:00Z">
              <w:r>
                <w:rPr>
                  <w:szCs w:val="24"/>
                </w:rPr>
                <w:delText>Select jadwal kunjungan</w:delText>
              </w:r>
            </w:del>
          </w:p>
        </w:tc>
        <w:tc>
          <w:tcPr>
            <w:tcW w:w="0" w:type="auto"/>
            <w:vAlign w:val="center"/>
            <w:tcPrChange w:id="3277" w:author="muhammad fauzan" w:date="2022-08-05T02:53:00Z">
              <w:tcPr>
                <w:tcW w:w="2049" w:type="dxa"/>
              </w:tcPr>
            </w:tcPrChange>
          </w:tcPr>
          <w:p w:rsidR="00222167" w:rsidRDefault="008B3912">
            <w:pPr>
              <w:spacing w:line="240" w:lineRule="auto"/>
              <w:ind w:right="51"/>
              <w:jc w:val="left"/>
              <w:rPr>
                <w:del w:id="3278" w:author="fauzan" w:date="2022-08-10T21:35:00Z"/>
                <w:szCs w:val="24"/>
              </w:rPr>
              <w:pPrChange w:id="3279" w:author="muhammad fauzan" w:date="2022-08-05T02:53:00Z">
                <w:pPr>
                  <w:spacing w:line="240" w:lineRule="auto"/>
                  <w:ind w:right="51"/>
                </w:pPr>
              </w:pPrChange>
            </w:pPr>
            <w:del w:id="3280" w:author="fauzan" w:date="2022-08-10T21:35:00Z">
              <w:r>
                <w:rPr>
                  <w:szCs w:val="24"/>
                </w:rPr>
                <w:delText>Menampilkan halaman jadwal kunjungan</w:delText>
              </w:r>
            </w:del>
          </w:p>
        </w:tc>
        <w:tc>
          <w:tcPr>
            <w:tcW w:w="0" w:type="auto"/>
            <w:vAlign w:val="center"/>
            <w:tcPrChange w:id="3281" w:author="muhammad fauzan" w:date="2022-08-05T02:53:00Z">
              <w:tcPr>
                <w:tcW w:w="1030" w:type="dxa"/>
                <w:vAlign w:val="center"/>
              </w:tcPr>
            </w:tcPrChange>
          </w:tcPr>
          <w:p w:rsidR="00222167" w:rsidRDefault="00222167">
            <w:pPr>
              <w:ind w:right="51"/>
              <w:jc w:val="center"/>
              <w:rPr>
                <w:del w:id="3282" w:author="fauzan" w:date="2022-08-10T21:35:00Z"/>
                <w:szCs w:val="24"/>
              </w:rPr>
            </w:pPr>
          </w:p>
        </w:tc>
      </w:tr>
      <w:tr w:rsidR="00222167" w:rsidTr="00222167">
        <w:trPr>
          <w:del w:id="3283" w:author="fauzan" w:date="2022-08-10T21:35:00Z"/>
        </w:trPr>
        <w:tc>
          <w:tcPr>
            <w:tcW w:w="0" w:type="auto"/>
            <w:vAlign w:val="center"/>
            <w:tcPrChange w:id="3284" w:author="muhammad fauzan" w:date="2022-08-05T02:53:00Z">
              <w:tcPr>
                <w:tcW w:w="660" w:type="dxa"/>
                <w:vAlign w:val="center"/>
              </w:tcPr>
            </w:tcPrChange>
          </w:tcPr>
          <w:p w:rsidR="00222167" w:rsidRDefault="008B3912">
            <w:pPr>
              <w:ind w:right="51"/>
              <w:jc w:val="center"/>
              <w:rPr>
                <w:del w:id="3285" w:author="fauzan" w:date="2022-08-10T21:35:00Z"/>
                <w:szCs w:val="24"/>
              </w:rPr>
            </w:pPr>
            <w:del w:id="3286" w:author="fauzan" w:date="2022-08-10T21:35:00Z">
              <w:r>
                <w:rPr>
                  <w:szCs w:val="24"/>
                </w:rPr>
                <w:delText>21</w:delText>
              </w:r>
            </w:del>
          </w:p>
        </w:tc>
        <w:tc>
          <w:tcPr>
            <w:tcW w:w="0" w:type="auto"/>
            <w:tcPrChange w:id="3287" w:author="muhammad fauzan" w:date="2022-08-05T02:53:00Z">
              <w:tcPr>
                <w:tcW w:w="1806" w:type="dxa"/>
              </w:tcPr>
            </w:tcPrChange>
          </w:tcPr>
          <w:p w:rsidR="00222167" w:rsidRDefault="008B3912">
            <w:pPr>
              <w:spacing w:line="240" w:lineRule="auto"/>
              <w:ind w:right="51"/>
              <w:jc w:val="left"/>
              <w:rPr>
                <w:del w:id="3288" w:author="fauzan" w:date="2022-08-10T21:35:00Z"/>
                <w:szCs w:val="24"/>
              </w:rPr>
              <w:pPrChange w:id="3289" w:author="muhammad fauzan" w:date="2022-08-05T02:53:00Z">
                <w:pPr>
                  <w:spacing w:line="240" w:lineRule="auto"/>
                  <w:ind w:right="51"/>
                </w:pPr>
              </w:pPrChange>
            </w:pPr>
            <w:del w:id="3290" w:author="fauzan" w:date="2022-08-10T21:35:00Z">
              <w:r>
                <w:rPr>
                  <w:szCs w:val="24"/>
                </w:rPr>
                <w:delText>Menekan tambah jadwal kunjungan pada halaman jadwal kunjungan</w:delText>
              </w:r>
            </w:del>
          </w:p>
        </w:tc>
        <w:tc>
          <w:tcPr>
            <w:tcW w:w="0" w:type="auto"/>
            <w:vAlign w:val="center"/>
            <w:tcPrChange w:id="3291" w:author="muhammad fauzan" w:date="2022-08-05T02:53:00Z">
              <w:tcPr>
                <w:tcW w:w="2382" w:type="dxa"/>
              </w:tcPr>
            </w:tcPrChange>
          </w:tcPr>
          <w:p w:rsidR="00222167" w:rsidRDefault="008B3912">
            <w:pPr>
              <w:spacing w:line="240" w:lineRule="auto"/>
              <w:ind w:right="51"/>
              <w:jc w:val="center"/>
              <w:rPr>
                <w:del w:id="3292" w:author="fauzan" w:date="2022-08-10T21:35:00Z"/>
                <w:szCs w:val="24"/>
              </w:rPr>
              <w:pPrChange w:id="3293" w:author="muhammad fauzan" w:date="2022-08-05T02:53:00Z">
                <w:pPr>
                  <w:spacing w:line="240" w:lineRule="auto"/>
                  <w:ind w:right="51"/>
                </w:pPr>
              </w:pPrChange>
            </w:pPr>
            <w:del w:id="3294" w:author="fauzan" w:date="2022-08-10T21:35:00Z">
              <w:r>
                <w:rPr>
                  <w:szCs w:val="24"/>
                </w:rPr>
                <w:delText>Tombol tambah jadwal kunjungan</w:delText>
              </w:r>
            </w:del>
          </w:p>
        </w:tc>
        <w:tc>
          <w:tcPr>
            <w:tcW w:w="0" w:type="auto"/>
            <w:vAlign w:val="center"/>
            <w:tcPrChange w:id="3295" w:author="muhammad fauzan" w:date="2022-08-05T02:53:00Z">
              <w:tcPr>
                <w:tcW w:w="2049" w:type="dxa"/>
              </w:tcPr>
            </w:tcPrChange>
          </w:tcPr>
          <w:p w:rsidR="00222167" w:rsidRDefault="008B3912">
            <w:pPr>
              <w:spacing w:line="240" w:lineRule="auto"/>
              <w:ind w:right="51"/>
              <w:jc w:val="left"/>
              <w:rPr>
                <w:del w:id="3296" w:author="fauzan" w:date="2022-08-10T21:35:00Z"/>
                <w:szCs w:val="24"/>
              </w:rPr>
              <w:pPrChange w:id="3297" w:author="muhammad fauzan" w:date="2022-08-05T02:53:00Z">
                <w:pPr>
                  <w:spacing w:line="240" w:lineRule="auto"/>
                  <w:ind w:right="51"/>
                </w:pPr>
              </w:pPrChange>
            </w:pPr>
            <w:del w:id="3298" w:author="fauzan" w:date="2022-08-10T21:35:00Z">
              <w:r>
                <w:rPr>
                  <w:szCs w:val="24"/>
                </w:rPr>
                <w:delText>Menampilkan halaman tambah jadwal kunjungan</w:delText>
              </w:r>
            </w:del>
          </w:p>
        </w:tc>
        <w:tc>
          <w:tcPr>
            <w:tcW w:w="0" w:type="auto"/>
            <w:vAlign w:val="center"/>
            <w:tcPrChange w:id="3299" w:author="muhammad fauzan" w:date="2022-08-05T02:53:00Z">
              <w:tcPr>
                <w:tcW w:w="1030" w:type="dxa"/>
                <w:vAlign w:val="center"/>
              </w:tcPr>
            </w:tcPrChange>
          </w:tcPr>
          <w:p w:rsidR="00222167" w:rsidRDefault="00222167">
            <w:pPr>
              <w:ind w:right="51"/>
              <w:jc w:val="center"/>
              <w:rPr>
                <w:del w:id="3300" w:author="fauzan" w:date="2022-08-10T21:35:00Z"/>
                <w:szCs w:val="24"/>
              </w:rPr>
            </w:pPr>
          </w:p>
        </w:tc>
      </w:tr>
      <w:tr w:rsidR="00222167" w:rsidTr="00222167">
        <w:trPr>
          <w:del w:id="3301" w:author="fauzan" w:date="2022-08-10T21:35:00Z"/>
        </w:trPr>
        <w:tc>
          <w:tcPr>
            <w:tcW w:w="0" w:type="auto"/>
            <w:vAlign w:val="center"/>
            <w:tcPrChange w:id="3302" w:author="muhammad fauzan" w:date="2022-08-05T02:53:00Z">
              <w:tcPr>
                <w:tcW w:w="660" w:type="dxa"/>
                <w:vAlign w:val="center"/>
              </w:tcPr>
            </w:tcPrChange>
          </w:tcPr>
          <w:p w:rsidR="00222167" w:rsidRDefault="008B3912">
            <w:pPr>
              <w:ind w:right="51"/>
              <w:jc w:val="center"/>
              <w:rPr>
                <w:del w:id="3303" w:author="fauzan" w:date="2022-08-10T21:35:00Z"/>
                <w:szCs w:val="24"/>
              </w:rPr>
            </w:pPr>
            <w:del w:id="3304" w:author="fauzan" w:date="2022-08-10T21:35:00Z">
              <w:r>
                <w:rPr>
                  <w:szCs w:val="24"/>
                </w:rPr>
                <w:delText>22</w:delText>
              </w:r>
            </w:del>
          </w:p>
        </w:tc>
        <w:tc>
          <w:tcPr>
            <w:tcW w:w="0" w:type="auto"/>
            <w:tcPrChange w:id="3305" w:author="muhammad fauzan" w:date="2022-08-05T02:53:00Z">
              <w:tcPr>
                <w:tcW w:w="1806" w:type="dxa"/>
              </w:tcPr>
            </w:tcPrChange>
          </w:tcPr>
          <w:p w:rsidR="00222167" w:rsidRDefault="008B3912">
            <w:pPr>
              <w:spacing w:line="240" w:lineRule="auto"/>
              <w:ind w:right="51"/>
              <w:jc w:val="left"/>
              <w:rPr>
                <w:del w:id="3306" w:author="fauzan" w:date="2022-08-10T21:35:00Z"/>
                <w:szCs w:val="24"/>
              </w:rPr>
              <w:pPrChange w:id="3307" w:author="muhammad fauzan" w:date="2022-08-05T02:53:00Z">
                <w:pPr>
                  <w:spacing w:line="240" w:lineRule="auto"/>
                  <w:ind w:right="51"/>
                </w:pPr>
              </w:pPrChange>
            </w:pPr>
            <w:del w:id="3308" w:author="fauzan" w:date="2022-08-10T21:35:00Z">
              <w:r>
                <w:rPr>
                  <w:szCs w:val="24"/>
                </w:rPr>
                <w:delText xml:space="preserve">Menekan tambah pada halaman tambah jadwal kunjungan </w:delText>
              </w:r>
            </w:del>
          </w:p>
        </w:tc>
        <w:tc>
          <w:tcPr>
            <w:tcW w:w="0" w:type="auto"/>
            <w:vAlign w:val="center"/>
            <w:tcPrChange w:id="3309" w:author="muhammad fauzan" w:date="2022-08-05T02:53:00Z">
              <w:tcPr>
                <w:tcW w:w="2382" w:type="dxa"/>
              </w:tcPr>
            </w:tcPrChange>
          </w:tcPr>
          <w:p w:rsidR="00222167" w:rsidRDefault="008B3912">
            <w:pPr>
              <w:spacing w:line="240" w:lineRule="auto"/>
              <w:ind w:right="51"/>
              <w:jc w:val="center"/>
              <w:rPr>
                <w:del w:id="3310" w:author="fauzan" w:date="2022-08-10T21:35:00Z"/>
                <w:szCs w:val="24"/>
              </w:rPr>
              <w:pPrChange w:id="3311" w:author="muhammad fauzan" w:date="2022-08-05T02:53:00Z">
                <w:pPr>
                  <w:spacing w:line="240" w:lineRule="auto"/>
                  <w:ind w:right="51"/>
                </w:pPr>
              </w:pPrChange>
            </w:pPr>
            <w:del w:id="3312" w:author="fauzan" w:date="2022-08-10T21:35:00Z">
              <w:r>
                <w:rPr>
                  <w:szCs w:val="24"/>
                </w:rPr>
                <w:delText>Tombol tambah</w:delText>
              </w:r>
            </w:del>
          </w:p>
        </w:tc>
        <w:tc>
          <w:tcPr>
            <w:tcW w:w="0" w:type="auto"/>
            <w:vAlign w:val="center"/>
            <w:tcPrChange w:id="3313" w:author="muhammad fauzan" w:date="2022-08-05T02:53:00Z">
              <w:tcPr>
                <w:tcW w:w="2049" w:type="dxa"/>
              </w:tcPr>
            </w:tcPrChange>
          </w:tcPr>
          <w:p w:rsidR="00222167" w:rsidRDefault="008B3912">
            <w:pPr>
              <w:spacing w:line="240" w:lineRule="auto"/>
              <w:ind w:right="51"/>
              <w:jc w:val="left"/>
              <w:rPr>
                <w:del w:id="3314" w:author="fauzan" w:date="2022-08-10T21:35:00Z"/>
                <w:szCs w:val="24"/>
              </w:rPr>
              <w:pPrChange w:id="3315" w:author="muhammad fauzan" w:date="2022-08-05T02:53:00Z">
                <w:pPr>
                  <w:spacing w:line="240" w:lineRule="auto"/>
                  <w:ind w:right="51"/>
                </w:pPr>
              </w:pPrChange>
            </w:pPr>
            <w:del w:id="3316" w:author="fauzan" w:date="2022-08-10T21:35:00Z">
              <w:r>
                <w:rPr>
                  <w:szCs w:val="24"/>
                </w:rPr>
                <w:delText>Menampilkan halaman jadwal kunjungan dan menambah jadwal kunjungan yang ditambahkan</w:delText>
              </w:r>
            </w:del>
          </w:p>
        </w:tc>
        <w:tc>
          <w:tcPr>
            <w:tcW w:w="0" w:type="auto"/>
            <w:vAlign w:val="center"/>
            <w:tcPrChange w:id="3317" w:author="muhammad fauzan" w:date="2022-08-05T02:53:00Z">
              <w:tcPr>
                <w:tcW w:w="1030" w:type="dxa"/>
                <w:vAlign w:val="center"/>
              </w:tcPr>
            </w:tcPrChange>
          </w:tcPr>
          <w:p w:rsidR="00222167" w:rsidRDefault="00222167">
            <w:pPr>
              <w:ind w:right="51"/>
              <w:jc w:val="center"/>
              <w:rPr>
                <w:del w:id="3318" w:author="fauzan" w:date="2022-08-10T21:35:00Z"/>
                <w:szCs w:val="24"/>
              </w:rPr>
            </w:pPr>
          </w:p>
        </w:tc>
      </w:tr>
      <w:tr w:rsidR="00222167" w:rsidTr="00222167">
        <w:trPr>
          <w:del w:id="3319" w:author="fauzan" w:date="2022-08-10T21:35:00Z"/>
        </w:trPr>
        <w:tc>
          <w:tcPr>
            <w:tcW w:w="0" w:type="auto"/>
            <w:vAlign w:val="center"/>
            <w:tcPrChange w:id="3320" w:author="muhammad fauzan" w:date="2022-08-05T02:53:00Z">
              <w:tcPr>
                <w:tcW w:w="660" w:type="dxa"/>
                <w:vAlign w:val="center"/>
              </w:tcPr>
            </w:tcPrChange>
          </w:tcPr>
          <w:p w:rsidR="00222167" w:rsidRDefault="008B3912">
            <w:pPr>
              <w:ind w:right="51"/>
              <w:jc w:val="center"/>
              <w:rPr>
                <w:del w:id="3321" w:author="fauzan" w:date="2022-08-10T21:35:00Z"/>
                <w:szCs w:val="24"/>
              </w:rPr>
            </w:pPr>
            <w:del w:id="3322" w:author="fauzan" w:date="2022-08-10T21:35:00Z">
              <w:r>
                <w:rPr>
                  <w:szCs w:val="24"/>
                </w:rPr>
                <w:delText>23</w:delText>
              </w:r>
            </w:del>
          </w:p>
        </w:tc>
        <w:tc>
          <w:tcPr>
            <w:tcW w:w="0" w:type="auto"/>
            <w:tcPrChange w:id="3323" w:author="muhammad fauzan" w:date="2022-08-05T02:53:00Z">
              <w:tcPr>
                <w:tcW w:w="1806" w:type="dxa"/>
              </w:tcPr>
            </w:tcPrChange>
          </w:tcPr>
          <w:p w:rsidR="00222167" w:rsidRDefault="008B3912">
            <w:pPr>
              <w:spacing w:line="240" w:lineRule="auto"/>
              <w:ind w:right="51"/>
              <w:jc w:val="left"/>
              <w:rPr>
                <w:del w:id="3324" w:author="fauzan" w:date="2022-08-10T21:35:00Z"/>
                <w:szCs w:val="24"/>
              </w:rPr>
              <w:pPrChange w:id="3325" w:author="muhammad fauzan" w:date="2022-08-05T02:53:00Z">
                <w:pPr>
                  <w:spacing w:line="240" w:lineRule="auto"/>
                  <w:ind w:right="51"/>
                </w:pPr>
              </w:pPrChange>
            </w:pPr>
            <w:del w:id="3326" w:author="fauzan" w:date="2022-08-10T21:35:00Z">
              <w:r>
                <w:rPr>
                  <w:szCs w:val="24"/>
                </w:rPr>
                <w:delText xml:space="preserve">Menekan tambah toko pada menu </w:delText>
              </w:r>
              <w:r>
                <w:rPr>
                  <w:i/>
                  <w:szCs w:val="24"/>
                </w:rPr>
                <w:delText>sales</w:delText>
              </w:r>
            </w:del>
          </w:p>
        </w:tc>
        <w:tc>
          <w:tcPr>
            <w:tcW w:w="0" w:type="auto"/>
            <w:vAlign w:val="center"/>
            <w:tcPrChange w:id="3327" w:author="muhammad fauzan" w:date="2022-08-05T02:53:00Z">
              <w:tcPr>
                <w:tcW w:w="2382" w:type="dxa"/>
              </w:tcPr>
            </w:tcPrChange>
          </w:tcPr>
          <w:p w:rsidR="00222167" w:rsidRDefault="008B3912">
            <w:pPr>
              <w:spacing w:line="240" w:lineRule="auto"/>
              <w:ind w:right="51"/>
              <w:jc w:val="center"/>
              <w:rPr>
                <w:del w:id="3328" w:author="fauzan" w:date="2022-08-10T21:35:00Z"/>
                <w:szCs w:val="24"/>
              </w:rPr>
              <w:pPrChange w:id="3329" w:author="muhammad fauzan" w:date="2022-08-05T02:53:00Z">
                <w:pPr>
                  <w:spacing w:line="240" w:lineRule="auto"/>
                  <w:ind w:right="51"/>
                </w:pPr>
              </w:pPrChange>
            </w:pPr>
            <w:del w:id="3330" w:author="fauzan" w:date="2022-08-10T21:35:00Z">
              <w:r>
                <w:rPr>
                  <w:szCs w:val="24"/>
                </w:rPr>
                <w:delText>Tombol tambah toko</w:delText>
              </w:r>
            </w:del>
          </w:p>
        </w:tc>
        <w:tc>
          <w:tcPr>
            <w:tcW w:w="0" w:type="auto"/>
            <w:vAlign w:val="center"/>
            <w:tcPrChange w:id="3331" w:author="muhammad fauzan" w:date="2022-08-05T02:53:00Z">
              <w:tcPr>
                <w:tcW w:w="2049" w:type="dxa"/>
              </w:tcPr>
            </w:tcPrChange>
          </w:tcPr>
          <w:p w:rsidR="00222167" w:rsidRDefault="008B3912">
            <w:pPr>
              <w:spacing w:line="240" w:lineRule="auto"/>
              <w:ind w:right="51"/>
              <w:jc w:val="left"/>
              <w:rPr>
                <w:del w:id="3332" w:author="fauzan" w:date="2022-08-10T21:35:00Z"/>
                <w:szCs w:val="24"/>
              </w:rPr>
              <w:pPrChange w:id="3333" w:author="muhammad fauzan" w:date="2022-08-05T02:53:00Z">
                <w:pPr>
                  <w:spacing w:line="240" w:lineRule="auto"/>
                  <w:ind w:right="51"/>
                </w:pPr>
              </w:pPrChange>
            </w:pPr>
            <w:del w:id="3334" w:author="fauzan" w:date="2022-08-10T21:35:00Z">
              <w:r>
                <w:rPr>
                  <w:szCs w:val="24"/>
                </w:rPr>
                <w:delText>Menampilkan halaman tambah toko</w:delText>
              </w:r>
            </w:del>
          </w:p>
        </w:tc>
        <w:tc>
          <w:tcPr>
            <w:tcW w:w="0" w:type="auto"/>
            <w:vAlign w:val="center"/>
            <w:tcPrChange w:id="3335" w:author="muhammad fauzan" w:date="2022-08-05T02:53:00Z">
              <w:tcPr>
                <w:tcW w:w="1030" w:type="dxa"/>
                <w:vAlign w:val="center"/>
              </w:tcPr>
            </w:tcPrChange>
          </w:tcPr>
          <w:p w:rsidR="00222167" w:rsidRDefault="00222167">
            <w:pPr>
              <w:ind w:right="51"/>
              <w:jc w:val="center"/>
              <w:rPr>
                <w:del w:id="3336" w:author="fauzan" w:date="2022-08-10T21:35:00Z"/>
                <w:szCs w:val="24"/>
              </w:rPr>
            </w:pPr>
          </w:p>
        </w:tc>
      </w:tr>
      <w:tr w:rsidR="00222167" w:rsidTr="00222167">
        <w:trPr>
          <w:del w:id="3337" w:author="fauzan" w:date="2022-08-10T21:35:00Z"/>
        </w:trPr>
        <w:tc>
          <w:tcPr>
            <w:tcW w:w="0" w:type="auto"/>
            <w:vAlign w:val="center"/>
            <w:tcPrChange w:id="3338" w:author="muhammad fauzan" w:date="2022-08-05T02:53:00Z">
              <w:tcPr>
                <w:tcW w:w="660" w:type="dxa"/>
                <w:vAlign w:val="center"/>
              </w:tcPr>
            </w:tcPrChange>
          </w:tcPr>
          <w:p w:rsidR="00222167" w:rsidRDefault="008B3912">
            <w:pPr>
              <w:ind w:right="51"/>
              <w:jc w:val="center"/>
              <w:rPr>
                <w:del w:id="3339" w:author="fauzan" w:date="2022-08-10T21:35:00Z"/>
                <w:szCs w:val="24"/>
              </w:rPr>
            </w:pPr>
            <w:del w:id="3340" w:author="fauzan" w:date="2022-08-10T21:35:00Z">
              <w:r>
                <w:rPr>
                  <w:szCs w:val="24"/>
                </w:rPr>
                <w:delText>24</w:delText>
              </w:r>
            </w:del>
          </w:p>
        </w:tc>
        <w:tc>
          <w:tcPr>
            <w:tcW w:w="0" w:type="auto"/>
            <w:tcPrChange w:id="3341" w:author="muhammad fauzan" w:date="2022-08-05T02:53:00Z">
              <w:tcPr>
                <w:tcW w:w="1806" w:type="dxa"/>
              </w:tcPr>
            </w:tcPrChange>
          </w:tcPr>
          <w:p w:rsidR="00222167" w:rsidRDefault="008B3912">
            <w:pPr>
              <w:spacing w:line="240" w:lineRule="auto"/>
              <w:ind w:right="51"/>
              <w:jc w:val="left"/>
              <w:rPr>
                <w:del w:id="3342" w:author="fauzan" w:date="2022-08-10T21:35:00Z"/>
                <w:szCs w:val="24"/>
              </w:rPr>
              <w:pPrChange w:id="3343" w:author="muhammad fauzan" w:date="2022-08-05T02:53:00Z">
                <w:pPr>
                  <w:spacing w:line="240" w:lineRule="auto"/>
                  <w:ind w:right="51"/>
                </w:pPr>
              </w:pPrChange>
            </w:pPr>
            <w:del w:id="3344" w:author="fauzan" w:date="2022-08-10T21:35:00Z">
              <w:r>
                <w:rPr>
                  <w:szCs w:val="24"/>
                </w:rPr>
                <w:delText>Menekan tombol tambah pada halaman tambah toko</w:delText>
              </w:r>
            </w:del>
          </w:p>
        </w:tc>
        <w:tc>
          <w:tcPr>
            <w:tcW w:w="0" w:type="auto"/>
            <w:vAlign w:val="center"/>
            <w:tcPrChange w:id="3345" w:author="muhammad fauzan" w:date="2022-08-05T02:53:00Z">
              <w:tcPr>
                <w:tcW w:w="2382" w:type="dxa"/>
              </w:tcPr>
            </w:tcPrChange>
          </w:tcPr>
          <w:p w:rsidR="00222167" w:rsidRDefault="008B3912">
            <w:pPr>
              <w:spacing w:line="240" w:lineRule="auto"/>
              <w:ind w:right="51"/>
              <w:jc w:val="center"/>
              <w:rPr>
                <w:del w:id="3346" w:author="fauzan" w:date="2022-08-10T21:35:00Z"/>
                <w:szCs w:val="24"/>
              </w:rPr>
              <w:pPrChange w:id="3347" w:author="muhammad fauzan" w:date="2022-08-05T02:53:00Z">
                <w:pPr>
                  <w:spacing w:line="240" w:lineRule="auto"/>
                  <w:ind w:right="51"/>
                </w:pPr>
              </w:pPrChange>
            </w:pPr>
            <w:del w:id="3348" w:author="fauzan" w:date="2022-08-10T21:35:00Z">
              <w:r>
                <w:rPr>
                  <w:szCs w:val="24"/>
                </w:rPr>
                <w:delText>Tombol tambah</w:delText>
              </w:r>
            </w:del>
          </w:p>
        </w:tc>
        <w:tc>
          <w:tcPr>
            <w:tcW w:w="0" w:type="auto"/>
            <w:vAlign w:val="center"/>
            <w:tcPrChange w:id="3349" w:author="muhammad fauzan" w:date="2022-08-05T02:53:00Z">
              <w:tcPr>
                <w:tcW w:w="2049" w:type="dxa"/>
              </w:tcPr>
            </w:tcPrChange>
          </w:tcPr>
          <w:p w:rsidR="00222167" w:rsidRDefault="008B3912">
            <w:pPr>
              <w:spacing w:line="240" w:lineRule="auto"/>
              <w:ind w:right="51"/>
              <w:jc w:val="left"/>
              <w:rPr>
                <w:del w:id="3350" w:author="fauzan" w:date="2022-08-10T21:35:00Z"/>
                <w:szCs w:val="24"/>
              </w:rPr>
              <w:pPrChange w:id="3351" w:author="muhammad fauzan" w:date="2022-08-05T02:53:00Z">
                <w:pPr>
                  <w:spacing w:line="240" w:lineRule="auto"/>
                  <w:ind w:right="51"/>
                </w:pPr>
              </w:pPrChange>
            </w:pPr>
            <w:del w:id="3352" w:author="fauzan" w:date="2022-08-10T21:35:00Z">
              <w:r>
                <w:rPr>
                  <w:szCs w:val="24"/>
                </w:rPr>
                <w:delText>Menampilkan halaman tambah toko dan menyimpan data yang ditambahkan</w:delText>
              </w:r>
            </w:del>
          </w:p>
        </w:tc>
        <w:tc>
          <w:tcPr>
            <w:tcW w:w="0" w:type="auto"/>
            <w:vAlign w:val="center"/>
            <w:tcPrChange w:id="3353" w:author="muhammad fauzan" w:date="2022-08-05T02:53:00Z">
              <w:tcPr>
                <w:tcW w:w="1030" w:type="dxa"/>
                <w:vAlign w:val="center"/>
              </w:tcPr>
            </w:tcPrChange>
          </w:tcPr>
          <w:p w:rsidR="00222167" w:rsidRDefault="00222167">
            <w:pPr>
              <w:ind w:right="51"/>
              <w:jc w:val="center"/>
              <w:rPr>
                <w:del w:id="3354" w:author="fauzan" w:date="2022-08-10T21:35:00Z"/>
                <w:szCs w:val="24"/>
              </w:rPr>
            </w:pPr>
          </w:p>
        </w:tc>
      </w:tr>
      <w:tr w:rsidR="00222167" w:rsidTr="00222167">
        <w:trPr>
          <w:del w:id="3355" w:author="fauzan" w:date="2022-08-10T21:35:00Z"/>
        </w:trPr>
        <w:tc>
          <w:tcPr>
            <w:tcW w:w="0" w:type="auto"/>
            <w:vAlign w:val="center"/>
            <w:tcPrChange w:id="3356" w:author="muhammad fauzan" w:date="2022-08-05T02:53:00Z">
              <w:tcPr>
                <w:tcW w:w="660" w:type="dxa"/>
                <w:vAlign w:val="center"/>
              </w:tcPr>
            </w:tcPrChange>
          </w:tcPr>
          <w:p w:rsidR="00222167" w:rsidRDefault="008B3912">
            <w:pPr>
              <w:ind w:right="51"/>
              <w:jc w:val="center"/>
              <w:rPr>
                <w:del w:id="3357" w:author="fauzan" w:date="2022-08-10T21:35:00Z"/>
                <w:szCs w:val="24"/>
              </w:rPr>
            </w:pPr>
            <w:del w:id="3358" w:author="fauzan" w:date="2022-08-10T21:35:00Z">
              <w:r>
                <w:rPr>
                  <w:szCs w:val="24"/>
                </w:rPr>
                <w:delText>25</w:delText>
              </w:r>
            </w:del>
          </w:p>
        </w:tc>
        <w:tc>
          <w:tcPr>
            <w:tcW w:w="0" w:type="auto"/>
            <w:tcPrChange w:id="3359" w:author="muhammad fauzan" w:date="2022-08-05T02:53:00Z">
              <w:tcPr>
                <w:tcW w:w="1806" w:type="dxa"/>
              </w:tcPr>
            </w:tcPrChange>
          </w:tcPr>
          <w:p w:rsidR="00222167" w:rsidRDefault="008B3912">
            <w:pPr>
              <w:spacing w:line="240" w:lineRule="auto"/>
              <w:ind w:right="51"/>
              <w:jc w:val="left"/>
              <w:rPr>
                <w:del w:id="3360" w:author="fauzan" w:date="2022-08-10T21:35:00Z"/>
                <w:szCs w:val="24"/>
              </w:rPr>
              <w:pPrChange w:id="3361" w:author="muhammad fauzan" w:date="2022-08-05T02:53:00Z">
                <w:pPr>
                  <w:spacing w:line="240" w:lineRule="auto"/>
                  <w:ind w:right="51"/>
                </w:pPr>
              </w:pPrChange>
            </w:pPr>
            <w:del w:id="3362" w:author="fauzan" w:date="2022-08-10T21:35:00Z">
              <w:r>
                <w:rPr>
                  <w:szCs w:val="24"/>
                </w:rPr>
                <w:delText xml:space="preserve">Memilih toko pada halaman distribusi roti pada </w:delText>
              </w:r>
              <w:r>
                <w:rPr>
                  <w:i/>
                  <w:szCs w:val="24"/>
                </w:rPr>
                <w:delText>sales</w:delText>
              </w:r>
            </w:del>
          </w:p>
        </w:tc>
        <w:tc>
          <w:tcPr>
            <w:tcW w:w="0" w:type="auto"/>
            <w:vAlign w:val="center"/>
            <w:tcPrChange w:id="3363" w:author="muhammad fauzan" w:date="2022-08-05T02:53:00Z">
              <w:tcPr>
                <w:tcW w:w="2382" w:type="dxa"/>
              </w:tcPr>
            </w:tcPrChange>
          </w:tcPr>
          <w:p w:rsidR="00222167" w:rsidRDefault="008B3912">
            <w:pPr>
              <w:spacing w:line="240" w:lineRule="auto"/>
              <w:ind w:right="51"/>
              <w:jc w:val="center"/>
              <w:rPr>
                <w:del w:id="3364" w:author="fauzan" w:date="2022-08-10T21:35:00Z"/>
                <w:i/>
                <w:szCs w:val="24"/>
              </w:rPr>
              <w:pPrChange w:id="3365" w:author="muhammad fauzan" w:date="2022-08-05T02:53:00Z">
                <w:pPr>
                  <w:spacing w:line="240" w:lineRule="auto"/>
                  <w:ind w:right="51"/>
                </w:pPr>
              </w:pPrChange>
            </w:pPr>
            <w:del w:id="3366" w:author="fauzan" w:date="2022-08-10T21:35:00Z">
              <w:r>
                <w:rPr>
                  <w:i/>
                  <w:szCs w:val="24"/>
                </w:rPr>
                <w:delText xml:space="preserve">Select </w:delText>
              </w:r>
              <w:r>
                <w:rPr>
                  <w:szCs w:val="24"/>
                </w:rPr>
                <w:delText>toko</w:delText>
              </w:r>
            </w:del>
          </w:p>
        </w:tc>
        <w:tc>
          <w:tcPr>
            <w:tcW w:w="0" w:type="auto"/>
            <w:vAlign w:val="center"/>
            <w:tcPrChange w:id="3367" w:author="muhammad fauzan" w:date="2022-08-05T02:53:00Z">
              <w:tcPr>
                <w:tcW w:w="2049" w:type="dxa"/>
              </w:tcPr>
            </w:tcPrChange>
          </w:tcPr>
          <w:p w:rsidR="00222167" w:rsidRDefault="008B3912">
            <w:pPr>
              <w:spacing w:line="240" w:lineRule="auto"/>
              <w:ind w:right="51"/>
              <w:jc w:val="left"/>
              <w:rPr>
                <w:del w:id="3368" w:author="fauzan" w:date="2022-08-10T21:35:00Z"/>
                <w:szCs w:val="24"/>
              </w:rPr>
              <w:pPrChange w:id="3369" w:author="muhammad fauzan" w:date="2022-08-05T02:53:00Z">
                <w:pPr>
                  <w:spacing w:line="240" w:lineRule="auto"/>
                  <w:ind w:right="51"/>
                </w:pPr>
              </w:pPrChange>
            </w:pPr>
            <w:del w:id="3370" w:author="fauzan" w:date="2022-08-10T21:35:00Z">
              <w:r>
                <w:rPr>
                  <w:szCs w:val="24"/>
                </w:rPr>
                <w:delText>menampilkan data toko yang dipilih.</w:delText>
              </w:r>
            </w:del>
          </w:p>
        </w:tc>
        <w:tc>
          <w:tcPr>
            <w:tcW w:w="0" w:type="auto"/>
            <w:vAlign w:val="center"/>
            <w:tcPrChange w:id="3371" w:author="muhammad fauzan" w:date="2022-08-05T02:53:00Z">
              <w:tcPr>
                <w:tcW w:w="1030" w:type="dxa"/>
                <w:vAlign w:val="center"/>
              </w:tcPr>
            </w:tcPrChange>
          </w:tcPr>
          <w:p w:rsidR="00222167" w:rsidRDefault="00222167">
            <w:pPr>
              <w:ind w:right="51"/>
              <w:jc w:val="center"/>
              <w:rPr>
                <w:del w:id="3372" w:author="fauzan" w:date="2022-08-10T21:35:00Z"/>
                <w:szCs w:val="24"/>
              </w:rPr>
            </w:pPr>
          </w:p>
        </w:tc>
      </w:tr>
    </w:tbl>
    <w:p w:rsidR="00222167" w:rsidRDefault="008B3912">
      <w:pPr>
        <w:pStyle w:val="Heading2"/>
        <w:spacing w:before="240"/>
        <w:ind w:left="709" w:hanging="709"/>
        <w:rPr>
          <w:spacing w:val="-10"/>
          <w:kern w:val="28"/>
          <w:szCs w:val="56"/>
        </w:rPr>
      </w:pPr>
      <w:bookmarkStart w:id="3373" w:name="_Toc104483047"/>
      <w:r>
        <w:t>Hasil yang diharapkan</w:t>
      </w:r>
      <w:bookmarkEnd w:id="3373"/>
    </w:p>
    <w:p w:rsidR="00222167" w:rsidRDefault="008B3912">
      <w:pPr>
        <w:ind w:right="51" w:firstLine="709"/>
        <w:rPr>
          <w:szCs w:val="24"/>
        </w:rPr>
      </w:pPr>
      <w:r>
        <w:rPr>
          <w:szCs w:val="24"/>
        </w:rPr>
        <w:t>Penelitian diharapkan dapat menghasilkan beberapa hal sebagai berikut:</w:t>
      </w:r>
    </w:p>
    <w:p w:rsidR="00222167" w:rsidRDefault="008B3912">
      <w:pPr>
        <w:pStyle w:val="ListParagraph"/>
        <w:numPr>
          <w:ilvl w:val="0"/>
          <w:numId w:val="39"/>
        </w:numPr>
        <w:ind w:left="426" w:right="51" w:hanging="426"/>
        <w:rPr>
          <w:szCs w:val="24"/>
        </w:rPr>
      </w:pPr>
      <w:r>
        <w:rPr>
          <w:szCs w:val="24"/>
        </w:rPr>
        <w:t xml:space="preserve">Sistem dapat dijadikan acuan dalam mendistribusi sari roti sehingga dapat mengetahui jumlah ketentuan roti yang akan didistribusi kedepannya secara otomatis oleh </w:t>
      </w:r>
      <w:r>
        <w:rPr>
          <w:i/>
          <w:szCs w:val="24"/>
        </w:rPr>
        <w:t>sales</w:t>
      </w:r>
      <w:r>
        <w:rPr>
          <w:szCs w:val="24"/>
        </w:rPr>
        <w:t>.</w:t>
      </w:r>
    </w:p>
    <w:p w:rsidR="00222167" w:rsidRDefault="008B3912">
      <w:pPr>
        <w:pStyle w:val="ListParagraph"/>
        <w:numPr>
          <w:ilvl w:val="0"/>
          <w:numId w:val="39"/>
        </w:numPr>
        <w:ind w:left="426" w:right="51" w:hanging="426"/>
        <w:rPr>
          <w:szCs w:val="24"/>
        </w:rPr>
      </w:pPr>
      <w:r>
        <w:rPr>
          <w:szCs w:val="24"/>
        </w:rPr>
        <w:t xml:space="preserve">Artikel dapat di publikasi </w:t>
      </w:r>
      <w:r>
        <w:t>pada jurnal mahasiswa Teknologi Informasi dan Komputer kampus Politeknik Negeri Lhokseumawe.</w:t>
      </w:r>
    </w:p>
    <w:p w:rsidR="00222167" w:rsidRDefault="008B3912">
      <w:pPr>
        <w:pStyle w:val="ListParagraph"/>
        <w:numPr>
          <w:ilvl w:val="0"/>
          <w:numId w:val="39"/>
        </w:numPr>
        <w:ind w:left="426" w:hanging="426"/>
      </w:pPr>
      <w:r>
        <w:t xml:space="preserve">Laporan Tugas Akhir mahasiswa Jurusan Teknologi Informasi dan Komputer. </w:t>
      </w:r>
      <w:r>
        <w:br w:type="page"/>
      </w:r>
    </w:p>
    <w:p w:rsidR="00222167" w:rsidRDefault="008B3912">
      <w:pPr>
        <w:pStyle w:val="Title"/>
        <w:spacing w:line="480" w:lineRule="auto"/>
      </w:pPr>
      <w:bookmarkStart w:id="3374" w:name="_Toc104483048"/>
      <w:r>
        <w:lastRenderedPageBreak/>
        <w:t>BAB IV</w:t>
      </w:r>
      <w:r>
        <w:br/>
        <w:t>HASIL DAN PEMBAHASAN</w:t>
      </w:r>
      <w:bookmarkEnd w:id="3374"/>
    </w:p>
    <w:p w:rsidR="00222167" w:rsidRDefault="00222167">
      <w:pPr>
        <w:pStyle w:val="ListParagraph"/>
        <w:keepNext/>
        <w:keepLines/>
        <w:numPr>
          <w:ilvl w:val="0"/>
          <w:numId w:val="1"/>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3375" w:name="_Toc103708407"/>
      <w:bookmarkStart w:id="3376" w:name="_Toc104483049"/>
      <w:bookmarkStart w:id="3377" w:name="_Toc103708084"/>
      <w:bookmarkEnd w:id="3375"/>
      <w:bookmarkEnd w:id="3376"/>
      <w:bookmarkEnd w:id="3377"/>
    </w:p>
    <w:p w:rsidR="00222167" w:rsidRDefault="008B3912">
      <w:pPr>
        <w:pStyle w:val="Heading2"/>
        <w:ind w:left="709" w:hanging="709"/>
      </w:pPr>
      <w:r>
        <w:t>Impelemetasi Sistem</w:t>
      </w:r>
    </w:p>
    <w:p w:rsidR="00222167" w:rsidRDefault="008B3912">
      <w:pPr>
        <w:ind w:firstLine="709"/>
      </w:pPr>
      <w:r>
        <w:t xml:space="preserve">Implementasi sistem pada bab 4 ini merupakan hasil rancangan dalam menerapkan metode </w:t>
      </w:r>
      <w:r>
        <w:rPr>
          <w:i/>
          <w:rPrChange w:id="3378" w:author="muhammad fauzan" w:date="2022-08-04T18:15:00Z">
            <w:rPr/>
          </w:rPrChange>
        </w:rPr>
        <w:t>holt-winter exponential smoothing</w:t>
      </w:r>
      <w:r>
        <w:t xml:space="preserve"> untuk melakukan peramalan distribusi sari roti diarea </w:t>
      </w:r>
      <w:ins w:id="3379" w:author="muhammad fauzan" w:date="2022-08-07T17:15:00Z">
        <w:r>
          <w:t>P</w:t>
        </w:r>
      </w:ins>
      <w:del w:id="3380" w:author="muhammad fauzan" w:date="2022-08-07T17:15:00Z">
        <w:r>
          <w:delText>p</w:delText>
        </w:r>
      </w:del>
      <w:r>
        <w:t xml:space="preserve">anton </w:t>
      </w:r>
      <w:ins w:id="3381" w:author="muhammad fauzan" w:date="2022-08-07T17:15:00Z">
        <w:r>
          <w:t>L</w:t>
        </w:r>
      </w:ins>
      <w:del w:id="3382" w:author="muhammad fauzan" w:date="2022-08-07T17:15:00Z">
        <w:r>
          <w:delText>l</w:delText>
        </w:r>
      </w:del>
      <w:r>
        <w:t>abu.</w:t>
      </w:r>
    </w:p>
    <w:p w:rsidR="00222167" w:rsidRDefault="008B3912">
      <w:pPr>
        <w:pStyle w:val="Heading2"/>
        <w:ind w:left="709" w:hanging="709"/>
      </w:pPr>
      <w:r>
        <w:t xml:space="preserve">Impelemetasi </w:t>
      </w:r>
      <w:del w:id="3383" w:author="muhammad fauzan" w:date="2022-08-04T18:17:00Z">
        <w:r>
          <w:delText>User</w:delText>
        </w:r>
      </w:del>
      <w:ins w:id="3384" w:author="muhammad fauzan" w:date="2022-08-04T18:17:00Z">
        <w:r>
          <w:rPr>
            <w:rPrChange w:id="3385" w:author="fauzan" w:date="2022-08-07T17:21:00Z">
              <w:rPr>
                <w:i/>
              </w:rPr>
            </w:rPrChange>
          </w:rPr>
          <w:t>User</w:t>
        </w:r>
      </w:ins>
      <w:r>
        <w:t xml:space="preserve"> </w:t>
      </w:r>
      <w:del w:id="3386" w:author="muhammad fauzan" w:date="2022-08-04T18:30:00Z">
        <w:r>
          <w:delText>Interface</w:delText>
        </w:r>
      </w:del>
      <w:ins w:id="3387" w:author="muhammad fauzan" w:date="2022-08-04T18:30:00Z">
        <w:r>
          <w:rPr>
            <w:rPrChange w:id="3388" w:author="fauzan" w:date="2022-08-07T17:21:00Z">
              <w:rPr>
                <w:i/>
              </w:rPr>
            </w:rPrChange>
          </w:rPr>
          <w:t>Interface</w:t>
        </w:r>
      </w:ins>
    </w:p>
    <w:p w:rsidR="00222167" w:rsidRDefault="008B3912">
      <w:pPr>
        <w:ind w:firstLine="709"/>
      </w:pPr>
      <w:r>
        <w:t xml:space="preserve">Implementasi </w:t>
      </w:r>
      <w:del w:id="3389" w:author="muhammad fauzan" w:date="2022-08-04T18:17:00Z">
        <w:r>
          <w:delText>user</w:delText>
        </w:r>
      </w:del>
      <w:ins w:id="3390" w:author="muhammad fauzan" w:date="2022-08-04T18:17:00Z">
        <w:r>
          <w:rPr>
            <w:rPrChange w:id="3391" w:author="fauzan" w:date="2022-08-07T17:21:00Z">
              <w:rPr>
                <w:i/>
              </w:rPr>
            </w:rPrChange>
          </w:rPr>
          <w:t>user</w:t>
        </w:r>
      </w:ins>
      <w:r>
        <w:t xml:space="preserve"> </w:t>
      </w:r>
      <w:del w:id="3392" w:author="muhammad fauzan" w:date="2022-08-04T18:30:00Z">
        <w:r>
          <w:delText>interface</w:delText>
        </w:r>
      </w:del>
      <w:ins w:id="3393" w:author="muhammad fauzan" w:date="2022-08-04T18:30:00Z">
        <w:r>
          <w:rPr>
            <w:rPrChange w:id="3394" w:author="fauzan" w:date="2022-08-07T17:21:00Z">
              <w:rPr>
                <w:i/>
              </w:rPr>
            </w:rPrChange>
          </w:rPr>
          <w:t>interface</w:t>
        </w:r>
      </w:ins>
      <w:r>
        <w:t xml:space="preserve"> merupakan implementasi antarmuka antara pengguna dengan aplikasi yang sudah dirancang pada poin </w:t>
      </w:r>
      <w:del w:id="3395" w:author="muhammad fauzan" w:date="2022-08-04T18:18:00Z">
        <w:r>
          <w:delText>user</w:delText>
        </w:r>
      </w:del>
      <w:ins w:id="3396" w:author="muhammad fauzan" w:date="2022-08-04T18:18:00Z">
        <w:r>
          <w:rPr>
            <w:rPrChange w:id="3397" w:author="fauzan" w:date="2022-08-07T17:21:00Z">
              <w:rPr>
                <w:i/>
              </w:rPr>
            </w:rPrChange>
          </w:rPr>
          <w:t>user</w:t>
        </w:r>
      </w:ins>
      <w:r>
        <w:t xml:space="preserve"> </w:t>
      </w:r>
      <w:del w:id="3398" w:author="muhammad fauzan" w:date="2022-08-04T18:30:00Z">
        <w:r>
          <w:delText>interface</w:delText>
        </w:r>
      </w:del>
      <w:ins w:id="3399" w:author="muhammad fauzan" w:date="2022-08-04T18:30:00Z">
        <w:r>
          <w:rPr>
            <w:rPrChange w:id="3400" w:author="fauzan" w:date="2022-08-07T17:21:00Z">
              <w:rPr>
                <w:i/>
              </w:rPr>
            </w:rPrChange>
          </w:rPr>
          <w:t>interface</w:t>
        </w:r>
      </w:ins>
      <w:r>
        <w:t xml:space="preserve"> dengan tujuan memudahkan para pengguna menggunakan sistem yang telah dibangun. </w:t>
      </w:r>
    </w:p>
    <w:p w:rsidR="00222167" w:rsidRDefault="008B3912">
      <w:pPr>
        <w:pStyle w:val="ListParagraph"/>
        <w:numPr>
          <w:ilvl w:val="0"/>
          <w:numId w:val="40"/>
        </w:numPr>
        <w:ind w:left="426" w:hanging="426"/>
      </w:pPr>
      <w:r>
        <w:t xml:space="preserve">Halaman </w:t>
      </w:r>
      <w:del w:id="3401" w:author="muhammad fauzan" w:date="2022-08-04T18:31:00Z">
        <w:r>
          <w:delText>Login</w:delText>
        </w:r>
      </w:del>
      <w:ins w:id="3402" w:author="muhammad fauzan" w:date="2022-08-04T18:31:00Z">
        <w:r>
          <w:rPr>
            <w:rPrChange w:id="3403" w:author="fauzan" w:date="2022-08-07T17:21:00Z">
              <w:rPr>
                <w:i/>
              </w:rPr>
            </w:rPrChange>
          </w:rPr>
          <w:t>Login</w:t>
        </w:r>
      </w:ins>
      <w:r>
        <w:t xml:space="preserve"> Admin</w:t>
      </w:r>
    </w:p>
    <w:p w:rsidR="00222167" w:rsidRDefault="008B3912">
      <w:pPr>
        <w:pStyle w:val="ListParagraph"/>
        <w:ind w:left="0" w:firstLine="709"/>
        <w:rPr>
          <w:del w:id="3404" w:author="muhammad fauzan" w:date="2022-08-03T20:43:00Z"/>
        </w:rPr>
        <w:pPrChange w:id="3405" w:author="muhammad fauzan" w:date="2022-08-03T20:37:00Z">
          <w:pPr>
            <w:pStyle w:val="ListParagraph"/>
            <w:ind w:left="426"/>
          </w:pPr>
        </w:pPrChange>
      </w:pPr>
      <w:r>
        <w:t xml:space="preserve">Halaman </w:t>
      </w:r>
      <w:del w:id="3406" w:author="muhammad fauzan" w:date="2022-08-04T18:31:00Z">
        <w:r>
          <w:delText>login</w:delText>
        </w:r>
      </w:del>
      <w:ins w:id="3407" w:author="muhammad fauzan" w:date="2022-08-04T18:31:00Z">
        <w:r>
          <w:rPr>
            <w:rPrChange w:id="3408" w:author="fauzan" w:date="2022-08-07T17:21:00Z">
              <w:rPr>
                <w:i/>
              </w:rPr>
            </w:rPrChange>
          </w:rPr>
          <w:t>login</w:t>
        </w:r>
      </w:ins>
      <w:r>
        <w:t xml:space="preserve"> merupakan halaman awal </w:t>
      </w:r>
      <w:del w:id="3409" w:author="muhammad fauzan" w:date="2022-08-04T18:18:00Z">
        <w:r>
          <w:delText>user</w:delText>
        </w:r>
      </w:del>
      <w:ins w:id="3410" w:author="muhammad fauzan" w:date="2022-08-04T18:18:00Z">
        <w:r>
          <w:rPr>
            <w:rPrChange w:id="3411" w:author="fauzan" w:date="2022-08-07T17:21:00Z">
              <w:rPr>
                <w:i/>
              </w:rPr>
            </w:rPrChange>
          </w:rPr>
          <w:t>user</w:t>
        </w:r>
      </w:ins>
      <w:r>
        <w:t xml:space="preserve"> untuk mengakses sistem. Pada sistem ini telah dibuatkan 2 jenis </w:t>
      </w:r>
      <w:del w:id="3412" w:author="muhammad fauzan" w:date="2022-08-04T18:18:00Z">
        <w:r>
          <w:delText>user</w:delText>
        </w:r>
      </w:del>
      <w:ins w:id="3413" w:author="muhammad fauzan" w:date="2022-08-04T18:18:00Z">
        <w:r>
          <w:rPr>
            <w:rPrChange w:id="3414" w:author="fauzan" w:date="2022-08-07T17:21:00Z">
              <w:rPr>
                <w:i/>
              </w:rPr>
            </w:rPrChange>
          </w:rPr>
          <w:t>user</w:t>
        </w:r>
      </w:ins>
      <w:r>
        <w:t xml:space="preserve"> yang bias </w:t>
      </w:r>
      <w:del w:id="3415" w:author="muhammad fauzan" w:date="2022-08-04T18:31:00Z">
        <w:r>
          <w:delText>login</w:delText>
        </w:r>
      </w:del>
      <w:ins w:id="3416" w:author="muhammad fauzan" w:date="2022-08-04T18:31:00Z">
        <w:r>
          <w:rPr>
            <w:rPrChange w:id="3417" w:author="fauzan" w:date="2022-08-07T17:21:00Z">
              <w:rPr>
                <w:i/>
              </w:rPr>
            </w:rPrChange>
          </w:rPr>
          <w:t>login</w:t>
        </w:r>
      </w:ins>
      <w:r>
        <w:t xml:space="preserve"> yaitu admin dan </w:t>
      </w:r>
      <w:del w:id="3418" w:author="muhammad fauzan" w:date="2022-08-04T20:15:00Z">
        <w:r>
          <w:delText>sales</w:delText>
        </w:r>
      </w:del>
      <w:ins w:id="3419" w:author="muhammad fauzan" w:date="2022-08-04T20:15:00Z">
        <w:r>
          <w:rPr>
            <w:rPrChange w:id="3420" w:author="fauzan" w:date="2022-08-07T17:21:00Z">
              <w:rPr>
                <w:i/>
              </w:rPr>
            </w:rPrChange>
          </w:rPr>
          <w:t>sales</w:t>
        </w:r>
      </w:ins>
      <w:r>
        <w:t xml:space="preserve">. Kedua </w:t>
      </w:r>
      <w:del w:id="3421" w:author="muhammad fauzan" w:date="2022-08-04T18:18:00Z">
        <w:r>
          <w:delText>user</w:delText>
        </w:r>
      </w:del>
      <w:ins w:id="3422" w:author="muhammad fauzan" w:date="2022-08-04T18:18:00Z">
        <w:r>
          <w:rPr>
            <w:rPrChange w:id="3423" w:author="fauzan" w:date="2022-08-07T17:21:00Z">
              <w:rPr>
                <w:i/>
              </w:rPr>
            </w:rPrChange>
          </w:rPr>
          <w:t>user</w:t>
        </w:r>
      </w:ins>
      <w:r>
        <w:t xml:space="preserve"> tersebut memiliki hak akses yang berbeda-beda dan pada sistem ini dibuat jika </w:t>
      </w:r>
      <w:del w:id="3424" w:author="muhammad fauzan" w:date="2022-08-04T18:18:00Z">
        <w:r>
          <w:delText>user</w:delText>
        </w:r>
      </w:del>
      <w:ins w:id="3425" w:author="muhammad fauzan" w:date="2022-08-04T18:18:00Z">
        <w:r>
          <w:rPr>
            <w:i/>
          </w:rPr>
          <w:t>user</w:t>
        </w:r>
      </w:ins>
      <w:r>
        <w:t xml:space="preserve"> belum melakukan logout maka sistem tetap bisa diakses. Berikut adalah tampilan halaman </w:t>
      </w:r>
      <w:del w:id="3426" w:author="muhammad fauzan" w:date="2022-08-04T18:31:00Z">
        <w:r>
          <w:delText>login</w:delText>
        </w:r>
      </w:del>
      <w:ins w:id="3427" w:author="muhammad fauzan" w:date="2022-08-04T18:31:00Z">
        <w:r>
          <w:rPr>
            <w:i/>
          </w:rPr>
          <w:t>login</w:t>
        </w:r>
      </w:ins>
      <w:r>
        <w:t xml:space="preserve"> yang telah dibuat.</w:t>
      </w:r>
    </w:p>
    <w:p w:rsidR="00222167" w:rsidRDefault="00222167">
      <w:pPr>
        <w:pStyle w:val="ListParagraph"/>
        <w:ind w:left="0" w:firstLine="709"/>
        <w:rPr>
          <w:ins w:id="3428" w:author="muhammad fauzan" w:date="2022-08-03T20:43:00Z"/>
        </w:rPr>
        <w:pPrChange w:id="3429" w:author="muhammad fauzan" w:date="2022-08-03T20:43:00Z">
          <w:pPr>
            <w:pStyle w:val="ListParagraph"/>
            <w:ind w:left="0"/>
            <w:jc w:val="center"/>
          </w:pPr>
        </w:pPrChange>
      </w:pPr>
    </w:p>
    <w:p w:rsidR="00222167" w:rsidRDefault="008B3912">
      <w:pPr>
        <w:pStyle w:val="ListParagraph"/>
        <w:ind w:left="0"/>
        <w:jc w:val="center"/>
        <w:rPr>
          <w:del w:id="3430" w:author="muhammad fauzan" w:date="2022-08-03T20:44:00Z"/>
        </w:rPr>
      </w:pPr>
      <w:r>
        <w:rPr>
          <w:noProof/>
        </w:rPr>
        <w:drawing>
          <wp:inline distT="0" distB="0" distL="0" distR="0">
            <wp:extent cx="2556510" cy="181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6"/>
                    <a:srcRect l="29655" t="17994" r="27128" b="21523"/>
                    <a:stretch>
                      <a:fillRect/>
                    </a:stretch>
                  </pic:blipFill>
                  <pic:spPr>
                    <a:xfrm>
                      <a:off x="0" y="0"/>
                      <a:ext cx="2578645" cy="1827562"/>
                    </a:xfrm>
                    <a:prstGeom prst="rect">
                      <a:avLst/>
                    </a:prstGeom>
                    <a:ln>
                      <a:noFill/>
                    </a:ln>
                  </pic:spPr>
                </pic:pic>
              </a:graphicData>
            </a:graphic>
          </wp:inline>
        </w:drawing>
      </w:r>
    </w:p>
    <w:p w:rsidR="00222167" w:rsidRDefault="00222167">
      <w:pPr>
        <w:pStyle w:val="ListParagraph"/>
        <w:ind w:left="0"/>
        <w:jc w:val="center"/>
        <w:rPr>
          <w:ins w:id="3431" w:author="muhammad fauzan" w:date="2022-08-03T20:46:00Z"/>
        </w:rPr>
      </w:pPr>
    </w:p>
    <w:p w:rsidR="00222167" w:rsidRDefault="008B3912">
      <w:pPr>
        <w:pStyle w:val="ListParagraph"/>
        <w:ind w:left="0"/>
        <w:jc w:val="center"/>
        <w:rPr>
          <w:del w:id="3432" w:author="fauzan" w:date="2022-08-07T17:31:00Z"/>
          <w:i/>
        </w:rPr>
        <w:pPrChange w:id="3433" w:author="fauzan" w:date="2022-08-07T17:31:00Z">
          <w:pPr>
            <w:pStyle w:val="ListParagraph"/>
            <w:ind w:left="709"/>
            <w:jc w:val="center"/>
          </w:pPr>
        </w:pPrChange>
      </w:pPr>
      <w:ins w:id="3434" w:author="muhammad fauzan" w:date="2022-08-03T20:46:00Z">
        <w:r>
          <w:t xml:space="preserve">Gambar 4. </w:t>
        </w:r>
        <w:r>
          <w:fldChar w:fldCharType="begin"/>
        </w:r>
        <w:r>
          <w:instrText xml:space="preserve"> SEQ Gambar_4. \* ARABIC </w:instrText>
        </w:r>
        <w:r>
          <w:fldChar w:fldCharType="separate"/>
        </w:r>
      </w:ins>
      <w:ins w:id="3435" w:author="muhammad fauzan" w:date="2022-08-10T01:43:00Z">
        <w:r>
          <w:t>1</w:t>
        </w:r>
      </w:ins>
      <w:ins w:id="3436" w:author="muhammad fauzan" w:date="2022-08-03T20:46:00Z">
        <w:r>
          <w:fldChar w:fldCharType="end"/>
        </w:r>
        <w:r>
          <w:t xml:space="preserve"> Halaman </w:t>
        </w:r>
      </w:ins>
      <w:ins w:id="3437" w:author="muhammad fauzan" w:date="2022-08-04T18:31:00Z">
        <w:r>
          <w:rPr>
            <w:i/>
          </w:rPr>
          <w:t>Login</w:t>
        </w:r>
      </w:ins>
    </w:p>
    <w:p w:rsidR="00222167" w:rsidRDefault="00222167">
      <w:pPr>
        <w:pStyle w:val="ListParagraph"/>
        <w:ind w:left="0"/>
        <w:jc w:val="center"/>
        <w:rPr>
          <w:ins w:id="3438" w:author="fauzan" w:date="2022-08-07T17:31:00Z"/>
        </w:rPr>
      </w:pPr>
    </w:p>
    <w:p w:rsidR="00222167" w:rsidRDefault="008B3912">
      <w:pPr>
        <w:pStyle w:val="ListParagraph"/>
        <w:ind w:left="0"/>
        <w:jc w:val="center"/>
        <w:rPr>
          <w:del w:id="3439" w:author="muhammad fauzan" w:date="2022-08-03T20:45:00Z"/>
        </w:rPr>
      </w:pPr>
      <w:del w:id="3440" w:author="muhammad fauzan" w:date="2022-08-03T20:38:00Z">
        <w:r>
          <w:delText>Aa</w:delText>
        </w:r>
      </w:del>
    </w:p>
    <w:p w:rsidR="00222167" w:rsidRDefault="008B3912">
      <w:pPr>
        <w:pStyle w:val="ListParagraph"/>
        <w:ind w:left="0" w:firstLine="709"/>
        <w:rPr>
          <w:del w:id="3441" w:author="fauzan" w:date="2022-08-07T17:31:00Z"/>
        </w:rPr>
        <w:pPrChange w:id="3442" w:author="fauzan" w:date="2022-08-07T17:31:00Z">
          <w:pPr>
            <w:pStyle w:val="ListParagraph"/>
            <w:ind w:left="426"/>
          </w:pPr>
        </w:pPrChange>
      </w:pPr>
      <w:del w:id="3443" w:author="fauzan" w:date="2022-08-07T17:31:00Z">
        <w:r>
          <w:delText>Ketika halaman login</w:delText>
        </w:r>
      </w:del>
      <w:ins w:id="3444" w:author="muhammad fauzan" w:date="2022-08-04T18:31:00Z">
        <w:del w:id="3445" w:author="fauzan" w:date="2022-08-07T17:31:00Z">
          <w:r>
            <w:rPr>
              <w:i/>
            </w:rPr>
            <w:delText>login</w:delText>
          </w:r>
        </w:del>
      </w:ins>
      <w:del w:id="3446" w:author="fauzan" w:date="2022-08-07T17:31:00Z">
        <w:r>
          <w:delText xml:space="preserve"> diakses sistem akan memverifikasi apakah user</w:delText>
        </w:r>
      </w:del>
      <w:ins w:id="3447" w:author="muhammad fauzan" w:date="2022-08-04T18:26:00Z">
        <w:del w:id="3448" w:author="fauzan" w:date="2022-08-07T17:31:00Z">
          <w:r>
            <w:rPr>
              <w:i/>
            </w:rPr>
            <w:delText>user</w:delText>
          </w:r>
        </w:del>
      </w:ins>
      <w:del w:id="3449" w:author="fauzan" w:date="2022-08-07T17:31:00Z">
        <w:r>
          <w:delText xml:space="preserve"> sebagai admin atau </w:delText>
        </w:r>
        <w:r>
          <w:rPr>
            <w:i/>
          </w:rPr>
          <w:delText>sales</w:delText>
        </w:r>
        <w:r>
          <w:delText>, halaman login</w:delText>
        </w:r>
      </w:del>
      <w:ins w:id="3450" w:author="muhammad fauzan" w:date="2022-08-04T18:31:00Z">
        <w:del w:id="3451" w:author="fauzan" w:date="2022-08-07T17:31:00Z">
          <w:r>
            <w:rPr>
              <w:i/>
            </w:rPr>
            <w:delText>login</w:delText>
          </w:r>
        </w:del>
      </w:ins>
      <w:del w:id="3452" w:author="fauzan" w:date="2022-08-07T17:31:00Z">
        <w:r>
          <w:delText xml:space="preserve"> akan memanggil </w:delText>
        </w:r>
        <w:r>
          <w:rPr>
            <w:i/>
          </w:rPr>
          <w:delText>url</w:delText>
        </w:r>
        <w:r>
          <w:delText xml:space="preserve"> dari </w:delText>
        </w:r>
        <w:r>
          <w:rPr>
            <w:i/>
          </w:rPr>
          <w:delText>view. login</w:delText>
        </w:r>
      </w:del>
      <w:ins w:id="3453" w:author="muhammad fauzan" w:date="2022-08-04T18:31:00Z">
        <w:del w:id="3454" w:author="fauzan" w:date="2022-08-07T17:31:00Z">
          <w:r>
            <w:rPr>
              <w:i/>
            </w:rPr>
            <w:delText>login</w:delText>
          </w:r>
        </w:del>
      </w:ins>
      <w:del w:id="3455" w:author="fauzan" w:date="2022-08-07T17:31:00Z">
        <w:r>
          <w:rPr>
            <w:i/>
          </w:rPr>
          <w:delText>_page</w:delText>
        </w:r>
        <w:r>
          <w:delText xml:space="preserve"> selanjutnya didalamnya akan diauthentikasi apakah username</w:delText>
        </w:r>
      </w:del>
      <w:ins w:id="3456" w:author="muhammad fauzan" w:date="2022-08-05T02:48:00Z">
        <w:del w:id="3457" w:author="fauzan" w:date="2022-08-07T17:31:00Z">
          <w:r>
            <w:rPr>
              <w:i/>
            </w:rPr>
            <w:delText>username</w:delText>
          </w:r>
        </w:del>
      </w:ins>
      <w:del w:id="3458" w:author="fauzan" w:date="2022-08-07T17:31:00Z">
        <w:r>
          <w:delText xml:space="preserve"> yang dimasukkan benar atau salah. Jika benar maka data </w:delText>
        </w:r>
        <w:r>
          <w:rPr>
            <w:i/>
          </w:rPr>
          <w:delText>user</w:delText>
        </w:r>
      </w:del>
      <w:ins w:id="3459" w:author="muhammad fauzan" w:date="2022-08-04T18:26:00Z">
        <w:del w:id="3460" w:author="fauzan" w:date="2022-08-07T17:31:00Z">
          <w:r>
            <w:rPr>
              <w:i/>
            </w:rPr>
            <w:delText>user</w:delText>
          </w:r>
        </w:del>
      </w:ins>
      <w:del w:id="3461" w:author="fauzan" w:date="2022-08-07T17:31:00Z">
        <w:r>
          <w:delText xml:space="preserve"> yang login</w:delText>
        </w:r>
      </w:del>
      <w:ins w:id="3462" w:author="muhammad fauzan" w:date="2022-08-04T18:31:00Z">
        <w:del w:id="3463" w:author="fauzan" w:date="2022-08-07T17:31:00Z">
          <w:r>
            <w:rPr>
              <w:i/>
            </w:rPr>
            <w:delText>login</w:delText>
          </w:r>
        </w:del>
      </w:ins>
      <w:del w:id="3464" w:author="fauzan" w:date="2022-08-07T17:31:00Z">
        <w:r>
          <w:delText xml:space="preserve"> akan dikirimkan pada </w:delText>
        </w:r>
      </w:del>
      <w:del w:id="3465" w:author="fauzan" w:date="2022-08-05T01:23:00Z">
        <w:r>
          <w:delText>function</w:delText>
        </w:r>
      </w:del>
      <w:del w:id="3466" w:author="fauzan" w:date="2022-08-07T17:31:00Z">
        <w:r>
          <w:delText xml:space="preserve"> login</w:delText>
        </w:r>
      </w:del>
      <w:ins w:id="3467" w:author="muhammad fauzan" w:date="2022-08-04T18:32:00Z">
        <w:del w:id="3468" w:author="fauzan" w:date="2022-08-07T17:31:00Z">
          <w:r>
            <w:rPr>
              <w:i/>
            </w:rPr>
            <w:delText>login</w:delText>
          </w:r>
        </w:del>
      </w:ins>
      <w:del w:id="3469" w:author="fauzan" w:date="2022-08-07T17:31:00Z">
        <w:r>
          <w:delText xml:space="preserve"> untuk di </w:delText>
        </w:r>
        <w:r>
          <w:rPr>
            <w:i/>
          </w:rPr>
          <w:delText xml:space="preserve">redirect </w:delText>
        </w:r>
        <w:r>
          <w:delText>kehalaman sesuai dengan hak ases user</w:delText>
        </w:r>
      </w:del>
      <w:ins w:id="3470" w:author="muhammad fauzan" w:date="2022-08-04T18:26:00Z">
        <w:del w:id="3471" w:author="fauzan" w:date="2022-08-07T17:31:00Z">
          <w:r>
            <w:rPr>
              <w:i/>
            </w:rPr>
            <w:delText>user</w:delText>
          </w:r>
        </w:del>
      </w:ins>
      <w:del w:id="3472" w:author="fauzan" w:date="2022-08-07T17:31:00Z">
        <w:r>
          <w:delText>. Berikut adalah potongan source codenya.</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473" w:author="fauzan" w:date="2022-08-07T17:31:00Z"/>
          <w:rFonts w:ascii="Courier New" w:hAnsi="Courier New" w:cs="Courier New"/>
          <w:sz w:val="20"/>
          <w:szCs w:val="20"/>
          <w:rPrChange w:id="3474" w:author="muhammad fauzan" w:date="2022-08-03T21:12:00Z">
            <w:rPr>
              <w:del w:id="3475" w:author="fauzan" w:date="2022-08-07T17:31:00Z"/>
            </w:rPr>
          </w:rPrChange>
        </w:rPr>
        <w:pPrChange w:id="3476"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477" w:author="fauzan" w:date="2022-08-07T17:31:00Z">
        <w:r>
          <w:rPr>
            <w:rFonts w:ascii="Courier New" w:hAnsi="Courier New" w:cs="Courier New"/>
            <w:sz w:val="20"/>
            <w:szCs w:val="20"/>
            <w:rPrChange w:id="3478" w:author="muhammad fauzan" w:date="2022-08-03T21:12:00Z">
              <w:rPr/>
            </w:rPrChange>
          </w:rPr>
          <w:delText>@unauthenticated_user</w:delText>
        </w:r>
      </w:del>
      <w:ins w:id="3479" w:author="muhammad fauzan" w:date="2022-08-04T18:26:00Z">
        <w:del w:id="3480" w:author="fauzan" w:date="2022-08-07T17:31:00Z">
          <w:r>
            <w:rPr>
              <w:rFonts w:ascii="Courier New" w:hAnsi="Courier New" w:cs="Courier New"/>
              <w:i/>
              <w:sz w:val="20"/>
              <w:szCs w:val="20"/>
            </w:rPr>
            <w:delText>user</w:delText>
          </w:r>
        </w:del>
      </w:ins>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481" w:author="fauzan" w:date="2022-08-07T17:31:00Z"/>
          <w:rFonts w:ascii="Courier New" w:hAnsi="Courier New" w:cs="Courier New"/>
          <w:sz w:val="20"/>
          <w:szCs w:val="20"/>
          <w:rPrChange w:id="3482" w:author="muhammad fauzan" w:date="2022-08-03T21:12:00Z">
            <w:rPr>
              <w:del w:id="3483" w:author="fauzan" w:date="2022-08-07T17:31:00Z"/>
            </w:rPr>
          </w:rPrChange>
        </w:rPr>
        <w:pPrChange w:id="3484"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485" w:author="fauzan" w:date="2022-08-07T17:31:00Z">
        <w:r>
          <w:rPr>
            <w:rFonts w:ascii="Courier New" w:hAnsi="Courier New" w:cs="Courier New"/>
            <w:sz w:val="20"/>
            <w:szCs w:val="20"/>
            <w:rPrChange w:id="3486" w:author="muhammad fauzan" w:date="2022-08-03T21:12:00Z">
              <w:rPr/>
            </w:rPrChange>
          </w:rPr>
          <w:delText>def login_page(request):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487" w:author="fauzan" w:date="2022-08-07T17:31:00Z"/>
          <w:rFonts w:ascii="Courier New" w:hAnsi="Courier New" w:cs="Courier New"/>
          <w:sz w:val="20"/>
          <w:szCs w:val="20"/>
          <w:rPrChange w:id="3488" w:author="muhammad fauzan" w:date="2022-08-03T21:12:00Z">
            <w:rPr>
              <w:del w:id="3489" w:author="fauzan" w:date="2022-08-07T17:31:00Z"/>
            </w:rPr>
          </w:rPrChange>
        </w:rPr>
        <w:pPrChange w:id="3490"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491" w:author="fauzan" w:date="2022-08-07T17:31:00Z">
        <w:r>
          <w:rPr>
            <w:rFonts w:ascii="Courier New" w:hAnsi="Courier New" w:cs="Courier New"/>
            <w:sz w:val="20"/>
            <w:szCs w:val="20"/>
            <w:rPrChange w:id="3492" w:author="muhammad fauzan" w:date="2022-08-03T21:12:00Z">
              <w:rPr/>
            </w:rPrChange>
          </w:rPr>
          <w:delText xml:space="preserve">    if request.method == "POST":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493" w:author="fauzan" w:date="2022-08-07T17:31:00Z"/>
          <w:rFonts w:ascii="Courier New" w:hAnsi="Courier New" w:cs="Courier New"/>
          <w:sz w:val="20"/>
          <w:szCs w:val="20"/>
          <w:rPrChange w:id="3494" w:author="muhammad fauzan" w:date="2022-08-03T21:12:00Z">
            <w:rPr>
              <w:del w:id="3495" w:author="fauzan" w:date="2022-08-07T17:31:00Z"/>
            </w:rPr>
          </w:rPrChange>
        </w:rPr>
        <w:pPrChange w:id="3496"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497" w:author="fauzan" w:date="2022-08-07T17:31:00Z">
        <w:r>
          <w:rPr>
            <w:rFonts w:ascii="Courier New" w:hAnsi="Courier New" w:cs="Courier New"/>
            <w:sz w:val="20"/>
            <w:szCs w:val="20"/>
            <w:rPrChange w:id="3498" w:author="muhammad fauzan" w:date="2022-08-03T21:12:00Z">
              <w:rPr/>
            </w:rPrChange>
          </w:rPr>
          <w:delText xml:space="preserve">        user</w:delText>
        </w:r>
      </w:del>
      <w:ins w:id="3499" w:author="muhammad fauzan" w:date="2022-08-04T18:26:00Z">
        <w:del w:id="3500" w:author="fauzan" w:date="2022-08-07T17:31:00Z">
          <w:r>
            <w:rPr>
              <w:rFonts w:ascii="Courier New" w:hAnsi="Courier New" w:cs="Courier New"/>
              <w:i/>
              <w:sz w:val="20"/>
              <w:szCs w:val="20"/>
            </w:rPr>
            <w:delText>user</w:delText>
          </w:r>
        </w:del>
      </w:ins>
      <w:del w:id="3501" w:author="fauzan" w:date="2022-08-07T17:31:00Z">
        <w:r>
          <w:rPr>
            <w:rFonts w:ascii="Courier New" w:hAnsi="Courier New" w:cs="Courier New"/>
            <w:sz w:val="20"/>
            <w:szCs w:val="20"/>
            <w:rPrChange w:id="3502" w:author="muhammad fauzan" w:date="2022-08-03T21:12:00Z">
              <w:rPr/>
            </w:rPrChange>
          </w:rPr>
          <w:delText>name = request.POST["user</w:delText>
        </w:r>
      </w:del>
      <w:ins w:id="3503" w:author="muhammad fauzan" w:date="2022-08-04T18:26:00Z">
        <w:del w:id="3504" w:author="fauzan" w:date="2022-08-07T17:31:00Z">
          <w:r>
            <w:rPr>
              <w:rFonts w:ascii="Courier New" w:hAnsi="Courier New" w:cs="Courier New"/>
              <w:i/>
              <w:sz w:val="20"/>
              <w:szCs w:val="20"/>
            </w:rPr>
            <w:delText>user</w:delText>
          </w:r>
        </w:del>
      </w:ins>
      <w:del w:id="3505" w:author="fauzan" w:date="2022-08-07T17:31:00Z">
        <w:r>
          <w:rPr>
            <w:rFonts w:ascii="Courier New" w:hAnsi="Courier New" w:cs="Courier New"/>
            <w:sz w:val="20"/>
            <w:szCs w:val="20"/>
            <w:rPrChange w:id="3506" w:author="muhammad fauzan" w:date="2022-08-03T21:12:00Z">
              <w:rPr/>
            </w:rPrChange>
          </w:rPr>
          <w:delText>name"]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07" w:author="fauzan" w:date="2022-08-07T17:31:00Z"/>
          <w:rFonts w:ascii="Courier New" w:hAnsi="Courier New" w:cs="Courier New"/>
          <w:sz w:val="20"/>
          <w:szCs w:val="20"/>
          <w:rPrChange w:id="3508" w:author="muhammad fauzan" w:date="2022-08-03T21:12:00Z">
            <w:rPr>
              <w:del w:id="3509" w:author="fauzan" w:date="2022-08-07T17:31:00Z"/>
            </w:rPr>
          </w:rPrChange>
        </w:rPr>
        <w:pPrChange w:id="3510"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11" w:author="fauzan" w:date="2022-08-07T17:31:00Z">
        <w:r>
          <w:rPr>
            <w:rFonts w:ascii="Courier New" w:hAnsi="Courier New" w:cs="Courier New"/>
            <w:sz w:val="20"/>
            <w:szCs w:val="20"/>
            <w:rPrChange w:id="3512" w:author="muhammad fauzan" w:date="2022-08-03T21:12:00Z">
              <w:rPr/>
            </w:rPrChange>
          </w:rPr>
          <w:delText xml:space="preserve">        password = request.POST["password"]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13" w:author="fauzan" w:date="2022-08-07T17:31:00Z"/>
          <w:rFonts w:ascii="Courier New" w:hAnsi="Courier New" w:cs="Courier New"/>
          <w:sz w:val="20"/>
          <w:szCs w:val="20"/>
          <w:rPrChange w:id="3514" w:author="muhammad fauzan" w:date="2022-08-03T21:12:00Z">
            <w:rPr>
              <w:del w:id="3515" w:author="fauzan" w:date="2022-08-07T17:31:00Z"/>
            </w:rPr>
          </w:rPrChange>
        </w:rPr>
        <w:pPrChange w:id="3516"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17" w:author="fauzan" w:date="2022-08-07T17:31:00Z">
        <w:r>
          <w:rPr>
            <w:rFonts w:ascii="Courier New" w:hAnsi="Courier New" w:cs="Courier New"/>
            <w:sz w:val="20"/>
            <w:szCs w:val="20"/>
            <w:rPrChange w:id="3518" w:author="muhammad fauzan" w:date="2022-08-03T21:12:00Z">
              <w:rPr/>
            </w:rPrChange>
          </w:rPr>
          <w:delText xml:space="preserve">        user</w:delText>
        </w:r>
      </w:del>
      <w:ins w:id="3519" w:author="muhammad fauzan" w:date="2022-08-04T18:26:00Z">
        <w:del w:id="3520" w:author="fauzan" w:date="2022-08-07T17:31:00Z">
          <w:r>
            <w:rPr>
              <w:rFonts w:ascii="Courier New" w:hAnsi="Courier New" w:cs="Courier New"/>
              <w:i/>
              <w:sz w:val="20"/>
              <w:szCs w:val="20"/>
            </w:rPr>
            <w:delText>user</w:delText>
          </w:r>
        </w:del>
      </w:ins>
      <w:del w:id="3521" w:author="fauzan" w:date="2022-08-07T17:31:00Z">
        <w:r>
          <w:rPr>
            <w:rFonts w:ascii="Courier New" w:hAnsi="Courier New" w:cs="Courier New"/>
            <w:sz w:val="20"/>
            <w:szCs w:val="20"/>
            <w:rPrChange w:id="3522" w:author="muhammad fauzan" w:date="2022-08-03T21:12:00Z">
              <w:rPr/>
            </w:rPrChange>
          </w:rPr>
          <w:delText xml:space="preserve"> = authenticate(request,user</w:delText>
        </w:r>
      </w:del>
      <w:ins w:id="3523" w:author="muhammad fauzan" w:date="2022-08-04T18:26:00Z">
        <w:del w:id="3524" w:author="fauzan" w:date="2022-08-07T17:31:00Z">
          <w:r>
            <w:rPr>
              <w:rFonts w:ascii="Courier New" w:hAnsi="Courier New" w:cs="Courier New"/>
              <w:i/>
              <w:sz w:val="20"/>
              <w:szCs w:val="20"/>
            </w:rPr>
            <w:delText>user</w:delText>
          </w:r>
        </w:del>
      </w:ins>
      <w:del w:id="3525" w:author="fauzan" w:date="2022-08-07T17:31:00Z">
        <w:r>
          <w:rPr>
            <w:rFonts w:ascii="Courier New" w:hAnsi="Courier New" w:cs="Courier New"/>
            <w:sz w:val="20"/>
            <w:szCs w:val="20"/>
            <w:rPrChange w:id="3526" w:author="muhammad fauzan" w:date="2022-08-03T21:12:00Z">
              <w:rPr/>
            </w:rPrChange>
          </w:rPr>
          <w:delText>name=user</w:delText>
        </w:r>
      </w:del>
      <w:ins w:id="3527" w:author="muhammad fauzan" w:date="2022-08-04T18:26:00Z">
        <w:del w:id="3528" w:author="fauzan" w:date="2022-08-07T17:31:00Z">
          <w:r>
            <w:rPr>
              <w:rFonts w:ascii="Courier New" w:hAnsi="Courier New" w:cs="Courier New"/>
              <w:i/>
              <w:sz w:val="20"/>
              <w:szCs w:val="20"/>
            </w:rPr>
            <w:delText>user</w:delText>
          </w:r>
        </w:del>
      </w:ins>
      <w:del w:id="3529" w:author="fauzan" w:date="2022-08-07T17:31:00Z">
        <w:r>
          <w:rPr>
            <w:rFonts w:ascii="Courier New" w:hAnsi="Courier New" w:cs="Courier New"/>
            <w:sz w:val="20"/>
            <w:szCs w:val="20"/>
            <w:rPrChange w:id="3530" w:author="muhammad fauzan" w:date="2022-08-03T21:12:00Z">
              <w:rPr/>
            </w:rPrChange>
          </w:rPr>
          <w:delText>name,password=password)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31" w:author="fauzan" w:date="2022-08-07T17:31:00Z"/>
          <w:rFonts w:ascii="Courier New" w:hAnsi="Courier New" w:cs="Courier New"/>
          <w:sz w:val="20"/>
          <w:szCs w:val="20"/>
          <w:rPrChange w:id="3532" w:author="muhammad fauzan" w:date="2022-08-03T21:12:00Z">
            <w:rPr>
              <w:del w:id="3533" w:author="fauzan" w:date="2022-08-07T17:31:00Z"/>
            </w:rPr>
          </w:rPrChange>
        </w:rPr>
        <w:pPrChange w:id="3534"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35" w:author="fauzan" w:date="2022-08-07T17:31:00Z">
        <w:r>
          <w:rPr>
            <w:rFonts w:ascii="Courier New" w:hAnsi="Courier New" w:cs="Courier New"/>
            <w:sz w:val="20"/>
            <w:szCs w:val="20"/>
            <w:rPrChange w:id="3536" w:author="muhammad fauzan" w:date="2022-08-03T21:12:00Z">
              <w:rPr/>
            </w:rPrChange>
          </w:rPr>
          <w:delText xml:space="preserve">        if user</w:delText>
        </w:r>
      </w:del>
      <w:ins w:id="3537" w:author="muhammad fauzan" w:date="2022-08-04T18:26:00Z">
        <w:del w:id="3538" w:author="fauzan" w:date="2022-08-07T17:31:00Z">
          <w:r>
            <w:rPr>
              <w:rFonts w:ascii="Courier New" w:hAnsi="Courier New" w:cs="Courier New"/>
              <w:i/>
              <w:sz w:val="20"/>
              <w:szCs w:val="20"/>
            </w:rPr>
            <w:delText>user</w:delText>
          </w:r>
        </w:del>
      </w:ins>
      <w:del w:id="3539" w:author="fauzan" w:date="2022-08-07T17:31:00Z">
        <w:r>
          <w:rPr>
            <w:rFonts w:ascii="Courier New" w:hAnsi="Courier New" w:cs="Courier New"/>
            <w:sz w:val="20"/>
            <w:szCs w:val="20"/>
            <w:rPrChange w:id="3540" w:author="muhammad fauzan" w:date="2022-08-03T21:12:00Z">
              <w:rPr/>
            </w:rPrChange>
          </w:rPr>
          <w:delText xml:space="preserve"> is not None: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41" w:author="fauzan" w:date="2022-08-07T17:31:00Z"/>
          <w:rFonts w:ascii="Courier New" w:hAnsi="Courier New" w:cs="Courier New"/>
          <w:sz w:val="20"/>
          <w:szCs w:val="20"/>
          <w:rPrChange w:id="3542" w:author="muhammad fauzan" w:date="2022-08-03T21:12:00Z">
            <w:rPr>
              <w:del w:id="3543" w:author="fauzan" w:date="2022-08-07T17:31:00Z"/>
            </w:rPr>
          </w:rPrChange>
        </w:rPr>
        <w:pPrChange w:id="3544"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45" w:author="fauzan" w:date="2022-08-07T17:31:00Z">
        <w:r>
          <w:rPr>
            <w:rFonts w:ascii="Courier New" w:hAnsi="Courier New" w:cs="Courier New"/>
            <w:sz w:val="20"/>
            <w:szCs w:val="20"/>
            <w:rPrChange w:id="3546" w:author="muhammad fauzan" w:date="2022-08-03T21:12:00Z">
              <w:rPr/>
            </w:rPrChange>
          </w:rPr>
          <w:delText xml:space="preserve">            login(request, user</w:delText>
        </w:r>
      </w:del>
      <w:ins w:id="3547" w:author="muhammad fauzan" w:date="2022-08-04T18:26:00Z">
        <w:del w:id="3548" w:author="fauzan" w:date="2022-08-07T17:31:00Z">
          <w:r>
            <w:rPr>
              <w:rFonts w:ascii="Courier New" w:hAnsi="Courier New" w:cs="Courier New"/>
              <w:i/>
              <w:sz w:val="20"/>
              <w:szCs w:val="20"/>
            </w:rPr>
            <w:delText>user</w:delText>
          </w:r>
        </w:del>
      </w:ins>
      <w:del w:id="3549" w:author="fauzan" w:date="2022-08-07T17:31:00Z">
        <w:r>
          <w:rPr>
            <w:rFonts w:ascii="Courier New" w:hAnsi="Courier New" w:cs="Courier New"/>
            <w:sz w:val="20"/>
            <w:szCs w:val="20"/>
            <w:rPrChange w:id="3550" w:author="muhammad fauzan" w:date="2022-08-03T21:12:00Z">
              <w:rPr/>
            </w:rPrChange>
          </w:rPr>
          <w:delTex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51" w:author="fauzan" w:date="2022-08-07T17:31:00Z"/>
          <w:rFonts w:ascii="Courier New" w:hAnsi="Courier New" w:cs="Courier New"/>
          <w:sz w:val="20"/>
          <w:szCs w:val="20"/>
          <w:rPrChange w:id="3552" w:author="muhammad fauzan" w:date="2022-08-03T21:12:00Z">
            <w:rPr>
              <w:del w:id="3553" w:author="fauzan" w:date="2022-08-07T17:31:00Z"/>
            </w:rPr>
          </w:rPrChange>
        </w:rPr>
        <w:pPrChange w:id="3554"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55" w:author="fauzan" w:date="2022-08-07T17:31:00Z">
        <w:r>
          <w:rPr>
            <w:rFonts w:ascii="Courier New" w:hAnsi="Courier New" w:cs="Courier New"/>
            <w:sz w:val="20"/>
            <w:szCs w:val="20"/>
            <w:rPrChange w:id="3556" w:author="muhammad fauzan" w:date="2022-08-03T21:12:00Z">
              <w:rPr/>
            </w:rPrChange>
          </w:rPr>
          <w:delText xml:space="preserve">            return redirect("index")</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57" w:author="fauzan" w:date="2022-08-07T17:31:00Z"/>
          <w:rFonts w:ascii="Courier New" w:hAnsi="Courier New" w:cs="Courier New"/>
          <w:sz w:val="20"/>
          <w:szCs w:val="20"/>
          <w:rPrChange w:id="3558" w:author="muhammad fauzan" w:date="2022-08-03T21:12:00Z">
            <w:rPr>
              <w:del w:id="3559" w:author="fauzan" w:date="2022-08-07T17:31:00Z"/>
            </w:rPr>
          </w:rPrChange>
        </w:rPr>
        <w:pPrChange w:id="3560"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61" w:author="fauzan" w:date="2022-08-07T17:31:00Z">
        <w:r>
          <w:rPr>
            <w:rFonts w:ascii="Courier New" w:hAnsi="Courier New" w:cs="Courier New"/>
            <w:sz w:val="20"/>
            <w:szCs w:val="20"/>
            <w:rPrChange w:id="3562" w:author="muhammad fauzan" w:date="2022-08-03T21:12: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63" w:author="fauzan" w:date="2022-08-07T17:31:00Z"/>
          <w:rFonts w:ascii="Courier New" w:hAnsi="Courier New" w:cs="Courier New"/>
          <w:sz w:val="20"/>
          <w:szCs w:val="20"/>
          <w:rPrChange w:id="3564" w:author="muhammad fauzan" w:date="2022-08-03T21:12:00Z">
            <w:rPr>
              <w:del w:id="3565" w:author="fauzan" w:date="2022-08-07T17:31:00Z"/>
            </w:rPr>
          </w:rPrChange>
        </w:rPr>
        <w:pPrChange w:id="3566"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67" w:author="fauzan" w:date="2022-08-07T17:31:00Z">
        <w:r>
          <w:rPr>
            <w:rFonts w:ascii="Courier New" w:hAnsi="Courier New" w:cs="Courier New"/>
            <w:sz w:val="20"/>
            <w:szCs w:val="20"/>
            <w:rPrChange w:id="3568" w:author="muhammad fauzan" w:date="2022-08-03T21:12:00Z">
              <w:rPr/>
            </w:rPrChange>
          </w:rPr>
          <w:delText xml:space="preserve">            messages.info(request, "user</w:delText>
        </w:r>
      </w:del>
      <w:ins w:id="3569" w:author="muhammad fauzan" w:date="2022-08-04T18:26:00Z">
        <w:del w:id="3570" w:author="fauzan" w:date="2022-08-07T17:31:00Z">
          <w:r>
            <w:rPr>
              <w:rFonts w:ascii="Courier New" w:hAnsi="Courier New" w:cs="Courier New"/>
              <w:i/>
              <w:sz w:val="20"/>
              <w:szCs w:val="20"/>
            </w:rPr>
            <w:delText>user</w:delText>
          </w:r>
        </w:del>
      </w:ins>
      <w:del w:id="3571" w:author="fauzan" w:date="2022-08-07T17:31:00Z">
        <w:r>
          <w:rPr>
            <w:rFonts w:ascii="Courier New" w:hAnsi="Courier New" w:cs="Courier New"/>
            <w:sz w:val="20"/>
            <w:szCs w:val="20"/>
            <w:rPrChange w:id="3572" w:author="muhammad fauzan" w:date="2022-08-03T21:12:00Z">
              <w:rPr/>
            </w:rPrChange>
          </w:rPr>
          <w:delText>name atau password salah")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73" w:author="fauzan" w:date="2022-08-07T17:31:00Z"/>
          <w:rFonts w:ascii="Courier New" w:hAnsi="Courier New" w:cs="Courier New"/>
          <w:sz w:val="20"/>
          <w:szCs w:val="20"/>
          <w:rPrChange w:id="3574" w:author="muhammad fauzan" w:date="2022-08-03T21:12:00Z">
            <w:rPr>
              <w:del w:id="3575" w:author="fauzan" w:date="2022-08-07T17:31:00Z"/>
            </w:rPr>
          </w:rPrChange>
        </w:rPr>
        <w:pPrChange w:id="3576"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77" w:author="fauzan" w:date="2022-08-07T17:31:00Z">
        <w:r>
          <w:rPr>
            <w:rFonts w:ascii="Courier New" w:hAnsi="Courier New" w:cs="Courier New"/>
            <w:sz w:val="20"/>
            <w:szCs w:val="20"/>
            <w:rPrChange w:id="3578" w:author="muhammad fauzan" w:date="2022-08-03T21:12:00Z">
              <w:rPr/>
            </w:rPrChange>
          </w:rPr>
          <w:delText xml:space="preserve">            return redirect("login")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79" w:author="fauzan" w:date="2022-08-07T17:31:00Z"/>
          <w:rFonts w:ascii="Courier New" w:hAnsi="Courier New" w:cs="Courier New"/>
          <w:sz w:val="20"/>
          <w:szCs w:val="20"/>
          <w:rPrChange w:id="3580" w:author="muhammad fauzan" w:date="2022-08-03T21:12:00Z">
            <w:rPr>
              <w:del w:id="3581" w:author="fauzan" w:date="2022-08-07T17:31:00Z"/>
            </w:rPr>
          </w:rPrChange>
        </w:rPr>
        <w:pPrChange w:id="3582" w:author="fauzan" w:date="2022-08-07T17:31:00Z">
          <w:pPr>
            <w:pStyle w:val="ListParagraph"/>
            <w:pBdr>
              <w:top w:val="single" w:sz="4" w:space="1" w:color="auto"/>
              <w:left w:val="single" w:sz="4" w:space="4" w:color="auto"/>
              <w:bottom w:val="single" w:sz="4" w:space="1" w:color="auto"/>
              <w:right w:val="single" w:sz="4" w:space="4" w:color="auto"/>
            </w:pBdr>
            <w:spacing w:line="240" w:lineRule="auto"/>
            <w:ind w:left="0"/>
            <w:jc w:val="left"/>
          </w:pPr>
        </w:pPrChange>
      </w:pPr>
      <w:del w:id="3583" w:author="fauzan" w:date="2022-08-07T17:31:00Z">
        <w:r>
          <w:rPr>
            <w:rFonts w:ascii="Courier New" w:hAnsi="Courier New" w:cs="Courier New"/>
            <w:sz w:val="20"/>
            <w:szCs w:val="20"/>
            <w:rPrChange w:id="3584" w:author="muhammad fauzan" w:date="2022-08-03T21:12:00Z">
              <w:rPr/>
            </w:rPrChange>
          </w:rPr>
          <w:delText xml:space="preserve">    conteks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585" w:author="fauzan" w:date="2022-08-07T17:31:00Z"/>
          <w:rFonts w:ascii="Courier New" w:hAnsi="Courier New" w:cs="Courier New"/>
          <w:sz w:val="20"/>
          <w:szCs w:val="20"/>
          <w:rPrChange w:id="3586" w:author="muhammad fauzan" w:date="2022-08-03T21:12:00Z">
            <w:rPr>
              <w:del w:id="3587" w:author="fauzan" w:date="2022-08-07T17:31:00Z"/>
            </w:rPr>
          </w:rPrChange>
        </w:rPr>
        <w:pPrChange w:id="3588" w:author="fauzan" w:date="2022-08-07T17:31:00Z">
          <w:pPr>
            <w:pStyle w:val="ListParagraph"/>
            <w:pBdr>
              <w:top w:val="single" w:sz="4" w:space="1" w:color="auto"/>
              <w:left w:val="single" w:sz="4" w:space="4" w:color="auto"/>
              <w:bottom w:val="single" w:sz="4" w:space="1" w:color="auto"/>
              <w:right w:val="single" w:sz="4" w:space="4" w:color="auto"/>
            </w:pBdr>
            <w:ind w:left="0"/>
            <w:jc w:val="left"/>
          </w:pPr>
        </w:pPrChange>
      </w:pPr>
      <w:del w:id="3589" w:author="fauzan" w:date="2022-08-07T17:31:00Z">
        <w:r>
          <w:rPr>
            <w:rFonts w:ascii="Courier New" w:hAnsi="Courier New" w:cs="Courier New"/>
            <w:sz w:val="20"/>
            <w:szCs w:val="20"/>
            <w:rPrChange w:id="3590" w:author="muhammad fauzan" w:date="2022-08-03T21:12:00Z">
              <w:rPr/>
            </w:rPrChange>
          </w:rPr>
          <w:delText xml:space="preserve">    return render(request, "registration/login.html", conteks)</w:delText>
        </w:r>
      </w:del>
    </w:p>
    <w:p w:rsidR="00222167" w:rsidRDefault="008B3912">
      <w:pPr>
        <w:pStyle w:val="Caption"/>
        <w:ind w:left="426"/>
        <w:jc w:val="both"/>
        <w:rPr>
          <w:ins w:id="3591" w:author="muhammad fauzan" w:date="2022-08-03T20:42:00Z"/>
          <w:del w:id="3592" w:author="fauzan" w:date="2022-08-07T17:31:00Z"/>
        </w:rPr>
        <w:pPrChange w:id="3593" w:author="fauzan" w:date="2022-08-07T17:31:00Z">
          <w:pPr>
            <w:pStyle w:val="ListParagraph"/>
            <w:ind w:left="426"/>
          </w:pPr>
        </w:pPrChange>
      </w:pPr>
      <w:bookmarkStart w:id="3594" w:name="_Hlk110452280"/>
      <w:ins w:id="3595" w:author="muhammad fauzan" w:date="2022-08-03T20:47:00Z">
        <w:del w:id="3596" w:author="fauzan" w:date="2022-08-07T17:31:00Z">
          <w:r>
            <w:delText xml:space="preserve">Gambar 4. </w:delText>
          </w:r>
          <w:r>
            <w:rPr>
              <w:iCs w:val="0"/>
            </w:rPr>
            <w:fldChar w:fldCharType="begin"/>
          </w:r>
          <w:r>
            <w:delInstrText xml:space="preserve"> SEQ Gambar_4. \* ARABIC </w:delInstrText>
          </w:r>
          <w:r>
            <w:rPr>
              <w:iCs w:val="0"/>
            </w:rPr>
            <w:fldChar w:fldCharType="separate"/>
          </w:r>
        </w:del>
      </w:ins>
      <w:ins w:id="3597" w:author="muhammad fauzan" w:date="2022-08-03T20:48:00Z">
        <w:del w:id="3598" w:author="fauzan" w:date="2022-08-07T17:31:00Z">
          <w:r>
            <w:delText>2</w:delText>
          </w:r>
        </w:del>
      </w:ins>
      <w:ins w:id="3599" w:author="muhammad fauzan" w:date="2022-08-03T20:47:00Z">
        <w:del w:id="3600" w:author="fauzan" w:date="2022-08-07T17:31:00Z">
          <w:r>
            <w:rPr>
              <w:iCs w:val="0"/>
            </w:rPr>
            <w:fldChar w:fldCharType="end"/>
          </w:r>
          <w:r>
            <w:delText xml:space="preserve"> </w:delText>
          </w:r>
        </w:del>
      </w:ins>
      <w:bookmarkEnd w:id="3594"/>
      <w:ins w:id="3601" w:author="muhammad fauzan" w:date="2022-08-04T17:27:00Z">
        <w:del w:id="3602" w:author="fauzan" w:date="2022-08-07T17:31:00Z">
          <w:r>
            <w:rPr>
              <w:i/>
            </w:rPr>
            <w:delText xml:space="preserve">Source code </w:delText>
          </w:r>
        </w:del>
      </w:ins>
      <w:ins w:id="3603" w:author="muhammad fauzan" w:date="2022-08-03T20:47:00Z">
        <w:del w:id="3604" w:author="fauzan" w:date="2022-08-07T17:31:00Z">
          <w:r>
            <w:delText xml:space="preserve">Authentikasi </w:delText>
          </w:r>
        </w:del>
      </w:ins>
      <w:ins w:id="3605" w:author="muhammad fauzan" w:date="2022-08-04T18:32:00Z">
        <w:del w:id="3606" w:author="fauzan" w:date="2022-08-07T17:31:00Z">
          <w:r>
            <w:rPr>
              <w:i/>
            </w:rPr>
            <w:delText>login</w:delText>
          </w:r>
        </w:del>
      </w:ins>
    </w:p>
    <w:p w:rsidR="00222167" w:rsidRDefault="008B3912">
      <w:pPr>
        <w:pStyle w:val="ListParagraph"/>
        <w:ind w:left="0" w:firstLine="709"/>
        <w:rPr>
          <w:ins w:id="3607" w:author="muhammad fauzan" w:date="2022-08-03T20:48:00Z"/>
          <w:del w:id="3608" w:author="fauzan" w:date="2022-08-07T17:31:00Z"/>
        </w:rPr>
        <w:pPrChange w:id="3609" w:author="fauzan" w:date="2022-08-07T17:31:00Z">
          <w:pPr>
            <w:pStyle w:val="ListParagraph"/>
            <w:ind w:left="426"/>
          </w:pPr>
        </w:pPrChange>
      </w:pPr>
      <w:del w:id="3610" w:author="fauzan" w:date="2022-08-07T17:31:00Z">
        <w:r>
          <w:delText>Untuk mengauntentikasi jenis user</w:delText>
        </w:r>
      </w:del>
      <w:ins w:id="3611" w:author="muhammad fauzan" w:date="2022-08-04T18:26:00Z">
        <w:del w:id="3612" w:author="fauzan" w:date="2022-08-07T17:31:00Z">
          <w:r>
            <w:rPr>
              <w:i/>
            </w:rPr>
            <w:delText>user</w:delText>
          </w:r>
        </w:del>
      </w:ins>
      <w:del w:id="3613" w:author="fauzan" w:date="2022-08-07T17:31:00Z">
        <w:r>
          <w:delText xml:space="preserve"> yang login</w:delText>
        </w:r>
      </w:del>
      <w:ins w:id="3614" w:author="muhammad fauzan" w:date="2022-08-04T18:32:00Z">
        <w:del w:id="3615" w:author="fauzan" w:date="2022-08-07T17:31:00Z">
          <w:r>
            <w:rPr>
              <w:i/>
            </w:rPr>
            <w:delText>login</w:delText>
          </w:r>
        </w:del>
      </w:ins>
      <w:del w:id="3616" w:author="fauzan" w:date="2022-08-07T17:31:00Z">
        <w:r>
          <w:delText xml:space="preserve"> ada pada </w:delText>
        </w:r>
      </w:del>
      <w:del w:id="3617" w:author="fauzan" w:date="2022-08-05T01:23:00Z">
        <w:r>
          <w:delText>function</w:delText>
        </w:r>
      </w:del>
      <w:del w:id="3618" w:author="fauzan" w:date="2022-08-07T17:31:00Z">
        <w:r>
          <w:delText xml:space="preserve"> </w:delText>
        </w:r>
        <w:r>
          <w:rPr>
            <w:i/>
          </w:rPr>
          <w:delText xml:space="preserve">@admin_only </w:delText>
        </w:r>
        <w:r>
          <w:delText xml:space="preserve">dan </w:delText>
        </w:r>
        <w:r>
          <w:rPr>
            <w:i/>
          </w:rPr>
          <w:delText>@allowed_user</w:delText>
        </w:r>
      </w:del>
      <w:ins w:id="3619" w:author="muhammad fauzan" w:date="2022-08-04T18:26:00Z">
        <w:del w:id="3620" w:author="fauzan" w:date="2022-08-07T17:31:00Z">
          <w:r>
            <w:rPr>
              <w:i/>
            </w:rPr>
            <w:delText>user</w:delText>
          </w:r>
        </w:del>
      </w:ins>
      <w:del w:id="3621" w:author="fauzan" w:date="2022-08-07T17:31:00Z">
        <w:r>
          <w:rPr>
            <w:i/>
          </w:rPr>
          <w:delText xml:space="preserve">s(allowed_roles=["sales"]) </w:delText>
        </w:r>
        <w:r>
          <w:delText xml:space="preserve">disebelum </w:delText>
        </w:r>
        <w:r>
          <w:rPr>
            <w:i/>
          </w:rPr>
          <w:delText xml:space="preserve">function </w:delText>
        </w:r>
        <w:r>
          <w:delText xml:space="preserve">tujuan. </w:delText>
        </w:r>
        <w:r>
          <w:rPr>
            <w:i/>
          </w:rPr>
          <w:delText xml:space="preserve">@admin_only </w:delText>
        </w:r>
        <w:r>
          <w:delText xml:space="preserve">merupakan </w:delText>
        </w:r>
        <w:r>
          <w:rPr>
            <w:i/>
          </w:rPr>
          <w:delText>function</w:delText>
        </w:r>
        <w:r>
          <w:delText xml:space="preserve"> yang digunakan untuk menetapkan akses halaman tersebut kepada user</w:delText>
        </w:r>
      </w:del>
      <w:ins w:id="3622" w:author="muhammad fauzan" w:date="2022-08-04T18:26:00Z">
        <w:del w:id="3623" w:author="fauzan" w:date="2022-08-07T17:31:00Z">
          <w:r>
            <w:rPr>
              <w:i/>
            </w:rPr>
            <w:delText>user</w:delText>
          </w:r>
        </w:del>
      </w:ins>
      <w:del w:id="3624" w:author="fauzan" w:date="2022-08-07T17:31:00Z">
        <w:r>
          <w:delText xml:space="preserve"> jenis admin saja. Jika user</w:delText>
        </w:r>
      </w:del>
      <w:ins w:id="3625" w:author="muhammad fauzan" w:date="2022-08-04T18:26:00Z">
        <w:del w:id="3626" w:author="fauzan" w:date="2022-08-07T17:31:00Z">
          <w:r>
            <w:rPr>
              <w:i/>
            </w:rPr>
            <w:delText>user</w:delText>
          </w:r>
        </w:del>
      </w:ins>
      <w:del w:id="3627" w:author="fauzan" w:date="2022-08-07T17:31:00Z">
        <w:r>
          <w:delText xml:space="preserve"> lain mengakses yang terdapat </w:delText>
        </w:r>
        <w:r>
          <w:rPr>
            <w:i/>
          </w:rPr>
          <w:delText xml:space="preserve">function </w:delText>
        </w:r>
        <w:r>
          <w:delText>maka akan diarahkan halaman utama user</w:delText>
        </w:r>
      </w:del>
      <w:ins w:id="3628" w:author="muhammad fauzan" w:date="2022-08-04T18:26:00Z">
        <w:del w:id="3629" w:author="fauzan" w:date="2022-08-07T17:31:00Z">
          <w:r>
            <w:rPr>
              <w:i/>
            </w:rPr>
            <w:delText>user</w:delText>
          </w:r>
        </w:del>
      </w:ins>
      <w:del w:id="3630" w:author="fauzan" w:date="2022-08-07T17:31:00Z">
        <w:r>
          <w:delText xml:space="preserve"> tersebut, dikarenakan pada sistem hanya </w:delText>
        </w:r>
        <w:r>
          <w:rPr>
            <w:i/>
          </w:rPr>
          <w:delText>sales</w:delText>
        </w:r>
        <w:r>
          <w:delText xml:space="preserve"> yang merupakan user</w:delText>
        </w:r>
      </w:del>
      <w:ins w:id="3631" w:author="muhammad fauzan" w:date="2022-08-04T18:26:00Z">
        <w:del w:id="3632" w:author="fauzan" w:date="2022-08-07T17:31:00Z">
          <w:r>
            <w:rPr>
              <w:i/>
            </w:rPr>
            <w:delText>user</w:delText>
          </w:r>
        </w:del>
      </w:ins>
      <w:del w:id="3633" w:author="fauzan" w:date="2022-08-07T17:31:00Z">
        <w:r>
          <w:delText xml:space="preserve"> lainnya maka akan diarahkan kedistribusi-sales</w:delText>
        </w:r>
      </w:del>
      <w:ins w:id="3634" w:author="muhammad fauzan" w:date="2022-08-04T20:15:00Z">
        <w:del w:id="3635" w:author="fauzan" w:date="2022-08-07T17:31:00Z">
          <w:r>
            <w:rPr>
              <w:i/>
            </w:rPr>
            <w:delText>sales</w:delText>
          </w:r>
        </w:del>
      </w:ins>
      <w:del w:id="3636" w:author="fauzan" w:date="2022-08-07T17:31:00Z">
        <w:r>
          <w:delText>. Berikut adalah potongan source codenya.</w:delText>
        </w:r>
      </w:del>
    </w:p>
    <w:p w:rsidR="00222167" w:rsidRDefault="00222167">
      <w:pPr>
        <w:pStyle w:val="ListParagraph"/>
        <w:ind w:left="426"/>
        <w:rPr>
          <w:ins w:id="3637" w:author="muhammad fauzan" w:date="2022-08-03T20:48:00Z"/>
          <w:del w:id="3638" w:author="fauzan" w:date="2022-08-07T17:31:00Z"/>
        </w:rPr>
      </w:pPr>
    </w:p>
    <w:p w:rsidR="00222167" w:rsidRDefault="00222167">
      <w:pPr>
        <w:pStyle w:val="ListParagraph"/>
        <w:ind w:left="426"/>
        <w:rPr>
          <w:ins w:id="3639" w:author="muhammad fauzan" w:date="2022-08-03T21:12:00Z"/>
          <w:del w:id="3640" w:author="fauzan" w:date="2022-08-07T17:31:00Z"/>
        </w:rPr>
      </w:pPr>
    </w:p>
    <w:p w:rsidR="00222167" w:rsidRDefault="00222167">
      <w:pPr>
        <w:pStyle w:val="ListParagraph"/>
        <w:ind w:left="426"/>
        <w:rPr>
          <w:del w:id="3641" w:author="fauzan" w:date="2022-08-07T17:31:00Z"/>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42" w:author="fauzan" w:date="2022-08-07T17:31:00Z"/>
          <w:rFonts w:ascii="Courier New" w:hAnsi="Courier New" w:cs="Courier New"/>
          <w:sz w:val="20"/>
          <w:szCs w:val="20"/>
          <w:rPrChange w:id="3643" w:author="muhammad fauzan" w:date="2022-08-03T21:12:00Z">
            <w:rPr>
              <w:del w:id="3644" w:author="fauzan" w:date="2022-08-07T17:31:00Z"/>
            </w:rPr>
          </w:rPrChange>
        </w:rPr>
      </w:pPr>
      <w:del w:id="3645" w:author="fauzan" w:date="2022-08-07T17:31:00Z">
        <w:r>
          <w:rPr>
            <w:rFonts w:ascii="Courier New" w:hAnsi="Courier New" w:cs="Courier New"/>
            <w:sz w:val="20"/>
            <w:szCs w:val="20"/>
            <w:rPrChange w:id="3646" w:author="muhammad fauzan" w:date="2022-08-03T21:12:00Z">
              <w:rPr/>
            </w:rPrChange>
          </w:rPr>
          <w:delText>def admin_only(view_func):</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47" w:author="fauzan" w:date="2022-08-07T17:31:00Z"/>
          <w:rFonts w:ascii="Courier New" w:hAnsi="Courier New" w:cs="Courier New"/>
          <w:sz w:val="20"/>
          <w:szCs w:val="20"/>
          <w:rPrChange w:id="3648" w:author="muhammad fauzan" w:date="2022-08-03T21:12:00Z">
            <w:rPr>
              <w:del w:id="3649" w:author="fauzan" w:date="2022-08-07T17:31:00Z"/>
            </w:rPr>
          </w:rPrChange>
        </w:rPr>
      </w:pPr>
      <w:del w:id="3650" w:author="fauzan" w:date="2022-08-07T17:31:00Z">
        <w:r>
          <w:rPr>
            <w:rFonts w:ascii="Courier New" w:hAnsi="Courier New" w:cs="Courier New"/>
            <w:sz w:val="20"/>
            <w:szCs w:val="20"/>
            <w:rPrChange w:id="3651" w:author="muhammad fauzan" w:date="2022-08-03T21:12:00Z">
              <w:rPr/>
            </w:rPrChange>
          </w:rPr>
          <w:delText xml:space="preserve">    def wrapper_func(request, *args, **kwargs):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52" w:author="fauzan" w:date="2022-08-07T17:31:00Z"/>
          <w:rFonts w:ascii="Courier New" w:hAnsi="Courier New" w:cs="Courier New"/>
          <w:sz w:val="20"/>
          <w:szCs w:val="20"/>
          <w:rPrChange w:id="3653" w:author="muhammad fauzan" w:date="2022-08-03T21:12:00Z">
            <w:rPr>
              <w:del w:id="3654" w:author="fauzan" w:date="2022-08-07T17:31:00Z"/>
            </w:rPr>
          </w:rPrChange>
        </w:rPr>
      </w:pPr>
      <w:del w:id="3655" w:author="fauzan" w:date="2022-08-07T17:31:00Z">
        <w:r>
          <w:rPr>
            <w:rFonts w:ascii="Courier New" w:hAnsi="Courier New" w:cs="Courier New"/>
            <w:sz w:val="20"/>
            <w:szCs w:val="20"/>
            <w:rPrChange w:id="3656" w:author="muhammad fauzan" w:date="2022-08-03T21:12:00Z">
              <w:rPr/>
            </w:rPrChange>
          </w:rPr>
          <w:delText xml:space="preserve">    </w:delText>
        </w:r>
      </w:del>
      <w:ins w:id="3657" w:author="muhammad fauzan" w:date="2022-08-03T21:13:00Z">
        <w:del w:id="3658" w:author="fauzan" w:date="2022-08-07T17:31:00Z">
          <w:r>
            <w:rPr>
              <w:rFonts w:ascii="Courier New" w:hAnsi="Courier New" w:cs="Courier New"/>
              <w:sz w:val="20"/>
              <w:szCs w:val="20"/>
            </w:rPr>
            <w:tab/>
          </w:r>
        </w:del>
      </w:ins>
      <w:del w:id="3659" w:author="fauzan" w:date="2022-08-07T17:31:00Z">
        <w:r>
          <w:rPr>
            <w:rFonts w:ascii="Courier New" w:hAnsi="Courier New" w:cs="Courier New"/>
            <w:sz w:val="20"/>
            <w:szCs w:val="20"/>
            <w:rPrChange w:id="3660" w:author="muhammad fauzan" w:date="2022-08-03T21:12:00Z">
              <w:rPr/>
            </w:rPrChange>
          </w:rPr>
          <w:delText xml:space="preserve">        group = None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61" w:author="fauzan" w:date="2022-08-07T17:31:00Z"/>
          <w:rFonts w:ascii="Courier New" w:hAnsi="Courier New" w:cs="Courier New"/>
          <w:sz w:val="20"/>
          <w:szCs w:val="20"/>
          <w:rPrChange w:id="3662" w:author="muhammad fauzan" w:date="2022-08-03T21:12:00Z">
            <w:rPr>
              <w:del w:id="3663" w:author="fauzan" w:date="2022-08-07T17:31:00Z"/>
            </w:rPr>
          </w:rPrChange>
        </w:rPr>
      </w:pPr>
      <w:del w:id="3664" w:author="fauzan" w:date="2022-08-07T17:31:00Z">
        <w:r>
          <w:rPr>
            <w:rFonts w:ascii="Courier New" w:hAnsi="Courier New" w:cs="Courier New"/>
            <w:sz w:val="20"/>
            <w:szCs w:val="20"/>
            <w:rPrChange w:id="3665" w:author="muhammad fauzan" w:date="2022-08-03T21:12:00Z">
              <w:rPr/>
            </w:rPrChange>
          </w:rPr>
          <w:delText xml:space="preserve">            if request.user</w:delText>
        </w:r>
      </w:del>
      <w:ins w:id="3666" w:author="muhammad fauzan" w:date="2022-08-04T18:26:00Z">
        <w:del w:id="3667" w:author="fauzan" w:date="2022-08-07T17:31:00Z">
          <w:r>
            <w:rPr>
              <w:rFonts w:ascii="Courier New" w:hAnsi="Courier New" w:cs="Courier New"/>
              <w:i/>
              <w:sz w:val="20"/>
              <w:szCs w:val="20"/>
            </w:rPr>
            <w:delText>user</w:delText>
          </w:r>
        </w:del>
      </w:ins>
      <w:del w:id="3668" w:author="fauzan" w:date="2022-08-07T17:31:00Z">
        <w:r>
          <w:rPr>
            <w:rFonts w:ascii="Courier New" w:hAnsi="Courier New" w:cs="Courier New"/>
            <w:sz w:val="20"/>
            <w:szCs w:val="20"/>
            <w:rPrChange w:id="3669" w:author="muhammad fauzan" w:date="2022-08-03T21:12:00Z">
              <w:rPr/>
            </w:rPrChange>
          </w:rPr>
          <w:delText>.groups.exists():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70" w:author="fauzan" w:date="2022-08-07T17:31:00Z"/>
          <w:rFonts w:ascii="Courier New" w:hAnsi="Courier New" w:cs="Courier New"/>
          <w:sz w:val="20"/>
          <w:szCs w:val="20"/>
          <w:rPrChange w:id="3671" w:author="muhammad fauzan" w:date="2022-08-03T21:12:00Z">
            <w:rPr>
              <w:del w:id="3672" w:author="fauzan" w:date="2022-08-07T17:31:00Z"/>
            </w:rPr>
          </w:rPrChange>
        </w:rPr>
      </w:pPr>
      <w:del w:id="3673" w:author="fauzan" w:date="2022-08-07T17:31:00Z">
        <w:r>
          <w:rPr>
            <w:rFonts w:ascii="Courier New" w:hAnsi="Courier New" w:cs="Courier New"/>
            <w:sz w:val="20"/>
            <w:szCs w:val="20"/>
            <w:rPrChange w:id="3674" w:author="muhammad fauzan" w:date="2022-08-03T21:12:00Z">
              <w:rPr/>
            </w:rPrChange>
          </w:rPr>
          <w:delText xml:space="preserve">         </w:delText>
        </w:r>
      </w:del>
      <w:ins w:id="3675" w:author="muhammad fauzan" w:date="2022-08-03T21:13:00Z">
        <w:del w:id="3676" w:author="fauzan" w:date="2022-08-07T17:31:00Z">
          <w:r>
            <w:rPr>
              <w:rFonts w:ascii="Courier New" w:hAnsi="Courier New" w:cs="Courier New"/>
              <w:sz w:val="20"/>
              <w:szCs w:val="20"/>
            </w:rPr>
            <w:tab/>
          </w:r>
        </w:del>
      </w:ins>
      <w:del w:id="3677" w:author="fauzan" w:date="2022-08-07T17:31:00Z">
        <w:r>
          <w:rPr>
            <w:rFonts w:ascii="Courier New" w:hAnsi="Courier New" w:cs="Courier New"/>
            <w:sz w:val="20"/>
            <w:szCs w:val="20"/>
            <w:rPrChange w:id="3678" w:author="muhammad fauzan" w:date="2022-08-03T21:12:00Z">
              <w:rPr/>
            </w:rPrChange>
          </w:rPr>
          <w:delText xml:space="preserve">       group = request.user</w:delText>
        </w:r>
      </w:del>
      <w:ins w:id="3679" w:author="muhammad fauzan" w:date="2022-08-04T18:26:00Z">
        <w:del w:id="3680" w:author="fauzan" w:date="2022-08-07T17:31:00Z">
          <w:r>
            <w:rPr>
              <w:rFonts w:ascii="Courier New" w:hAnsi="Courier New" w:cs="Courier New"/>
              <w:i/>
              <w:sz w:val="20"/>
              <w:szCs w:val="20"/>
            </w:rPr>
            <w:delText>user</w:delText>
          </w:r>
        </w:del>
      </w:ins>
      <w:del w:id="3681" w:author="fauzan" w:date="2022-08-07T17:31:00Z">
        <w:r>
          <w:rPr>
            <w:rFonts w:ascii="Courier New" w:hAnsi="Courier New" w:cs="Courier New"/>
            <w:sz w:val="20"/>
            <w:szCs w:val="20"/>
            <w:rPrChange w:id="3682" w:author="muhammad fauzan" w:date="2022-08-03T21:12:00Z">
              <w:rPr/>
            </w:rPrChange>
          </w:rPr>
          <w:delText>.groups.all()[0].name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83" w:author="fauzan" w:date="2022-08-07T17:31:00Z"/>
          <w:rFonts w:ascii="Courier New" w:hAnsi="Courier New" w:cs="Courier New"/>
          <w:sz w:val="20"/>
          <w:szCs w:val="20"/>
          <w:rPrChange w:id="3684" w:author="muhammad fauzan" w:date="2022-08-03T21:12:00Z">
            <w:rPr>
              <w:del w:id="3685" w:author="fauzan" w:date="2022-08-07T17:31:00Z"/>
            </w:rPr>
          </w:rPrChange>
        </w:rPr>
      </w:pPr>
      <w:del w:id="3686" w:author="fauzan" w:date="2022-08-07T17:31:00Z">
        <w:r>
          <w:rPr>
            <w:rFonts w:ascii="Courier New" w:hAnsi="Courier New" w:cs="Courier New"/>
            <w:sz w:val="20"/>
            <w:szCs w:val="20"/>
            <w:rPrChange w:id="3687" w:author="muhammad fauzan" w:date="2022-08-03T21:12:00Z">
              <w:rPr/>
            </w:rPrChange>
          </w:rPr>
          <w:delText xml:space="preserve">            if group == 'sales':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88" w:author="fauzan" w:date="2022-08-07T17:31:00Z"/>
          <w:rFonts w:ascii="Courier New" w:hAnsi="Courier New" w:cs="Courier New"/>
          <w:sz w:val="20"/>
          <w:szCs w:val="20"/>
          <w:rPrChange w:id="3689" w:author="muhammad fauzan" w:date="2022-08-03T21:12:00Z">
            <w:rPr>
              <w:del w:id="3690" w:author="fauzan" w:date="2022-08-07T17:31:00Z"/>
            </w:rPr>
          </w:rPrChange>
        </w:rPr>
      </w:pPr>
      <w:del w:id="3691" w:author="fauzan" w:date="2022-08-07T17:31:00Z">
        <w:r>
          <w:rPr>
            <w:rFonts w:ascii="Courier New" w:hAnsi="Courier New" w:cs="Courier New"/>
            <w:sz w:val="20"/>
            <w:szCs w:val="20"/>
            <w:rPrChange w:id="3692" w:author="muhammad fauzan" w:date="2022-08-03T21:12:00Z">
              <w:rPr/>
            </w:rPrChange>
          </w:rPr>
          <w:delText xml:space="preserve">         </w:delText>
        </w:r>
      </w:del>
      <w:ins w:id="3693" w:author="muhammad fauzan" w:date="2022-08-03T21:13:00Z">
        <w:del w:id="3694" w:author="fauzan" w:date="2022-08-07T17:31:00Z">
          <w:r>
            <w:rPr>
              <w:rFonts w:ascii="Courier New" w:hAnsi="Courier New" w:cs="Courier New"/>
              <w:sz w:val="20"/>
              <w:szCs w:val="20"/>
            </w:rPr>
            <w:tab/>
          </w:r>
        </w:del>
      </w:ins>
      <w:del w:id="3695" w:author="fauzan" w:date="2022-08-07T17:31:00Z">
        <w:r>
          <w:rPr>
            <w:rFonts w:ascii="Courier New" w:hAnsi="Courier New" w:cs="Courier New"/>
            <w:sz w:val="20"/>
            <w:szCs w:val="20"/>
            <w:rPrChange w:id="3696" w:author="muhammad fauzan" w:date="2022-08-03T21:12:00Z">
              <w:rPr/>
            </w:rPrChange>
          </w:rPr>
          <w:delText xml:space="preserve">       return redirect('distribusi-sales')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697" w:author="fauzan" w:date="2022-08-07T17:31:00Z"/>
          <w:rFonts w:ascii="Courier New" w:hAnsi="Courier New" w:cs="Courier New"/>
          <w:sz w:val="20"/>
          <w:szCs w:val="20"/>
          <w:rPrChange w:id="3698" w:author="muhammad fauzan" w:date="2022-08-03T21:12:00Z">
            <w:rPr>
              <w:del w:id="3699" w:author="fauzan" w:date="2022-08-07T17:31:00Z"/>
            </w:rPr>
          </w:rPrChange>
        </w:rPr>
      </w:pPr>
      <w:del w:id="3700" w:author="fauzan" w:date="2022-08-07T17:31:00Z">
        <w:r>
          <w:rPr>
            <w:rFonts w:ascii="Courier New" w:hAnsi="Courier New" w:cs="Courier New"/>
            <w:sz w:val="20"/>
            <w:szCs w:val="20"/>
            <w:rPrChange w:id="3701" w:author="muhammad fauzan" w:date="2022-08-03T21:12:00Z">
              <w:rPr/>
            </w:rPrChange>
          </w:rPr>
          <w:delText xml:space="preserve">            if group == 'admin':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426"/>
        <w:rPr>
          <w:del w:id="3702" w:author="fauzan" w:date="2022-08-07T17:31:00Z"/>
          <w:rFonts w:ascii="Courier New" w:hAnsi="Courier New" w:cs="Courier New"/>
          <w:sz w:val="20"/>
          <w:szCs w:val="20"/>
          <w:rPrChange w:id="3703" w:author="muhammad fauzan" w:date="2022-08-03T21:12:00Z">
            <w:rPr>
              <w:del w:id="3704" w:author="fauzan" w:date="2022-08-07T17:31:00Z"/>
            </w:rPr>
          </w:rPrChange>
        </w:rPr>
      </w:pPr>
      <w:del w:id="3705" w:author="fauzan" w:date="2022-08-07T17:31:00Z">
        <w:r>
          <w:rPr>
            <w:rFonts w:ascii="Courier New" w:hAnsi="Courier New" w:cs="Courier New"/>
            <w:sz w:val="20"/>
            <w:szCs w:val="20"/>
            <w:rPrChange w:id="3706" w:author="muhammad fauzan" w:date="2022-08-03T21:12:00Z">
              <w:rPr/>
            </w:rPrChange>
          </w:rPr>
          <w:delText xml:space="preserve">         </w:delText>
        </w:r>
      </w:del>
      <w:ins w:id="3707" w:author="muhammad fauzan" w:date="2022-08-03T21:13:00Z">
        <w:del w:id="3708" w:author="fauzan" w:date="2022-08-07T17:31:00Z">
          <w:r>
            <w:rPr>
              <w:rFonts w:ascii="Courier New" w:hAnsi="Courier New" w:cs="Courier New"/>
              <w:sz w:val="20"/>
              <w:szCs w:val="20"/>
            </w:rPr>
            <w:tab/>
          </w:r>
        </w:del>
      </w:ins>
      <w:del w:id="3709" w:author="fauzan" w:date="2022-08-07T17:31:00Z">
        <w:r>
          <w:rPr>
            <w:rFonts w:ascii="Courier New" w:hAnsi="Courier New" w:cs="Courier New"/>
            <w:sz w:val="20"/>
            <w:szCs w:val="20"/>
            <w:rPrChange w:id="3710" w:author="muhammad fauzan" w:date="2022-08-03T21:12:00Z">
              <w:rPr/>
            </w:rPrChange>
          </w:rPr>
          <w:delText xml:space="preserve">       return view_func(request, *args, **kwargs)</w:delText>
        </w:r>
      </w:del>
    </w:p>
    <w:p w:rsidR="00222167" w:rsidRDefault="008B3912">
      <w:pPr>
        <w:pStyle w:val="ListParagraph"/>
        <w:pBdr>
          <w:top w:val="single" w:sz="4" w:space="1" w:color="auto"/>
          <w:left w:val="single" w:sz="4" w:space="4" w:color="auto"/>
          <w:bottom w:val="single" w:sz="4" w:space="1" w:color="auto"/>
          <w:right w:val="single" w:sz="4" w:space="4" w:color="auto"/>
        </w:pBdr>
        <w:tabs>
          <w:tab w:val="left" w:pos="3350"/>
        </w:tabs>
        <w:spacing w:line="240" w:lineRule="auto"/>
        <w:ind w:left="426"/>
        <w:rPr>
          <w:del w:id="3711" w:author="fauzan" w:date="2022-08-07T17:31:00Z"/>
        </w:rPr>
      </w:pPr>
      <w:del w:id="3712" w:author="fauzan" w:date="2022-08-07T17:31:00Z">
        <w:r>
          <w:rPr>
            <w:rFonts w:ascii="Courier New" w:hAnsi="Courier New" w:cs="Courier New"/>
            <w:sz w:val="20"/>
            <w:szCs w:val="20"/>
            <w:rPrChange w:id="3713" w:author="muhammad fauzan" w:date="2022-08-03T21:12:00Z">
              <w:rPr/>
            </w:rPrChange>
          </w:rPr>
          <w:delText xml:space="preserve">    return wrapper_func</w:delText>
        </w:r>
        <w:r>
          <w:tab/>
        </w:r>
      </w:del>
    </w:p>
    <w:p w:rsidR="00222167" w:rsidRDefault="008B3912">
      <w:pPr>
        <w:pStyle w:val="ListParagraph"/>
        <w:ind w:left="0"/>
        <w:jc w:val="center"/>
        <w:pPrChange w:id="3714" w:author="fauzan" w:date="2022-08-07T17:31:00Z">
          <w:pPr>
            <w:pStyle w:val="ListParagraph"/>
            <w:ind w:left="709"/>
            <w:jc w:val="center"/>
          </w:pPr>
        </w:pPrChange>
      </w:pPr>
      <w:ins w:id="3715" w:author="muhammad fauzan" w:date="2022-08-03T20:50:00Z">
        <w:del w:id="3716" w:author="fauzan" w:date="2022-08-07T17:31:00Z">
          <w:r>
            <w:delText xml:space="preserve">Gambar 4. </w:delText>
          </w:r>
          <w:r>
            <w:fldChar w:fldCharType="begin"/>
          </w:r>
          <w:r>
            <w:delInstrText xml:space="preserve"> SEQ Gambar_4. \* ARABIC </w:delInstrText>
          </w:r>
          <w:r>
            <w:fldChar w:fldCharType="separate"/>
          </w:r>
        </w:del>
      </w:ins>
      <w:ins w:id="3717" w:author="muhammad fauzan" w:date="2022-08-04T17:29:00Z">
        <w:del w:id="3718" w:author="fauzan" w:date="2022-08-07T17:31:00Z">
          <w:r>
            <w:delText>3</w:delText>
          </w:r>
        </w:del>
      </w:ins>
      <w:ins w:id="3719" w:author="muhammad fauzan" w:date="2022-08-03T20:50:00Z">
        <w:del w:id="3720" w:author="fauzan" w:date="2022-08-07T17:31:00Z">
          <w:r>
            <w:fldChar w:fldCharType="end"/>
          </w:r>
          <w:r>
            <w:delText xml:space="preserve"> </w:delText>
          </w:r>
        </w:del>
      </w:ins>
      <w:ins w:id="3721" w:author="muhammad fauzan" w:date="2022-08-04T17:24:00Z">
        <w:del w:id="3722" w:author="fauzan" w:date="2022-08-07T17:31:00Z">
          <w:r>
            <w:rPr>
              <w:i/>
            </w:rPr>
            <w:delText xml:space="preserve">Source code </w:delText>
          </w:r>
        </w:del>
      </w:ins>
      <w:ins w:id="3723" w:author="muhammad fauzan" w:date="2022-08-03T20:48:00Z">
        <w:del w:id="3724" w:author="fauzan" w:date="2022-08-07T17:31:00Z">
          <w:r>
            <w:delText xml:space="preserve">pemilihan jenis </w:delText>
          </w:r>
        </w:del>
      </w:ins>
      <w:ins w:id="3725" w:author="muhammad fauzan" w:date="2022-08-04T18:26:00Z">
        <w:del w:id="3726" w:author="fauzan" w:date="2022-08-07T17:31:00Z">
          <w:r>
            <w:rPr>
              <w:i/>
            </w:rPr>
            <w:delText>user</w:delText>
          </w:r>
        </w:del>
      </w:ins>
      <w:ins w:id="3727" w:author="muhammad fauzan" w:date="2022-08-03T20:48:00Z">
        <w:del w:id="3728" w:author="fauzan" w:date="2022-08-07T17:31:00Z">
          <w:r>
            <w:delText xml:space="preserve"> yang </w:delText>
          </w:r>
        </w:del>
      </w:ins>
      <w:ins w:id="3729" w:author="muhammad fauzan" w:date="2022-08-04T18:32:00Z">
        <w:del w:id="3730" w:author="fauzan" w:date="2022-08-07T17:31:00Z">
          <w:r>
            <w:rPr>
              <w:i/>
            </w:rPr>
            <w:delText>login</w:delText>
          </w:r>
        </w:del>
      </w:ins>
      <w:del w:id="3731" w:author="muhammad fauzan" w:date="2022-08-03T20:48:00Z">
        <w:r>
          <w:delText>Aaa</w:delText>
        </w:r>
      </w:del>
    </w:p>
    <w:p w:rsidR="00222167" w:rsidRDefault="008B3912">
      <w:pPr>
        <w:pStyle w:val="ListParagraph"/>
        <w:numPr>
          <w:ilvl w:val="0"/>
          <w:numId w:val="40"/>
        </w:numPr>
        <w:ind w:left="426" w:hanging="426"/>
      </w:pPr>
      <w:r>
        <w:lastRenderedPageBreak/>
        <w:t xml:space="preserve">Halaman dashboard admin </w:t>
      </w:r>
    </w:p>
    <w:p w:rsidR="00222167" w:rsidRDefault="008B3912">
      <w:pPr>
        <w:pStyle w:val="ListParagraph"/>
        <w:ind w:left="0" w:firstLine="709"/>
        <w:pPrChange w:id="3732" w:author="muhammad fauzan" w:date="2022-08-03T20:49:00Z">
          <w:pPr>
            <w:pStyle w:val="ListParagraph"/>
            <w:ind w:left="426"/>
          </w:pPr>
        </w:pPrChange>
      </w:pPr>
      <w:r>
        <w:t xml:space="preserve">Halaman dashboard admin merupakan halaman yang diakses ketika </w:t>
      </w:r>
      <w:del w:id="3733" w:author="muhammad fauzan" w:date="2022-08-04T18:19:00Z">
        <w:r>
          <w:delText>user</w:delText>
        </w:r>
      </w:del>
      <w:ins w:id="3734" w:author="muhammad fauzan" w:date="2022-08-04T18:26:00Z">
        <w:r>
          <w:rPr>
            <w:i/>
          </w:rPr>
          <w:t>user</w:t>
        </w:r>
      </w:ins>
      <w:r>
        <w:t xml:space="preserve"> admin telah melakukan </w:t>
      </w:r>
      <w:del w:id="3735" w:author="muhammad fauzan" w:date="2022-08-04T18:32:00Z">
        <w:r>
          <w:delText>login</w:delText>
        </w:r>
      </w:del>
      <w:ins w:id="3736" w:author="muhammad fauzan" w:date="2022-08-04T18:32:00Z">
        <w:r>
          <w:rPr>
            <w:i/>
          </w:rPr>
          <w:t>login</w:t>
        </w:r>
      </w:ins>
      <w:r>
        <w:t xml:space="preserve">. Pada halaman dashboard sendiri terdapat sidebar yang berisi fitur untuk mengakses halaman dashboard, kelola data </w:t>
      </w:r>
      <w:del w:id="3737" w:author="muhammad fauzan" w:date="2022-08-04T20:15:00Z">
        <w:r>
          <w:delText>sales</w:delText>
        </w:r>
      </w:del>
      <w:ins w:id="3738" w:author="muhammad fauzan" w:date="2022-08-04T20:15:00Z">
        <w:r>
          <w:rPr>
            <w:i/>
          </w:rPr>
          <w:t>sales</w:t>
        </w:r>
      </w:ins>
      <w:r>
        <w:t xml:space="preserve">, kelola data toko, kelola data roti, data distribusi dan jadwal kunjungan. Pada navbar terdapat nama </w:t>
      </w:r>
      <w:del w:id="3739" w:author="muhammad fauzan" w:date="2022-08-04T18:19:00Z">
        <w:r>
          <w:delText>user</w:delText>
        </w:r>
      </w:del>
      <w:ins w:id="3740" w:author="muhammad fauzan" w:date="2022-08-04T18:26:00Z">
        <w:r>
          <w:rPr>
            <w:i/>
          </w:rPr>
          <w:t>user</w:t>
        </w:r>
      </w:ins>
      <w:r>
        <w:t xml:space="preserve"> lalu fitur untuk ubah </w:t>
      </w:r>
      <w:r>
        <w:rPr>
          <w:i/>
        </w:rPr>
        <w:t>password</w:t>
      </w:r>
      <w:r>
        <w:t xml:space="preserve"> dan </w:t>
      </w:r>
      <w:r>
        <w:rPr>
          <w:i/>
        </w:rPr>
        <w:t>logout</w:t>
      </w:r>
      <w:r>
        <w:t>. Terdapat juga sebagian kecil data-data yang ada pada halaman-halaman lainnya. Berikut tampilan halaman dashboard.</w:t>
      </w:r>
    </w:p>
    <w:p w:rsidR="00222167" w:rsidRDefault="008B3912">
      <w:pPr>
        <w:pStyle w:val="ListParagraph"/>
        <w:ind w:left="0"/>
        <w:rPr>
          <w:ins w:id="3741" w:author="muhammad fauzan" w:date="2022-08-03T20:50:00Z"/>
        </w:rPr>
      </w:pPr>
      <w:del w:id="3742" w:author="fauzan" w:date="2022-08-05T01:07:00Z">
        <w:r>
          <w:rPr>
            <w:noProof/>
          </w:rPr>
          <w:drawing>
            <wp:inline distT="0" distB="0" distL="0" distR="0">
              <wp:extent cx="5040630" cy="2551430"/>
              <wp:effectExtent l="0" t="0" r="762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7"/>
                      <a:stretch>
                        <a:fillRect/>
                      </a:stretch>
                    </pic:blipFill>
                    <pic:spPr>
                      <a:xfrm>
                        <a:off x="0" y="0"/>
                        <a:ext cx="5040630" cy="2551430"/>
                      </a:xfrm>
                      <a:prstGeom prst="rect">
                        <a:avLst/>
                      </a:prstGeom>
                    </pic:spPr>
                  </pic:pic>
                </a:graphicData>
              </a:graphic>
            </wp:inline>
          </w:drawing>
        </w:r>
      </w:del>
      <w:ins w:id="3743" w:author="fauzan" w:date="2022-08-07T17:11:00Z">
        <w:r>
          <w:rPr>
            <w:noProof/>
          </w:rPr>
          <w:drawing>
            <wp:inline distT="0" distB="0" distL="0" distR="0">
              <wp:extent cx="5040630" cy="254825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8"/>
                      <a:stretch>
                        <a:fillRect/>
                      </a:stretch>
                    </pic:blipFill>
                    <pic:spPr>
                      <a:xfrm>
                        <a:off x="0" y="0"/>
                        <a:ext cx="5040630" cy="2548255"/>
                      </a:xfrm>
                      <a:prstGeom prst="rect">
                        <a:avLst/>
                      </a:prstGeom>
                    </pic:spPr>
                  </pic:pic>
                </a:graphicData>
              </a:graphic>
            </wp:inline>
          </w:drawing>
        </w:r>
      </w:ins>
    </w:p>
    <w:p w:rsidR="00222167" w:rsidRDefault="008B3912">
      <w:pPr>
        <w:pStyle w:val="ListParagraph"/>
        <w:ind w:left="0"/>
        <w:jc w:val="center"/>
        <w:pPrChange w:id="3744" w:author="muhammad fauzan" w:date="2022-08-03T20:50:00Z">
          <w:pPr>
            <w:pStyle w:val="ListParagraph"/>
            <w:ind w:left="0"/>
          </w:pPr>
        </w:pPrChange>
      </w:pPr>
      <w:ins w:id="3745" w:author="muhammad fauzan" w:date="2022-08-03T20:50:00Z">
        <w:r>
          <w:t xml:space="preserve">Gambar 4. </w:t>
        </w:r>
        <w:r>
          <w:fldChar w:fldCharType="begin"/>
        </w:r>
        <w:r>
          <w:instrText xml:space="preserve"> SEQ Gambar_4. \* ARABIC </w:instrText>
        </w:r>
        <w:r>
          <w:fldChar w:fldCharType="separate"/>
        </w:r>
      </w:ins>
      <w:ins w:id="3746" w:author="muhammad fauzan" w:date="2022-08-10T01:43:00Z">
        <w:r>
          <w:t>2</w:t>
        </w:r>
      </w:ins>
      <w:ins w:id="3747" w:author="muhammad fauzan" w:date="2022-08-03T20:50:00Z">
        <w:r>
          <w:fldChar w:fldCharType="end"/>
        </w:r>
        <w:r>
          <w:t xml:space="preserve"> </w:t>
        </w:r>
      </w:ins>
      <w:ins w:id="3748" w:author="muhammad fauzan" w:date="2022-08-03T20:51:00Z">
        <w:r>
          <w:t>Halaman Dashboard Admin</w:t>
        </w:r>
      </w:ins>
    </w:p>
    <w:p w:rsidR="00222167" w:rsidRDefault="008B3912">
      <w:pPr>
        <w:pStyle w:val="ListParagraph"/>
        <w:ind w:left="0" w:firstLine="709"/>
        <w:rPr>
          <w:del w:id="3749" w:author="fauzan" w:date="2022-08-07T17:15:00Z"/>
        </w:rPr>
        <w:pPrChange w:id="3750" w:author="muhammad fauzan" w:date="2022-08-03T20:51:00Z">
          <w:pPr>
            <w:pStyle w:val="ListParagraph"/>
            <w:ind w:left="426"/>
          </w:pPr>
        </w:pPrChange>
      </w:pPr>
      <w:del w:id="3751" w:author="fauzan" w:date="2022-08-07T17:15:00Z">
        <w:r>
          <w:delText xml:space="preserve">Adapun untuk source code </w:delText>
        </w:r>
      </w:del>
      <w:ins w:id="3752" w:author="muhammad fauzan" w:date="2022-08-04T17:24:00Z">
        <w:del w:id="3753" w:author="fauzan" w:date="2022-08-07T17:15:00Z">
          <w:r>
            <w:rPr>
              <w:i/>
            </w:rPr>
            <w:delText xml:space="preserve">source code </w:delText>
          </w:r>
        </w:del>
      </w:ins>
      <w:del w:id="3754" w:author="fauzan" w:date="2022-08-07T17:15:00Z">
        <w:r>
          <w:delText xml:space="preserve">untuk menampilkan data pada halaman dashboard dengan memanggil semua model data yang diperlukan untuk ditampilkan pada halaman tersebut. Berikut source code </w:delText>
        </w:r>
      </w:del>
      <w:ins w:id="3755" w:author="muhammad fauzan" w:date="2022-08-04T17:24:00Z">
        <w:del w:id="3756" w:author="fauzan" w:date="2022-08-07T17:15:00Z">
          <w:r>
            <w:rPr>
              <w:i/>
            </w:rPr>
            <w:delText xml:space="preserve">source code </w:delText>
          </w:r>
        </w:del>
      </w:ins>
      <w:del w:id="3757" w:author="fauzan" w:date="2022-08-07T17:15:00Z">
        <w:r>
          <w:delText xml:space="preserve">dari halaman dashboard. </w:delText>
        </w:r>
      </w:del>
    </w:p>
    <w:p w:rsidR="00222167" w:rsidRDefault="00222167">
      <w:pPr>
        <w:pStyle w:val="ListParagraph"/>
        <w:ind w:left="0" w:firstLine="709"/>
        <w:rPr>
          <w:del w:id="3758" w:author="fauzan" w:date="2022-08-07T17:15:00Z"/>
        </w:rPr>
        <w:pPrChange w:id="3759" w:author="muhammad fauzan" w:date="2022-08-03T20:51:00Z">
          <w:pPr>
            <w:pStyle w:val="ListParagraph"/>
            <w:ind w:left="426"/>
          </w:pPr>
        </w:pPrChange>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60" w:author="fauzan" w:date="2022-08-07T17:15:00Z"/>
          <w:rFonts w:ascii="Courier New" w:hAnsi="Courier New" w:cs="Courier New"/>
          <w:sz w:val="20"/>
          <w:szCs w:val="20"/>
          <w:rPrChange w:id="3761" w:author="muhammad fauzan" w:date="2022-08-03T21:14:00Z">
            <w:rPr>
              <w:del w:id="3762" w:author="fauzan" w:date="2022-08-07T17:15:00Z"/>
            </w:rPr>
          </w:rPrChange>
        </w:rPr>
      </w:pPr>
      <w:del w:id="3763" w:author="fauzan" w:date="2022-08-07T17:15:00Z">
        <w:r>
          <w:rPr>
            <w:rFonts w:ascii="Courier New" w:hAnsi="Courier New" w:cs="Courier New"/>
            <w:sz w:val="20"/>
            <w:szCs w:val="20"/>
            <w:rPrChange w:id="3764" w:author="muhammad fauzan" w:date="2022-08-03T21:14: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65" w:author="fauzan" w:date="2022-08-07T17:15:00Z"/>
          <w:rFonts w:ascii="Courier New" w:hAnsi="Courier New" w:cs="Courier New"/>
          <w:sz w:val="20"/>
          <w:szCs w:val="20"/>
          <w:rPrChange w:id="3766" w:author="muhammad fauzan" w:date="2022-08-03T21:14:00Z">
            <w:rPr>
              <w:del w:id="3767" w:author="fauzan" w:date="2022-08-07T17:15:00Z"/>
            </w:rPr>
          </w:rPrChange>
        </w:rPr>
      </w:pPr>
      <w:del w:id="3768" w:author="fauzan" w:date="2022-08-07T17:15:00Z">
        <w:r>
          <w:rPr>
            <w:rFonts w:ascii="Courier New" w:hAnsi="Courier New" w:cs="Courier New"/>
            <w:sz w:val="20"/>
            <w:szCs w:val="20"/>
            <w:rPrChange w:id="3769" w:author="muhammad fauzan" w:date="2022-08-03T21:14: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70" w:author="fauzan" w:date="2022-08-07T17:13:00Z"/>
          <w:rFonts w:ascii="Courier New" w:hAnsi="Courier New" w:cs="Courier New"/>
          <w:sz w:val="20"/>
          <w:szCs w:val="20"/>
          <w:rPrChange w:id="3771" w:author="muhammad fauzan" w:date="2022-08-03T21:14:00Z">
            <w:rPr>
              <w:del w:id="3772" w:author="fauzan" w:date="2022-08-07T17:13:00Z"/>
            </w:rPr>
          </w:rPrChange>
        </w:rPr>
      </w:pPr>
      <w:del w:id="3773" w:author="fauzan" w:date="2022-08-07T17:13:00Z">
        <w:r>
          <w:rPr>
            <w:rFonts w:ascii="Courier New" w:hAnsi="Courier New" w:cs="Courier New"/>
            <w:sz w:val="20"/>
            <w:szCs w:val="20"/>
            <w:rPrChange w:id="3774" w:author="muhammad fauzan" w:date="2022-08-03T21:14:00Z">
              <w:rPr/>
            </w:rPrChange>
          </w:rPr>
          <w:delText>def index(request):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75" w:author="fauzan" w:date="2022-08-07T17:13:00Z"/>
          <w:rFonts w:ascii="Courier New" w:hAnsi="Courier New" w:cs="Courier New"/>
          <w:sz w:val="20"/>
          <w:szCs w:val="20"/>
          <w:rPrChange w:id="3776" w:author="muhammad fauzan" w:date="2022-08-03T21:14:00Z">
            <w:rPr>
              <w:del w:id="3777" w:author="fauzan" w:date="2022-08-07T17:13:00Z"/>
            </w:rPr>
          </w:rPrChange>
        </w:rPr>
      </w:pPr>
      <w:del w:id="3778" w:author="fauzan" w:date="2022-08-07T17:13:00Z">
        <w:r>
          <w:rPr>
            <w:rFonts w:ascii="Courier New" w:hAnsi="Courier New" w:cs="Courier New"/>
            <w:sz w:val="20"/>
            <w:szCs w:val="20"/>
            <w:rPrChange w:id="3779" w:author="muhammad fauzan" w:date="2022-08-03T21:14:00Z">
              <w:rPr/>
            </w:rPrChange>
          </w:rPr>
          <w:delText xml:space="preserve">    data_sales = datasales.objects.all()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80" w:author="fauzan" w:date="2022-08-07T17:13:00Z"/>
          <w:rFonts w:ascii="Courier New" w:hAnsi="Courier New" w:cs="Courier New"/>
          <w:sz w:val="20"/>
          <w:szCs w:val="20"/>
          <w:rPrChange w:id="3781" w:author="muhammad fauzan" w:date="2022-08-03T21:14:00Z">
            <w:rPr>
              <w:del w:id="3782" w:author="fauzan" w:date="2022-08-07T17:13:00Z"/>
            </w:rPr>
          </w:rPrChange>
        </w:rPr>
      </w:pPr>
      <w:del w:id="3783" w:author="fauzan" w:date="2022-08-07T17:13:00Z">
        <w:r>
          <w:rPr>
            <w:rFonts w:ascii="Courier New" w:hAnsi="Courier New" w:cs="Courier New"/>
            <w:sz w:val="20"/>
            <w:szCs w:val="20"/>
            <w:rPrChange w:id="3784" w:author="muhammad fauzan" w:date="2022-08-03T21:14:00Z">
              <w:rPr/>
            </w:rPrChange>
          </w:rPr>
          <w:delText xml:space="preserve">    data_toko = datatoko.objects.all()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85" w:author="fauzan" w:date="2022-08-07T17:13:00Z"/>
          <w:rFonts w:ascii="Courier New" w:hAnsi="Courier New" w:cs="Courier New"/>
          <w:sz w:val="20"/>
          <w:szCs w:val="20"/>
          <w:rPrChange w:id="3786" w:author="muhammad fauzan" w:date="2022-08-03T21:14:00Z">
            <w:rPr>
              <w:del w:id="3787" w:author="fauzan" w:date="2022-08-07T17:13:00Z"/>
            </w:rPr>
          </w:rPrChange>
        </w:rPr>
      </w:pPr>
      <w:del w:id="3788" w:author="fauzan" w:date="2022-08-07T17:13:00Z">
        <w:r>
          <w:rPr>
            <w:rFonts w:ascii="Courier New" w:hAnsi="Courier New" w:cs="Courier New"/>
            <w:sz w:val="20"/>
            <w:szCs w:val="20"/>
            <w:rPrChange w:id="3789" w:author="muhammad fauzan" w:date="2022-08-03T21:14:00Z">
              <w:rPr/>
            </w:rPrChange>
          </w:rPr>
          <w:delText xml:space="preserve">    data_distribusi = datadistribusi.objects.all()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90" w:author="fauzan" w:date="2022-08-07T17:13:00Z"/>
          <w:rFonts w:ascii="Courier New" w:hAnsi="Courier New" w:cs="Courier New"/>
          <w:sz w:val="20"/>
          <w:szCs w:val="20"/>
          <w:rPrChange w:id="3791" w:author="muhammad fauzan" w:date="2022-08-03T21:14:00Z">
            <w:rPr>
              <w:del w:id="3792" w:author="fauzan" w:date="2022-08-07T17:13:00Z"/>
            </w:rPr>
          </w:rPrChange>
        </w:rPr>
      </w:pPr>
      <w:del w:id="3793" w:author="fauzan" w:date="2022-08-07T17:13:00Z">
        <w:r>
          <w:rPr>
            <w:rFonts w:ascii="Courier New" w:hAnsi="Courier New" w:cs="Courier New"/>
            <w:sz w:val="20"/>
            <w:szCs w:val="20"/>
            <w:rPrChange w:id="3794" w:author="muhammad fauzan" w:date="2022-08-03T21:14:00Z">
              <w:rPr/>
            </w:rPrChange>
          </w:rPr>
          <w:delText xml:space="preserve">    data_jadwal = jadwal_kunjungan.objects.all()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795" w:author="fauzan" w:date="2022-08-07T17:13:00Z"/>
          <w:rFonts w:ascii="Courier New" w:hAnsi="Courier New" w:cs="Courier New"/>
          <w:sz w:val="20"/>
          <w:szCs w:val="20"/>
          <w:rPrChange w:id="3796" w:author="muhammad fauzan" w:date="2022-08-03T21:14:00Z">
            <w:rPr>
              <w:del w:id="3797" w:author="fauzan" w:date="2022-08-07T17:13:00Z"/>
            </w:rPr>
          </w:rPrChange>
        </w:rPr>
      </w:pPr>
      <w:del w:id="3798" w:author="fauzan" w:date="2022-08-07T17:13:00Z">
        <w:r>
          <w:rPr>
            <w:rFonts w:ascii="Courier New" w:hAnsi="Courier New" w:cs="Courier New"/>
            <w:sz w:val="20"/>
            <w:szCs w:val="20"/>
            <w:rPrChange w:id="3799" w:author="muhammad fauzan" w:date="2022-08-03T21:14:00Z">
              <w:rPr/>
            </w:rPrChange>
          </w:rPr>
          <w:delText xml:space="preserve">    data_roti = dataroti.objects.all()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00" w:author="fauzan" w:date="2022-08-07T17:13:00Z"/>
          <w:rFonts w:ascii="Courier New" w:hAnsi="Courier New" w:cs="Courier New"/>
          <w:sz w:val="20"/>
          <w:szCs w:val="20"/>
          <w:rPrChange w:id="3801" w:author="muhammad fauzan" w:date="2022-08-03T21:14:00Z">
            <w:rPr>
              <w:del w:id="3802" w:author="fauzan" w:date="2022-08-07T17:13:00Z"/>
            </w:rPr>
          </w:rPrChange>
        </w:rPr>
      </w:pPr>
      <w:del w:id="3803" w:author="fauzan" w:date="2022-08-07T17:13:00Z">
        <w:r>
          <w:rPr>
            <w:rFonts w:ascii="Courier New" w:hAnsi="Courier New" w:cs="Courier New"/>
            <w:sz w:val="20"/>
            <w:szCs w:val="20"/>
            <w:rPrChange w:id="3804" w:author="muhammad fauzan" w:date="2022-08-03T21:14:00Z">
              <w:rPr/>
            </w:rPrChange>
          </w:rPr>
          <w:delText xml:space="preserve">    total_sales = len(data_sales)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05" w:author="fauzan" w:date="2022-08-07T17:13:00Z"/>
          <w:rFonts w:ascii="Courier New" w:hAnsi="Courier New" w:cs="Courier New"/>
          <w:sz w:val="20"/>
          <w:szCs w:val="20"/>
          <w:rPrChange w:id="3806" w:author="muhammad fauzan" w:date="2022-08-03T21:14:00Z">
            <w:rPr>
              <w:del w:id="3807" w:author="fauzan" w:date="2022-08-07T17:13:00Z"/>
            </w:rPr>
          </w:rPrChange>
        </w:rPr>
      </w:pPr>
      <w:del w:id="3808" w:author="fauzan" w:date="2022-08-07T17:13:00Z">
        <w:r>
          <w:rPr>
            <w:rFonts w:ascii="Courier New" w:hAnsi="Courier New" w:cs="Courier New"/>
            <w:sz w:val="20"/>
            <w:szCs w:val="20"/>
            <w:rPrChange w:id="3809" w:author="muhammad fauzan" w:date="2022-08-03T21:14:00Z">
              <w:rPr/>
            </w:rPrChange>
          </w:rPr>
          <w:delText xml:space="preserve">    total_toko = len(data_toko)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10" w:author="fauzan" w:date="2022-08-07T17:13:00Z"/>
          <w:rFonts w:ascii="Courier New" w:hAnsi="Courier New" w:cs="Courier New"/>
          <w:sz w:val="20"/>
          <w:szCs w:val="20"/>
          <w:rPrChange w:id="3811" w:author="muhammad fauzan" w:date="2022-08-03T21:14:00Z">
            <w:rPr>
              <w:del w:id="3812" w:author="fauzan" w:date="2022-08-07T17:13:00Z"/>
            </w:rPr>
          </w:rPrChange>
        </w:rPr>
      </w:pPr>
      <w:del w:id="3813" w:author="fauzan" w:date="2022-08-07T17:13:00Z">
        <w:r>
          <w:rPr>
            <w:rFonts w:ascii="Courier New" w:hAnsi="Courier New" w:cs="Courier New"/>
            <w:sz w:val="20"/>
            <w:szCs w:val="20"/>
            <w:rPrChange w:id="3814" w:author="muhammad fauzan" w:date="2022-08-03T21:14:00Z">
              <w:rPr/>
            </w:rPrChange>
          </w:rPr>
          <w:delText xml:space="preserve">    total_roti = len(data_roti)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15" w:author="fauzan" w:date="2022-08-07T17:13:00Z"/>
          <w:rFonts w:ascii="Courier New" w:hAnsi="Courier New" w:cs="Courier New"/>
          <w:sz w:val="20"/>
          <w:szCs w:val="20"/>
          <w:rPrChange w:id="3816" w:author="muhammad fauzan" w:date="2022-08-03T21:14:00Z">
            <w:rPr>
              <w:del w:id="3817" w:author="fauzan" w:date="2022-08-07T17:13:00Z"/>
            </w:rPr>
          </w:rPrChange>
        </w:rPr>
      </w:pPr>
      <w:del w:id="3818" w:author="fauzan" w:date="2022-08-07T17:13:00Z">
        <w:r>
          <w:rPr>
            <w:rFonts w:ascii="Courier New" w:hAnsi="Courier New" w:cs="Courier New"/>
            <w:sz w:val="20"/>
            <w:szCs w:val="20"/>
            <w:rPrChange w:id="3819" w:author="muhammad fauzan" w:date="2022-08-03T21:14: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20" w:author="fauzan" w:date="2022-08-07T17:13:00Z"/>
          <w:rFonts w:ascii="Courier New" w:hAnsi="Courier New" w:cs="Courier New"/>
          <w:sz w:val="20"/>
          <w:szCs w:val="20"/>
          <w:rPrChange w:id="3821" w:author="muhammad fauzan" w:date="2022-08-03T21:14:00Z">
            <w:rPr>
              <w:del w:id="3822" w:author="fauzan" w:date="2022-08-07T17:13:00Z"/>
            </w:rPr>
          </w:rPrChange>
        </w:rPr>
      </w:pPr>
      <w:del w:id="3823" w:author="fauzan" w:date="2022-08-07T17:13:00Z">
        <w:r>
          <w:rPr>
            <w:rFonts w:ascii="Courier New" w:hAnsi="Courier New" w:cs="Courier New"/>
            <w:sz w:val="20"/>
            <w:szCs w:val="20"/>
            <w:rPrChange w:id="3824" w:author="muhammad fauzan" w:date="2022-08-03T21:14:00Z">
              <w:rPr/>
            </w:rPrChange>
          </w:rPr>
          <w:delText xml:space="preserve">        "data_sales": data_sales,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25" w:author="fauzan" w:date="2022-08-07T17:13:00Z"/>
          <w:rFonts w:ascii="Courier New" w:hAnsi="Courier New" w:cs="Courier New"/>
          <w:sz w:val="20"/>
          <w:szCs w:val="20"/>
          <w:rPrChange w:id="3826" w:author="muhammad fauzan" w:date="2022-08-03T21:14:00Z">
            <w:rPr>
              <w:del w:id="3827" w:author="fauzan" w:date="2022-08-07T17:13:00Z"/>
            </w:rPr>
          </w:rPrChange>
        </w:rPr>
      </w:pPr>
      <w:del w:id="3828" w:author="fauzan" w:date="2022-08-07T17:13:00Z">
        <w:r>
          <w:rPr>
            <w:rFonts w:ascii="Courier New" w:hAnsi="Courier New" w:cs="Courier New"/>
            <w:sz w:val="20"/>
            <w:szCs w:val="20"/>
            <w:rPrChange w:id="3829" w:author="muhammad fauzan" w:date="2022-08-03T21:14:00Z">
              <w:rPr/>
            </w:rPrChange>
          </w:rPr>
          <w:delText xml:space="preserve">        "data_toko":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30" w:author="fauzan" w:date="2022-08-07T17:13:00Z"/>
          <w:rFonts w:ascii="Courier New" w:hAnsi="Courier New" w:cs="Courier New"/>
          <w:sz w:val="20"/>
          <w:szCs w:val="20"/>
          <w:rPrChange w:id="3831" w:author="muhammad fauzan" w:date="2022-08-03T21:14:00Z">
            <w:rPr>
              <w:del w:id="3832" w:author="fauzan" w:date="2022-08-07T17:13:00Z"/>
            </w:rPr>
          </w:rPrChange>
        </w:rPr>
      </w:pPr>
      <w:del w:id="3833" w:author="fauzan" w:date="2022-08-07T17:13:00Z">
        <w:r>
          <w:rPr>
            <w:rFonts w:ascii="Courier New" w:hAnsi="Courier New" w:cs="Courier New"/>
            <w:sz w:val="20"/>
            <w:szCs w:val="20"/>
            <w:rPrChange w:id="3834" w:author="muhammad fauzan" w:date="2022-08-03T21:14:00Z">
              <w:rPr/>
            </w:rPrChange>
          </w:rPr>
          <w:delText xml:space="preserve">        "data_distribusi":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35" w:author="fauzan" w:date="2022-08-07T17:13:00Z"/>
          <w:rFonts w:ascii="Courier New" w:hAnsi="Courier New" w:cs="Courier New"/>
          <w:sz w:val="20"/>
          <w:szCs w:val="20"/>
          <w:rPrChange w:id="3836" w:author="muhammad fauzan" w:date="2022-08-03T21:14:00Z">
            <w:rPr>
              <w:del w:id="3837" w:author="fauzan" w:date="2022-08-07T17:13:00Z"/>
            </w:rPr>
          </w:rPrChange>
        </w:rPr>
      </w:pPr>
      <w:del w:id="3838" w:author="fauzan" w:date="2022-08-07T17:13:00Z">
        <w:r>
          <w:rPr>
            <w:rFonts w:ascii="Courier New" w:hAnsi="Courier New" w:cs="Courier New"/>
            <w:sz w:val="20"/>
            <w:szCs w:val="20"/>
            <w:rPrChange w:id="3839" w:author="muhammad fauzan" w:date="2022-08-03T21:14:00Z">
              <w:rPr/>
            </w:rPrChange>
          </w:rPr>
          <w:delText xml:space="preserve">        "data_jadwal": data_jadwal,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40" w:author="fauzan" w:date="2022-08-07T17:13:00Z"/>
          <w:rFonts w:ascii="Courier New" w:hAnsi="Courier New" w:cs="Courier New"/>
          <w:sz w:val="20"/>
          <w:szCs w:val="20"/>
          <w:rPrChange w:id="3841" w:author="muhammad fauzan" w:date="2022-08-03T21:14:00Z">
            <w:rPr>
              <w:del w:id="3842" w:author="fauzan" w:date="2022-08-07T17:13:00Z"/>
            </w:rPr>
          </w:rPrChange>
        </w:rPr>
      </w:pPr>
      <w:del w:id="3843" w:author="fauzan" w:date="2022-08-07T17:13:00Z">
        <w:r>
          <w:rPr>
            <w:rFonts w:ascii="Courier New" w:hAnsi="Courier New" w:cs="Courier New"/>
            <w:sz w:val="20"/>
            <w:szCs w:val="20"/>
            <w:rPrChange w:id="3844" w:author="muhammad fauzan" w:date="2022-08-03T21:14:00Z">
              <w:rPr/>
            </w:rPrChange>
          </w:rPr>
          <w:delText xml:space="preserve">        "data_roti": data_roti,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45" w:author="fauzan" w:date="2022-08-07T17:13:00Z"/>
          <w:rFonts w:ascii="Courier New" w:hAnsi="Courier New" w:cs="Courier New"/>
          <w:sz w:val="20"/>
          <w:szCs w:val="20"/>
          <w:rPrChange w:id="3846" w:author="muhammad fauzan" w:date="2022-08-03T21:14:00Z">
            <w:rPr>
              <w:del w:id="3847" w:author="fauzan" w:date="2022-08-07T17:13:00Z"/>
            </w:rPr>
          </w:rPrChange>
        </w:rPr>
      </w:pPr>
      <w:del w:id="3848" w:author="fauzan" w:date="2022-08-07T17:13:00Z">
        <w:r>
          <w:rPr>
            <w:rFonts w:ascii="Courier New" w:hAnsi="Courier New" w:cs="Courier New"/>
            <w:sz w:val="20"/>
            <w:szCs w:val="20"/>
            <w:rPrChange w:id="3849" w:author="muhammad fauzan" w:date="2022-08-03T21:14:00Z">
              <w:rPr/>
            </w:rPrChange>
          </w:rPr>
          <w:delText xml:space="preserve">        "total_sales": total_sales,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50" w:author="fauzan" w:date="2022-08-07T17:13:00Z"/>
          <w:rFonts w:ascii="Courier New" w:hAnsi="Courier New" w:cs="Courier New"/>
          <w:sz w:val="20"/>
          <w:szCs w:val="20"/>
          <w:rPrChange w:id="3851" w:author="muhammad fauzan" w:date="2022-08-03T21:14:00Z">
            <w:rPr>
              <w:del w:id="3852" w:author="fauzan" w:date="2022-08-07T17:13:00Z"/>
            </w:rPr>
          </w:rPrChange>
        </w:rPr>
      </w:pPr>
      <w:del w:id="3853" w:author="fauzan" w:date="2022-08-07T17:13:00Z">
        <w:r>
          <w:rPr>
            <w:rFonts w:ascii="Courier New" w:hAnsi="Courier New" w:cs="Courier New"/>
            <w:sz w:val="20"/>
            <w:szCs w:val="20"/>
            <w:rPrChange w:id="3854" w:author="muhammad fauzan" w:date="2022-08-03T21:14:00Z">
              <w:rPr/>
            </w:rPrChange>
          </w:rPr>
          <w:delText xml:space="preserve">        "total_toko": total_toko,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55" w:author="fauzan" w:date="2022-08-07T17:13:00Z"/>
          <w:rFonts w:ascii="Courier New" w:hAnsi="Courier New" w:cs="Courier New"/>
          <w:sz w:val="20"/>
          <w:szCs w:val="20"/>
          <w:rPrChange w:id="3856" w:author="muhammad fauzan" w:date="2022-08-03T21:14:00Z">
            <w:rPr>
              <w:del w:id="3857" w:author="fauzan" w:date="2022-08-07T17:13:00Z"/>
            </w:rPr>
          </w:rPrChange>
        </w:rPr>
      </w:pPr>
      <w:del w:id="3858" w:author="fauzan" w:date="2022-08-07T17:13:00Z">
        <w:r>
          <w:rPr>
            <w:rFonts w:ascii="Courier New" w:hAnsi="Courier New" w:cs="Courier New"/>
            <w:sz w:val="20"/>
            <w:szCs w:val="20"/>
            <w:rPrChange w:id="3859" w:author="muhammad fauzan" w:date="2022-08-03T21:14:00Z">
              <w:rPr/>
            </w:rPrChange>
          </w:rPr>
          <w:delText xml:space="preserve">        "total_roti": total_roti,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3860" w:author="fauzan" w:date="2022-08-07T17:13:00Z"/>
          <w:rFonts w:ascii="Courier New" w:hAnsi="Courier New" w:cs="Courier New"/>
          <w:sz w:val="20"/>
          <w:szCs w:val="20"/>
          <w:rPrChange w:id="3861" w:author="muhammad fauzan" w:date="2022-08-03T21:14:00Z">
            <w:rPr>
              <w:del w:id="3862" w:author="fauzan" w:date="2022-08-07T17:13:00Z"/>
            </w:rPr>
          </w:rPrChange>
        </w:rPr>
      </w:pPr>
      <w:del w:id="3863" w:author="fauzan" w:date="2022-08-07T17:13:00Z">
        <w:r>
          <w:rPr>
            <w:rFonts w:ascii="Courier New" w:hAnsi="Courier New" w:cs="Courier New"/>
            <w:sz w:val="20"/>
            <w:szCs w:val="20"/>
            <w:rPrChange w:id="3864" w:author="muhammad fauzan" w:date="2022-08-03T21:14: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ind w:left="0"/>
        <w:rPr>
          <w:del w:id="3865" w:author="fauzan" w:date="2022-08-07T17:15:00Z"/>
        </w:rPr>
      </w:pPr>
      <w:del w:id="3866" w:author="fauzan" w:date="2022-08-07T17:13:00Z">
        <w:r>
          <w:rPr>
            <w:rFonts w:ascii="Courier New" w:hAnsi="Courier New" w:cs="Courier New"/>
            <w:sz w:val="20"/>
            <w:szCs w:val="20"/>
            <w:rPrChange w:id="3867" w:author="muhammad fauzan" w:date="2022-08-03T21:14:00Z">
              <w:rPr/>
            </w:rPrChange>
          </w:rPr>
          <w:delText xml:space="preserve">    return render(request, "index.html", konteks)</w:delText>
        </w:r>
      </w:del>
    </w:p>
    <w:p w:rsidR="00222167" w:rsidRDefault="008B3912">
      <w:pPr>
        <w:pStyle w:val="ListParagraph"/>
        <w:jc w:val="center"/>
      </w:pPr>
      <w:bookmarkStart w:id="3868" w:name="_Hlk110452538"/>
      <w:ins w:id="3869" w:author="muhammad fauzan" w:date="2022-08-03T20:51:00Z">
        <w:del w:id="3870" w:author="fauzan" w:date="2022-08-07T17:15:00Z">
          <w:r>
            <w:delText xml:space="preserve">Gambar 4. </w:delText>
          </w:r>
          <w:r>
            <w:fldChar w:fldCharType="begin"/>
          </w:r>
          <w:r>
            <w:delInstrText xml:space="preserve"> SEQ Gambar_4. \* ARABIC </w:delInstrText>
          </w:r>
          <w:r>
            <w:fldChar w:fldCharType="separate"/>
          </w:r>
          <w:r>
            <w:delText>5</w:delText>
          </w:r>
          <w:r>
            <w:fldChar w:fldCharType="end"/>
          </w:r>
          <w:r>
            <w:delText xml:space="preserve"> </w:delText>
          </w:r>
        </w:del>
      </w:ins>
      <w:bookmarkEnd w:id="3868"/>
      <w:ins w:id="3871" w:author="muhammad fauzan" w:date="2022-08-04T17:25:00Z">
        <w:del w:id="3872" w:author="fauzan" w:date="2022-08-07T17:15:00Z">
          <w:r>
            <w:rPr>
              <w:i/>
            </w:rPr>
            <w:delText xml:space="preserve">Source code </w:delText>
          </w:r>
        </w:del>
      </w:ins>
      <w:ins w:id="3873" w:author="muhammad fauzan" w:date="2022-08-03T20:52:00Z">
        <w:del w:id="3874" w:author="fauzan" w:date="2022-08-07T17:15:00Z">
          <w:r>
            <w:delText>Halaman dashboard</w:delText>
          </w:r>
        </w:del>
      </w:ins>
      <w:del w:id="3875" w:author="muhammad fauzan" w:date="2022-08-03T20:51:00Z">
        <w:r>
          <w:delText>hhh</w:delText>
        </w:r>
      </w:del>
    </w:p>
    <w:p w:rsidR="00222167" w:rsidRDefault="008B3912">
      <w:pPr>
        <w:pStyle w:val="ListParagraph"/>
        <w:numPr>
          <w:ilvl w:val="0"/>
          <w:numId w:val="40"/>
        </w:numPr>
        <w:ind w:left="426" w:hanging="426"/>
      </w:pPr>
      <w:r>
        <w:t xml:space="preserve">Halaman Ganti </w:t>
      </w:r>
      <w:del w:id="3876" w:author="muhammad fauzan" w:date="2022-08-04T20:07:00Z">
        <w:r>
          <w:delText>Password</w:delText>
        </w:r>
      </w:del>
      <w:ins w:id="3877" w:author="muhammad fauzan" w:date="2022-08-04T20:07:00Z">
        <w:r>
          <w:rPr>
            <w:i/>
          </w:rPr>
          <w:t>Password</w:t>
        </w:r>
      </w:ins>
      <w:r>
        <w:t xml:space="preserve"> Admin</w:t>
      </w:r>
    </w:p>
    <w:p w:rsidR="00222167" w:rsidRDefault="008B3912">
      <w:pPr>
        <w:pStyle w:val="ListParagraph"/>
        <w:ind w:left="0" w:firstLine="709"/>
        <w:pPrChange w:id="3878" w:author="muhammad fauzan" w:date="2022-08-03T20:52:00Z">
          <w:pPr>
            <w:pStyle w:val="ListParagraph"/>
            <w:ind w:left="426"/>
          </w:pPr>
        </w:pPrChange>
      </w:pPr>
      <w:r>
        <w:t xml:space="preserve">Halaman ganti </w:t>
      </w:r>
      <w:del w:id="3879" w:author="muhammad fauzan" w:date="2022-08-04T20:07:00Z">
        <w:r>
          <w:delText>password</w:delText>
        </w:r>
      </w:del>
      <w:ins w:id="3880" w:author="muhammad fauzan" w:date="2022-08-04T20:07:00Z">
        <w:r>
          <w:rPr>
            <w:i/>
          </w:rPr>
          <w:t>password</w:t>
        </w:r>
      </w:ins>
      <w:r>
        <w:t xml:space="preserve"> admin adalah halaman untuk admin dapat mengganti </w:t>
      </w:r>
      <w:del w:id="3881" w:author="muhammad fauzan" w:date="2022-08-04T20:07:00Z">
        <w:r>
          <w:delText>password</w:delText>
        </w:r>
      </w:del>
      <w:ins w:id="3882" w:author="muhammad fauzan" w:date="2022-08-04T20:07:00Z">
        <w:r>
          <w:rPr>
            <w:i/>
          </w:rPr>
          <w:t>password</w:t>
        </w:r>
      </w:ins>
      <w:r>
        <w:t xml:space="preserve"> jika seketika ingin mengubah </w:t>
      </w:r>
      <w:del w:id="3883" w:author="muhammad fauzan" w:date="2022-08-04T20:07:00Z">
        <w:r>
          <w:delText>password</w:delText>
        </w:r>
      </w:del>
      <w:ins w:id="3884" w:author="muhammad fauzan" w:date="2022-08-04T20:07:00Z">
        <w:r>
          <w:rPr>
            <w:i/>
          </w:rPr>
          <w:t>password</w:t>
        </w:r>
      </w:ins>
      <w:r>
        <w:t xml:space="preserve">. Berikut tampilan halaman ganti </w:t>
      </w:r>
      <w:del w:id="3885" w:author="muhammad fauzan" w:date="2022-08-04T20:07:00Z">
        <w:r>
          <w:delText>password</w:delText>
        </w:r>
      </w:del>
      <w:ins w:id="3886" w:author="muhammad fauzan" w:date="2022-08-04T20:07:00Z">
        <w:r>
          <w:rPr>
            <w:i/>
          </w:rPr>
          <w:t>password</w:t>
        </w:r>
      </w:ins>
      <w:r>
        <w:t>.</w:t>
      </w:r>
    </w:p>
    <w:p w:rsidR="00222167" w:rsidRDefault="008B3912">
      <w:pPr>
        <w:pStyle w:val="ListParagraph"/>
        <w:ind w:left="0"/>
        <w:jc w:val="center"/>
        <w:rPr>
          <w:ins w:id="3887" w:author="muhammad fauzan" w:date="2022-08-07T17:20:00Z"/>
        </w:rPr>
      </w:pPr>
      <w:del w:id="3888" w:author="fauzan" w:date="2022-08-05T01:07:00Z">
        <w:r>
          <w:rPr>
            <w:noProof/>
          </w:rPr>
          <w:drawing>
            <wp:inline distT="0" distB="0" distL="0" distR="0">
              <wp:extent cx="5040630" cy="2545715"/>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9"/>
                      <a:stretch>
                        <a:fillRect/>
                      </a:stretch>
                    </pic:blipFill>
                    <pic:spPr>
                      <a:xfrm>
                        <a:off x="0" y="0"/>
                        <a:ext cx="5040630" cy="2545715"/>
                      </a:xfrm>
                      <a:prstGeom prst="rect">
                        <a:avLst/>
                      </a:prstGeom>
                    </pic:spPr>
                  </pic:pic>
                </a:graphicData>
              </a:graphic>
            </wp:inline>
          </w:drawing>
        </w:r>
      </w:del>
    </w:p>
    <w:p w:rsidR="00222167" w:rsidRDefault="008B3912">
      <w:pPr>
        <w:pStyle w:val="ListParagraph"/>
        <w:ind w:left="0"/>
        <w:jc w:val="center"/>
        <w:rPr>
          <w:ins w:id="3889" w:author="muhammad fauzan" w:date="2022-08-03T20:52:00Z"/>
        </w:rPr>
      </w:pPr>
      <w:ins w:id="3890" w:author="fauzan" w:date="2022-08-07T17:12:00Z">
        <w:r>
          <w:rPr>
            <w:noProof/>
          </w:rPr>
          <w:lastRenderedPageBreak/>
          <w:drawing>
            <wp:inline distT="0" distB="0" distL="0" distR="0">
              <wp:extent cx="5040630" cy="1280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0"/>
                      <a:srcRect b="49851"/>
                      <a:stretch>
                        <a:fillRect/>
                      </a:stretch>
                    </pic:blipFill>
                    <pic:spPr>
                      <a:xfrm>
                        <a:off x="0" y="0"/>
                        <a:ext cx="5040630" cy="1280160"/>
                      </a:xfrm>
                      <a:prstGeom prst="rect">
                        <a:avLst/>
                      </a:prstGeom>
                      <a:ln>
                        <a:noFill/>
                      </a:ln>
                    </pic:spPr>
                  </pic:pic>
                </a:graphicData>
              </a:graphic>
            </wp:inline>
          </w:drawing>
        </w:r>
      </w:ins>
    </w:p>
    <w:p w:rsidR="00222167" w:rsidRDefault="008B3912">
      <w:pPr>
        <w:pStyle w:val="ListParagraph"/>
        <w:ind w:left="0"/>
        <w:jc w:val="center"/>
        <w:rPr>
          <w:del w:id="3891" w:author="fauzan" w:date="2022-08-07T17:15:00Z"/>
        </w:rPr>
      </w:pPr>
      <w:ins w:id="3892" w:author="muhammad fauzan" w:date="2022-08-03T20:52:00Z">
        <w:r>
          <w:t xml:space="preserve">Gambar 4. </w:t>
        </w:r>
        <w:r>
          <w:fldChar w:fldCharType="begin"/>
        </w:r>
        <w:r>
          <w:instrText xml:space="preserve"> SEQ Gambar_4. \* ARABIC </w:instrText>
        </w:r>
        <w:r>
          <w:fldChar w:fldCharType="separate"/>
        </w:r>
      </w:ins>
      <w:ins w:id="3893" w:author="muhammad fauzan" w:date="2022-08-10T01:43:00Z">
        <w:r>
          <w:t>3</w:t>
        </w:r>
      </w:ins>
      <w:ins w:id="3894" w:author="muhammad fauzan" w:date="2022-08-03T20:52:00Z">
        <w:r>
          <w:fldChar w:fldCharType="end"/>
        </w:r>
        <w:r>
          <w:t xml:space="preserve"> </w:t>
        </w:r>
      </w:ins>
      <w:ins w:id="3895" w:author="muhammad fauzan" w:date="2022-08-03T20:53:00Z">
        <w:r>
          <w:t xml:space="preserve">halaman </w:t>
        </w:r>
        <w:r>
          <w:rPr>
            <w:i/>
            <w:rPrChange w:id="3896" w:author="fauzan" w:date="2022-08-07T17:12:00Z">
              <w:rPr/>
            </w:rPrChange>
          </w:rPr>
          <w:t>change</w:t>
        </w:r>
        <w:r>
          <w:t xml:space="preserve"> </w:t>
        </w:r>
      </w:ins>
      <w:ins w:id="3897" w:author="muhammad fauzan" w:date="2022-08-04T20:07:00Z">
        <w:r>
          <w:rPr>
            <w:i/>
          </w:rPr>
          <w:t>password</w:t>
        </w:r>
      </w:ins>
    </w:p>
    <w:p w:rsidR="00222167" w:rsidRDefault="008B3912">
      <w:pPr>
        <w:pStyle w:val="ListParagraph"/>
        <w:ind w:left="0" w:firstLine="709"/>
        <w:rPr>
          <w:del w:id="3898" w:author="fauzan" w:date="2022-08-07T17:15:00Z"/>
        </w:rPr>
        <w:pPrChange w:id="3899" w:author="fauzan" w:date="2022-08-07T17:15:00Z">
          <w:pPr>
            <w:pStyle w:val="ListParagraph"/>
            <w:ind w:left="426"/>
          </w:pPr>
        </w:pPrChange>
      </w:pPr>
      <w:del w:id="3900" w:author="fauzan" w:date="2022-08-07T17:15:00Z">
        <w:r>
          <w:delText xml:space="preserve">Adapun untuk source code </w:delText>
        </w:r>
      </w:del>
      <w:ins w:id="3901" w:author="muhammad fauzan" w:date="2022-08-04T17:25:00Z">
        <w:del w:id="3902" w:author="fauzan" w:date="2022-08-07T17:15:00Z">
          <w:r>
            <w:rPr>
              <w:i/>
            </w:rPr>
            <w:delText xml:space="preserve">source code </w:delText>
          </w:r>
        </w:del>
      </w:ins>
      <w:del w:id="3903" w:author="fauzan" w:date="2022-08-07T17:15:00Z">
        <w:r>
          <w:delText>pada halaman tersebut ketika button</w:delText>
        </w:r>
      </w:del>
      <w:ins w:id="3904" w:author="muhammad fauzan" w:date="2022-08-04T18:59:00Z">
        <w:del w:id="3905" w:author="fauzan" w:date="2022-08-07T17:15:00Z">
          <w:r>
            <w:rPr>
              <w:i/>
            </w:rPr>
            <w:delText>button</w:delText>
          </w:r>
        </w:del>
      </w:ins>
      <w:del w:id="3906" w:author="fauzan" w:date="2022-08-07T17:15:00Z">
        <w:r>
          <w:delText xml:space="preserve"> ganti ditekan maka akan memanggil </w:delText>
        </w:r>
      </w:del>
      <w:del w:id="3907" w:author="fauzan" w:date="2022-08-05T01:23:00Z">
        <w:r>
          <w:delText>function</w:delText>
        </w:r>
      </w:del>
      <w:del w:id="3908" w:author="fauzan" w:date="2022-08-07T17:15:00Z">
        <w:r>
          <w:delText xml:space="preserve"> </w:delText>
        </w:r>
        <w:r>
          <w:rPr>
            <w:i/>
            <w:rPrChange w:id="3909" w:author="muhammad fauzan" w:date="2022-08-04T20:07:00Z">
              <w:rPr/>
            </w:rPrChange>
          </w:rPr>
          <w:delText>PasswordsChangeView</w:delText>
        </w:r>
        <w:r>
          <w:delText xml:space="preserve"> dengan didalamnya dicek form yang diisi apakah benar, jika benar maka data disave dan dikembalikan kepada halaman login</w:delText>
        </w:r>
      </w:del>
      <w:ins w:id="3910" w:author="muhammad fauzan" w:date="2022-08-04T18:32:00Z">
        <w:del w:id="3911" w:author="fauzan" w:date="2022-08-07T17:15:00Z">
          <w:r>
            <w:rPr>
              <w:i/>
            </w:rPr>
            <w:delText>login</w:delText>
          </w:r>
        </w:del>
      </w:ins>
      <w:del w:id="3912" w:author="fauzan" w:date="2022-08-07T17:15:00Z">
        <w:r>
          <w:delText xml:space="preserve">. Berikut source code </w:delText>
        </w:r>
      </w:del>
      <w:ins w:id="3913" w:author="muhammad fauzan" w:date="2022-08-04T17:25:00Z">
        <w:del w:id="3914" w:author="fauzan" w:date="2022-08-07T17:15:00Z">
          <w:r>
            <w:rPr>
              <w:i/>
            </w:rPr>
            <w:delText xml:space="preserve">source code </w:delText>
          </w:r>
        </w:del>
      </w:ins>
      <w:del w:id="3915" w:author="fauzan" w:date="2022-08-07T17:15:00Z">
        <w:r>
          <w:delText>dari halaman ganti password</w:delText>
        </w:r>
      </w:del>
      <w:ins w:id="3916" w:author="muhammad fauzan" w:date="2022-08-04T20:07:00Z">
        <w:del w:id="3917" w:author="fauzan" w:date="2022-08-07T17:15:00Z">
          <w:r>
            <w:rPr>
              <w:i/>
            </w:rPr>
            <w:delText>password</w:delText>
          </w:r>
        </w:del>
      </w:ins>
      <w:del w:id="3918" w:author="fauzan" w:date="2022-08-07T17:15:00Z">
        <w:r>
          <w:delText xml:space="preserve"> admin</w:delText>
        </w:r>
      </w:del>
      <w:ins w:id="3919" w:author="muhammad fauzan" w:date="2022-08-03T20:54:00Z">
        <w:del w:id="3920" w:author="fauzan" w:date="2022-08-07T17:15:00Z">
          <w:r>
            <w:delText>.</w:delText>
          </w:r>
        </w:del>
      </w:ins>
      <w:del w:id="3921" w:author="fauzan" w:date="2022-08-07T17:15:00Z">
        <w:r>
          <w:delText>s</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22" w:author="fauzan" w:date="2022-08-07T17:15:00Z"/>
          <w:rFonts w:ascii="Courier New" w:hAnsi="Courier New" w:cs="Courier New"/>
          <w:sz w:val="20"/>
          <w:szCs w:val="20"/>
          <w:rPrChange w:id="3923" w:author="muhammad fauzan" w:date="2022-08-03T21:15:00Z">
            <w:rPr>
              <w:del w:id="3924" w:author="fauzan" w:date="2022-08-07T17:15:00Z"/>
            </w:rPr>
          </w:rPrChange>
        </w:rPr>
      </w:pPr>
      <w:del w:id="3925" w:author="fauzan" w:date="2022-08-07T17:15:00Z">
        <w:r>
          <w:rPr>
            <w:rFonts w:ascii="Courier New" w:hAnsi="Courier New" w:cs="Courier New"/>
            <w:sz w:val="20"/>
            <w:szCs w:val="20"/>
            <w:rPrChange w:id="3926" w:author="muhammad fauzan" w:date="2022-08-03T21:15: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27" w:author="fauzan" w:date="2022-08-07T17:15:00Z"/>
          <w:rFonts w:ascii="Courier New" w:hAnsi="Courier New" w:cs="Courier New"/>
          <w:sz w:val="20"/>
          <w:szCs w:val="20"/>
          <w:rPrChange w:id="3928" w:author="muhammad fauzan" w:date="2022-08-03T21:15:00Z">
            <w:rPr>
              <w:del w:id="3929" w:author="fauzan" w:date="2022-08-07T17:15:00Z"/>
            </w:rPr>
          </w:rPrChange>
        </w:rPr>
      </w:pPr>
      <w:del w:id="3930" w:author="fauzan" w:date="2022-08-07T17:15:00Z">
        <w:r>
          <w:rPr>
            <w:rFonts w:ascii="Courier New" w:hAnsi="Courier New" w:cs="Courier New"/>
            <w:sz w:val="20"/>
            <w:szCs w:val="20"/>
            <w:rPrChange w:id="3931" w:author="muhammad fauzan" w:date="2022-08-03T21:15:00Z">
              <w:rPr/>
            </w:rPrChange>
          </w:rPr>
          <w:delText>def PasswordsChangeView(request):</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32" w:author="fauzan" w:date="2022-08-07T17:15:00Z"/>
          <w:rFonts w:ascii="Courier New" w:hAnsi="Courier New" w:cs="Courier New"/>
          <w:sz w:val="20"/>
          <w:szCs w:val="20"/>
          <w:rPrChange w:id="3933" w:author="muhammad fauzan" w:date="2022-08-03T21:15:00Z">
            <w:rPr>
              <w:del w:id="3934" w:author="fauzan" w:date="2022-08-07T17:15:00Z"/>
            </w:rPr>
          </w:rPrChange>
        </w:rPr>
      </w:pPr>
      <w:del w:id="3935" w:author="fauzan" w:date="2022-08-07T17:15:00Z">
        <w:r>
          <w:rPr>
            <w:rFonts w:ascii="Courier New" w:hAnsi="Courier New" w:cs="Courier New"/>
            <w:sz w:val="20"/>
            <w:szCs w:val="20"/>
            <w:rPrChange w:id="3936" w:author="muhammad fauzan" w:date="2022-08-03T21:15:00Z">
              <w:rPr/>
            </w:rPrChange>
          </w:rPr>
          <w:delText xml:space="preserve">    form = PasswordChangeForm(request.user</w:delText>
        </w:r>
      </w:del>
      <w:ins w:id="3937" w:author="muhammad fauzan" w:date="2022-08-04T18:26:00Z">
        <w:del w:id="3938" w:author="fauzan" w:date="2022-08-07T17:15:00Z">
          <w:r>
            <w:rPr>
              <w:rFonts w:ascii="Courier New" w:hAnsi="Courier New" w:cs="Courier New"/>
              <w:i/>
              <w:sz w:val="20"/>
              <w:szCs w:val="20"/>
            </w:rPr>
            <w:delText>user</w:delText>
          </w:r>
        </w:del>
      </w:ins>
      <w:del w:id="3939" w:author="fauzan" w:date="2022-08-07T17:15:00Z">
        <w:r>
          <w:rPr>
            <w:rFonts w:ascii="Courier New" w:hAnsi="Courier New" w:cs="Courier New"/>
            <w:sz w:val="20"/>
            <w:szCs w:val="20"/>
            <w:rPrChange w:id="3940" w:author="muhammad fauzan" w:date="2022-08-03T21:15:00Z">
              <w:rPr/>
            </w:rPrChange>
          </w:rPr>
          <w:delText>)</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41" w:author="fauzan" w:date="2022-08-07T17:15:00Z"/>
          <w:rFonts w:ascii="Courier New" w:hAnsi="Courier New" w:cs="Courier New"/>
          <w:sz w:val="20"/>
          <w:szCs w:val="20"/>
          <w:rPrChange w:id="3942" w:author="muhammad fauzan" w:date="2022-08-03T21:15:00Z">
            <w:rPr>
              <w:del w:id="3943" w:author="fauzan" w:date="2022-08-07T17:15:00Z"/>
            </w:rPr>
          </w:rPrChange>
        </w:rPr>
      </w:pPr>
      <w:del w:id="3944" w:author="fauzan" w:date="2022-08-07T17:15:00Z">
        <w:r>
          <w:rPr>
            <w:rFonts w:ascii="Courier New" w:hAnsi="Courier New" w:cs="Courier New"/>
            <w:sz w:val="20"/>
            <w:szCs w:val="20"/>
            <w:rPrChange w:id="3945" w:author="muhammad fauzan" w:date="2022-08-03T21:15:00Z">
              <w:rPr/>
            </w:rPrChange>
          </w:rPr>
          <w:delText xml:space="preserve">    if request.method == 'POST':</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46" w:author="fauzan" w:date="2022-08-07T17:15:00Z"/>
          <w:rFonts w:ascii="Courier New" w:hAnsi="Courier New" w:cs="Courier New"/>
          <w:sz w:val="20"/>
          <w:szCs w:val="20"/>
          <w:rPrChange w:id="3947" w:author="muhammad fauzan" w:date="2022-08-03T21:15:00Z">
            <w:rPr>
              <w:del w:id="3948" w:author="fauzan" w:date="2022-08-07T17:15:00Z"/>
            </w:rPr>
          </w:rPrChange>
        </w:rPr>
      </w:pPr>
      <w:del w:id="3949" w:author="fauzan" w:date="2022-08-07T17:15:00Z">
        <w:r>
          <w:rPr>
            <w:rFonts w:ascii="Courier New" w:hAnsi="Courier New" w:cs="Courier New"/>
            <w:sz w:val="20"/>
            <w:szCs w:val="20"/>
            <w:rPrChange w:id="3950" w:author="muhammad fauzan" w:date="2022-08-03T21:15:00Z">
              <w:rPr/>
            </w:rPrChange>
          </w:rPr>
          <w:delText xml:space="preserve">        form = PasswordChangeForm(request.user</w:delText>
        </w:r>
      </w:del>
      <w:ins w:id="3951" w:author="muhammad fauzan" w:date="2022-08-04T18:26:00Z">
        <w:del w:id="3952" w:author="fauzan" w:date="2022-08-07T17:15:00Z">
          <w:r>
            <w:rPr>
              <w:rFonts w:ascii="Courier New" w:hAnsi="Courier New" w:cs="Courier New"/>
              <w:i/>
              <w:sz w:val="20"/>
              <w:szCs w:val="20"/>
            </w:rPr>
            <w:delText>user</w:delText>
          </w:r>
        </w:del>
      </w:ins>
      <w:del w:id="3953" w:author="fauzan" w:date="2022-08-07T17:15:00Z">
        <w:r>
          <w:rPr>
            <w:rFonts w:ascii="Courier New" w:hAnsi="Courier New" w:cs="Courier New"/>
            <w:sz w:val="20"/>
            <w:szCs w:val="20"/>
            <w:rPrChange w:id="3954" w:author="muhammad fauzan" w:date="2022-08-03T21:15:00Z">
              <w:rPr/>
            </w:rPrChange>
          </w:rPr>
          <w:delText>, request.POST)</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55" w:author="fauzan" w:date="2022-08-07T17:15:00Z"/>
          <w:rFonts w:ascii="Courier New" w:hAnsi="Courier New" w:cs="Courier New"/>
          <w:sz w:val="20"/>
          <w:szCs w:val="20"/>
          <w:rPrChange w:id="3956" w:author="muhammad fauzan" w:date="2022-08-03T21:15:00Z">
            <w:rPr>
              <w:del w:id="3957" w:author="fauzan" w:date="2022-08-07T17:15:00Z"/>
            </w:rPr>
          </w:rPrChange>
        </w:rPr>
      </w:pPr>
      <w:del w:id="3958" w:author="fauzan" w:date="2022-08-07T17:15:00Z">
        <w:r>
          <w:rPr>
            <w:rFonts w:ascii="Courier New" w:hAnsi="Courier New" w:cs="Courier New"/>
            <w:sz w:val="20"/>
            <w:szCs w:val="20"/>
            <w:rPrChange w:id="3959" w:author="muhammad fauzan" w:date="2022-08-03T21:15: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tabs>
          <w:tab w:val="left" w:pos="3009"/>
        </w:tabs>
        <w:spacing w:line="240" w:lineRule="auto"/>
        <w:ind w:left="0"/>
        <w:rPr>
          <w:del w:id="3960" w:author="fauzan" w:date="2022-08-07T17:15:00Z"/>
          <w:rFonts w:ascii="Courier New" w:hAnsi="Courier New" w:cs="Courier New"/>
          <w:sz w:val="20"/>
          <w:szCs w:val="20"/>
          <w:rPrChange w:id="3961" w:author="muhammad fauzan" w:date="2022-08-03T21:15:00Z">
            <w:rPr>
              <w:del w:id="3962" w:author="fauzan" w:date="2022-08-07T17:15:00Z"/>
            </w:rPr>
          </w:rPrChange>
        </w:rPr>
      </w:pPr>
      <w:del w:id="3963" w:author="fauzan" w:date="2022-08-07T17:15:00Z">
        <w:r>
          <w:rPr>
            <w:rFonts w:ascii="Courier New" w:hAnsi="Courier New" w:cs="Courier New"/>
            <w:sz w:val="20"/>
            <w:szCs w:val="20"/>
            <w:rPrChange w:id="3964" w:author="muhammad fauzan" w:date="2022-08-03T21:15:00Z">
              <w:rPr/>
            </w:rPrChange>
          </w:rPr>
          <w:delText xml:space="preserve">            form.save()</w:delText>
        </w:r>
        <w:r>
          <w:rPr>
            <w:rFonts w:ascii="Courier New" w:hAnsi="Courier New" w:cs="Courier New"/>
            <w:sz w:val="20"/>
            <w:szCs w:val="20"/>
            <w:rPrChange w:id="3965" w:author="muhammad fauzan" w:date="2022-08-03T21:15:00Z">
              <w:rPr/>
            </w:rPrChange>
          </w:rPr>
          <w:tab/>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66" w:author="fauzan" w:date="2022-08-07T17:15:00Z"/>
          <w:rFonts w:ascii="Courier New" w:hAnsi="Courier New" w:cs="Courier New"/>
          <w:sz w:val="20"/>
          <w:szCs w:val="20"/>
          <w:rPrChange w:id="3967" w:author="muhammad fauzan" w:date="2022-08-03T21:15:00Z">
            <w:rPr>
              <w:del w:id="3968" w:author="fauzan" w:date="2022-08-07T17:15:00Z"/>
            </w:rPr>
          </w:rPrChange>
        </w:rPr>
      </w:pPr>
      <w:del w:id="3969" w:author="fauzan" w:date="2022-08-07T17:15:00Z">
        <w:r>
          <w:rPr>
            <w:rFonts w:ascii="Courier New" w:hAnsi="Courier New" w:cs="Courier New"/>
            <w:sz w:val="20"/>
            <w:szCs w:val="20"/>
            <w:rPrChange w:id="3970" w:author="muhammad fauzan" w:date="2022-08-03T21:15:00Z">
              <w:rPr/>
            </w:rPrChange>
          </w:rPr>
          <w:delText xml:space="preserve">            messages.success(request, 'Your password was</w:delText>
        </w:r>
      </w:del>
      <w:ins w:id="3971" w:author="muhammad fauzan" w:date="2022-08-03T21:16:00Z">
        <w:del w:id="3972" w:author="fauzan" w:date="2022-08-07T17:15:00Z">
          <w:r>
            <w:rPr>
              <w:rFonts w:ascii="Courier New" w:hAnsi="Courier New" w:cs="Courier New"/>
              <w:sz w:val="20"/>
              <w:szCs w:val="20"/>
            </w:rPr>
            <w:delText xml:space="preserve"> </w:delTex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del>
      </w:ins>
      <w:del w:id="3973" w:author="fauzan" w:date="2022-08-07T17:15:00Z">
        <w:r>
          <w:rPr>
            <w:rFonts w:ascii="Courier New" w:hAnsi="Courier New" w:cs="Courier New"/>
            <w:sz w:val="20"/>
            <w:szCs w:val="20"/>
            <w:rPrChange w:id="3974" w:author="muhammad fauzan" w:date="2022-08-03T21:15:00Z">
              <w:rPr/>
            </w:rPrChange>
          </w:rPr>
          <w:delText xml:space="preserve"> successfully updated!')</w:delText>
        </w:r>
      </w:del>
    </w:p>
    <w:p w:rsidR="00222167" w:rsidRP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75" w:author="fauzan" w:date="2022-08-07T17:15:00Z"/>
          <w:rFonts w:ascii="Courier New" w:hAnsi="Courier New" w:cs="Courier New"/>
          <w:sz w:val="20"/>
          <w:szCs w:val="20"/>
          <w:rPrChange w:id="3976" w:author="muhammad fauzan" w:date="2022-08-03T21:15:00Z">
            <w:rPr>
              <w:del w:id="3977" w:author="fauzan" w:date="2022-08-07T17:15:00Z"/>
            </w:rPr>
          </w:rPrChange>
        </w:rPr>
      </w:pPr>
      <w:del w:id="3978" w:author="fauzan" w:date="2022-08-07T17:15:00Z">
        <w:r>
          <w:rPr>
            <w:rFonts w:ascii="Courier New" w:hAnsi="Courier New" w:cs="Courier New"/>
            <w:sz w:val="20"/>
            <w:szCs w:val="20"/>
            <w:rPrChange w:id="3979" w:author="muhammad fauzan" w:date="2022-08-03T21:15:00Z">
              <w:rPr/>
            </w:rPrChange>
          </w:rPr>
          <w:delText xml:space="preserve">            return redirect('ganti-password')</w:delText>
        </w:r>
      </w:del>
    </w:p>
    <w:p w:rsidR="00222167" w:rsidRDefault="008B3912">
      <w:pPr>
        <w:pStyle w:val="ListParagraph"/>
        <w:pBdr>
          <w:top w:val="single" w:sz="4" w:space="1" w:color="auto"/>
          <w:left w:val="single" w:sz="4" w:space="4" w:color="auto"/>
          <w:bottom w:val="single" w:sz="4" w:space="1" w:color="auto"/>
          <w:right w:val="single" w:sz="4" w:space="31" w:color="auto"/>
        </w:pBdr>
        <w:spacing w:line="240" w:lineRule="auto"/>
        <w:ind w:left="0"/>
        <w:rPr>
          <w:del w:id="3980" w:author="fauzan" w:date="2022-08-07T17:15:00Z"/>
        </w:rPr>
      </w:pPr>
      <w:del w:id="3981" w:author="fauzan" w:date="2022-08-07T17:15:00Z">
        <w:r>
          <w:rPr>
            <w:rFonts w:ascii="Courier New" w:hAnsi="Courier New" w:cs="Courier New"/>
            <w:sz w:val="20"/>
            <w:szCs w:val="20"/>
            <w:rPrChange w:id="3982" w:author="muhammad fauzan" w:date="2022-08-03T21:15:00Z">
              <w:rPr/>
            </w:rPrChange>
          </w:rPr>
          <w:delText xml:space="preserve">    return render(request, 'registration/change_pass.html', </w:delText>
        </w:r>
      </w:del>
      <w:ins w:id="3983" w:author="muhammad fauzan" w:date="2022-08-03T21:16:00Z">
        <w:del w:id="3984" w:author="fauzan" w:date="2022-08-07T17:15:00Z">
          <w:r>
            <w:rPr>
              <w:rFonts w:ascii="Courier New" w:hAnsi="Courier New" w:cs="Courier New"/>
              <w:sz w:val="20"/>
              <w:szCs w:val="20"/>
            </w:rPr>
            <w:tab/>
          </w:r>
          <w:r>
            <w:rPr>
              <w:rFonts w:ascii="Courier New" w:hAnsi="Courier New" w:cs="Courier New"/>
              <w:sz w:val="20"/>
              <w:szCs w:val="20"/>
            </w:rPr>
            <w:tab/>
          </w:r>
        </w:del>
      </w:ins>
      <w:del w:id="3985" w:author="fauzan" w:date="2022-08-07T17:15:00Z">
        <w:r>
          <w:rPr>
            <w:rFonts w:ascii="Courier New" w:hAnsi="Courier New" w:cs="Courier New"/>
            <w:sz w:val="20"/>
            <w:szCs w:val="20"/>
            <w:rPrChange w:id="3986" w:author="muhammad fauzan" w:date="2022-08-03T21:15:00Z">
              <w:rPr/>
            </w:rPrChange>
          </w:rPr>
          <w:delText>{'form': form})</w:delText>
        </w:r>
      </w:del>
    </w:p>
    <w:p w:rsidR="00222167" w:rsidRDefault="008B3912">
      <w:pPr>
        <w:pStyle w:val="ListParagraph"/>
        <w:ind w:left="0"/>
        <w:jc w:val="center"/>
        <w:pPrChange w:id="3987" w:author="fauzan" w:date="2022-08-07T17:15:00Z">
          <w:pPr>
            <w:jc w:val="center"/>
          </w:pPr>
        </w:pPrChange>
      </w:pPr>
      <w:ins w:id="3988" w:author="muhammad fauzan" w:date="2022-08-03T20:54:00Z">
        <w:del w:id="3989" w:author="fauzan" w:date="2022-08-07T17:15:00Z">
          <w:r>
            <w:delText xml:space="preserve">Gambar 4. </w:delText>
          </w:r>
          <w:r>
            <w:fldChar w:fldCharType="begin"/>
          </w:r>
          <w:r>
            <w:delInstrText xml:space="preserve"> SEQ Gambar_4. \* ARABIC </w:delInstrText>
          </w:r>
          <w:r>
            <w:fldChar w:fldCharType="separate"/>
          </w:r>
          <w:r>
            <w:delText>7</w:delText>
          </w:r>
          <w:r>
            <w:fldChar w:fldCharType="end"/>
          </w:r>
          <w:r>
            <w:delText xml:space="preserve"> </w:delText>
          </w:r>
        </w:del>
      </w:ins>
      <w:ins w:id="3990" w:author="muhammad fauzan" w:date="2022-08-04T17:25:00Z">
        <w:del w:id="3991" w:author="fauzan" w:date="2022-08-07T17:15:00Z">
          <w:r>
            <w:rPr>
              <w:i/>
            </w:rPr>
            <w:delText xml:space="preserve">Source code </w:delText>
          </w:r>
        </w:del>
      </w:ins>
      <w:ins w:id="3992" w:author="muhammad fauzan" w:date="2022-08-03T20:54:00Z">
        <w:del w:id="3993" w:author="fauzan" w:date="2022-08-07T17:15:00Z">
          <w:r>
            <w:delText xml:space="preserve">change </w:delText>
          </w:r>
        </w:del>
      </w:ins>
      <w:ins w:id="3994" w:author="muhammad fauzan" w:date="2022-08-04T20:07:00Z">
        <w:del w:id="3995" w:author="fauzan" w:date="2022-08-07T17:15:00Z">
          <w:r>
            <w:rPr>
              <w:i/>
            </w:rPr>
            <w:delText>password</w:delText>
          </w:r>
        </w:del>
      </w:ins>
      <w:del w:id="3996" w:author="muhammad fauzan" w:date="2022-08-03T20:54:00Z">
        <w:r>
          <w:delText>hgjk</w:delText>
        </w:r>
      </w:del>
    </w:p>
    <w:p w:rsidR="00222167" w:rsidRDefault="008B3912">
      <w:pPr>
        <w:pStyle w:val="ListParagraph"/>
        <w:numPr>
          <w:ilvl w:val="0"/>
          <w:numId w:val="40"/>
        </w:numPr>
        <w:ind w:left="426" w:hanging="426"/>
      </w:pPr>
      <w:r>
        <w:t xml:space="preserve">Halaman data </w:t>
      </w:r>
      <w:del w:id="3997" w:author="muhammad fauzan" w:date="2022-08-04T20:15:00Z">
        <w:r>
          <w:delText>sales</w:delText>
        </w:r>
      </w:del>
      <w:ins w:id="3998" w:author="muhammad fauzan" w:date="2022-08-04T20:15:00Z">
        <w:r>
          <w:rPr>
            <w:i/>
          </w:rPr>
          <w:t>sales</w:t>
        </w:r>
      </w:ins>
      <w:r>
        <w:t xml:space="preserve"> pada admin</w:t>
      </w:r>
    </w:p>
    <w:p w:rsidR="00222167" w:rsidRDefault="008B3912">
      <w:pPr>
        <w:pStyle w:val="ListParagraph"/>
        <w:ind w:left="0" w:firstLine="709"/>
        <w:rPr>
          <w:del w:id="3999" w:author="muhammad fauzan" w:date="2022-08-07T17:20:00Z"/>
        </w:rPr>
        <w:pPrChange w:id="4000" w:author="muhammad fauzan" w:date="2022-08-03T20:54:00Z">
          <w:pPr>
            <w:pStyle w:val="ListParagraph"/>
            <w:ind w:left="426"/>
          </w:pPr>
        </w:pPrChange>
      </w:pPr>
      <w:r>
        <w:t xml:space="preserve">Halaman data </w:t>
      </w:r>
      <w:del w:id="4001" w:author="muhammad fauzan" w:date="2022-08-04T20:16:00Z">
        <w:r>
          <w:delText>sales</w:delText>
        </w:r>
      </w:del>
      <w:ins w:id="4002" w:author="muhammad fauzan" w:date="2022-08-04T20:16:00Z">
        <w:r>
          <w:rPr>
            <w:i/>
          </w:rPr>
          <w:t>sales</w:t>
        </w:r>
      </w:ins>
      <w:r>
        <w:t xml:space="preserve"> merupakan halaman yang menampilkan semua data dari </w:t>
      </w:r>
      <w:del w:id="4003" w:author="muhammad fauzan" w:date="2022-08-04T20:16:00Z">
        <w:r>
          <w:delText>sales</w:delText>
        </w:r>
      </w:del>
      <w:ins w:id="4004" w:author="muhammad fauzan" w:date="2022-08-04T20:16:00Z">
        <w:r>
          <w:rPr>
            <w:i/>
          </w:rPr>
          <w:t>sales</w:t>
        </w:r>
      </w:ins>
      <w:r>
        <w:t xml:space="preserve"> yang terdaftar pada cv.Al-amin jaya. Pada halaman tersebut memiliki navbar dan sidebar yang sama dengan halaman lainnya. Terdapat </w:t>
      </w:r>
      <w:del w:id="4005" w:author="muhammad fauzan" w:date="2022-08-04T18:59:00Z">
        <w:r>
          <w:delText>button</w:delText>
        </w:r>
      </w:del>
      <w:ins w:id="4006" w:author="muhammad fauzan" w:date="2022-08-04T18:59:00Z">
        <w:r>
          <w:rPr>
            <w:i/>
          </w:rPr>
          <w:t>button</w:t>
        </w:r>
      </w:ins>
      <w:r>
        <w:t xml:space="preserve"> untuk menambahkan </w:t>
      </w:r>
      <w:del w:id="4007" w:author="muhammad fauzan" w:date="2022-08-04T20:16:00Z">
        <w:r>
          <w:delText>sales</w:delText>
        </w:r>
      </w:del>
      <w:ins w:id="4008" w:author="muhammad fauzan" w:date="2022-08-04T20:16:00Z">
        <w:r>
          <w:rPr>
            <w:i/>
          </w:rPr>
          <w:t>sales</w:t>
        </w:r>
      </w:ins>
      <w:r>
        <w:t xml:space="preserve"> jika ada </w:t>
      </w:r>
      <w:del w:id="4009" w:author="muhammad fauzan" w:date="2022-08-04T20:16:00Z">
        <w:r>
          <w:delText>sales</w:delText>
        </w:r>
      </w:del>
      <w:ins w:id="4010" w:author="muhammad fauzan" w:date="2022-08-04T20:16:00Z">
        <w:r>
          <w:rPr>
            <w:i/>
          </w:rPr>
          <w:t>sales</w:t>
        </w:r>
      </w:ins>
      <w:r>
        <w:t xml:space="preserve"> baru. Lalu terdapat </w:t>
      </w:r>
      <w:del w:id="4011" w:author="muhammad fauzan" w:date="2022-08-04T18:59:00Z">
        <w:r>
          <w:delText>button</w:delText>
        </w:r>
      </w:del>
      <w:ins w:id="4012" w:author="muhammad fauzan" w:date="2022-08-04T18:59:00Z">
        <w:r>
          <w:rPr>
            <w:i/>
          </w:rPr>
          <w:t>button</w:t>
        </w:r>
      </w:ins>
      <w:r>
        <w:t xml:space="preserve"> ubah data dan hapus pada setiap baris dari data </w:t>
      </w:r>
      <w:r>
        <w:rPr>
          <w:i/>
        </w:rPr>
        <w:t>sales.</w:t>
      </w:r>
      <w:r>
        <w:t xml:space="preserve"> Berikut tampilan halaman data </w:t>
      </w:r>
      <w:del w:id="4013" w:author="muhammad fauzan" w:date="2022-08-04T20:16:00Z">
        <w:r>
          <w:delText>sales</w:delText>
        </w:r>
      </w:del>
      <w:ins w:id="4014" w:author="muhammad fauzan" w:date="2022-08-04T20:16:00Z">
        <w:r>
          <w:rPr>
            <w:i/>
          </w:rPr>
          <w:t>sales</w:t>
        </w:r>
      </w:ins>
      <w:r>
        <w:t>.</w:t>
      </w:r>
    </w:p>
    <w:p w:rsidR="00222167" w:rsidRDefault="008B3912">
      <w:pPr>
        <w:pStyle w:val="ListParagraph"/>
        <w:ind w:left="0" w:firstLine="709"/>
        <w:rPr>
          <w:ins w:id="4015" w:author="muhammad fauzan" w:date="2022-08-07T17:20:00Z"/>
        </w:rPr>
        <w:pPrChange w:id="4016" w:author="muhammad fauzan" w:date="2022-08-07T17:20:00Z">
          <w:pPr>
            <w:pStyle w:val="ListParagraph"/>
            <w:ind w:left="0"/>
            <w:jc w:val="center"/>
          </w:pPr>
        </w:pPrChange>
      </w:pPr>
      <w:del w:id="4017" w:author="fauzan" w:date="2022-08-07T17:31:00Z">
        <w:r>
          <w:rPr>
            <w:noProof/>
          </w:rPr>
          <w:drawing>
            <wp:inline distT="0" distB="0" distL="0" distR="0">
              <wp:extent cx="5040630" cy="255524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1"/>
                      <a:stretch>
                        <a:fillRect/>
                      </a:stretch>
                    </pic:blipFill>
                    <pic:spPr>
                      <a:xfrm>
                        <a:off x="0" y="0"/>
                        <a:ext cx="5040630" cy="2555240"/>
                      </a:xfrm>
                      <a:prstGeom prst="rect">
                        <a:avLst/>
                      </a:prstGeom>
                    </pic:spPr>
                  </pic:pic>
                </a:graphicData>
              </a:graphic>
            </wp:inline>
          </w:drawing>
        </w:r>
      </w:del>
    </w:p>
    <w:p w:rsidR="00222167" w:rsidRDefault="008B3912">
      <w:pPr>
        <w:pStyle w:val="ListParagraph"/>
        <w:ind w:left="0"/>
        <w:jc w:val="center"/>
        <w:pPrChange w:id="4018" w:author="fauzan" w:date="2022-08-07T17:32:00Z">
          <w:pPr>
            <w:pStyle w:val="ListParagraph"/>
            <w:ind w:left="0"/>
          </w:pPr>
        </w:pPrChange>
      </w:pPr>
      <w:ins w:id="4019" w:author="fauzan" w:date="2022-08-07T17:32:00Z">
        <w:r>
          <w:rPr>
            <w:noProof/>
          </w:rPr>
          <w:drawing>
            <wp:inline distT="0" distB="0" distL="0" distR="0">
              <wp:extent cx="5040630" cy="1470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2"/>
                      <a:srcRect b="42259"/>
                      <a:stretch>
                        <a:fillRect/>
                      </a:stretch>
                    </pic:blipFill>
                    <pic:spPr>
                      <a:xfrm>
                        <a:off x="0" y="0"/>
                        <a:ext cx="5040630" cy="1470660"/>
                      </a:xfrm>
                      <a:prstGeom prst="rect">
                        <a:avLst/>
                      </a:prstGeom>
                      <a:ln>
                        <a:noFill/>
                      </a:ln>
                    </pic:spPr>
                  </pic:pic>
                </a:graphicData>
              </a:graphic>
            </wp:inline>
          </w:drawing>
        </w:r>
      </w:ins>
    </w:p>
    <w:p w:rsidR="00222167" w:rsidRDefault="008B3912">
      <w:pPr>
        <w:pStyle w:val="ListParagraph"/>
        <w:ind w:left="0"/>
        <w:jc w:val="center"/>
        <w:rPr>
          <w:del w:id="4020" w:author="fauzan" w:date="2022-08-07T17:15:00Z"/>
        </w:rPr>
      </w:pPr>
      <w:ins w:id="4021" w:author="muhammad fauzan" w:date="2022-08-03T20:55:00Z">
        <w:r>
          <w:t xml:space="preserve">Gambar 4. </w:t>
        </w:r>
        <w:r>
          <w:fldChar w:fldCharType="begin"/>
        </w:r>
        <w:r>
          <w:instrText xml:space="preserve"> SEQ Gambar_4. \* ARABIC </w:instrText>
        </w:r>
        <w:r>
          <w:fldChar w:fldCharType="separate"/>
        </w:r>
      </w:ins>
      <w:ins w:id="4022" w:author="muhammad fauzan" w:date="2022-08-10T01:43:00Z">
        <w:r>
          <w:t>4</w:t>
        </w:r>
      </w:ins>
      <w:ins w:id="4023" w:author="muhammad fauzan" w:date="2022-08-03T20:55:00Z">
        <w:r>
          <w:fldChar w:fldCharType="end"/>
        </w:r>
        <w:r>
          <w:t xml:space="preserve"> Halaman data </w:t>
        </w:r>
      </w:ins>
      <w:ins w:id="4024" w:author="muhammad fauzan" w:date="2022-08-04T20:16:00Z">
        <w:r>
          <w:rPr>
            <w:i/>
          </w:rPr>
          <w:t>sales</w:t>
        </w:r>
      </w:ins>
      <w:del w:id="4025" w:author="muhammad fauzan" w:date="2022-08-03T20:55:00Z">
        <w:r>
          <w:delText>aa</w:delText>
        </w:r>
      </w:del>
    </w:p>
    <w:p w:rsidR="00222167" w:rsidRDefault="008B3912">
      <w:pPr>
        <w:pStyle w:val="ListParagraph"/>
        <w:ind w:left="0" w:firstLine="709"/>
        <w:rPr>
          <w:del w:id="4026" w:author="fauzan" w:date="2022-08-07T17:15:00Z"/>
        </w:rPr>
        <w:pPrChange w:id="4027" w:author="fauzan" w:date="2022-08-07T17:15:00Z">
          <w:pPr>
            <w:pStyle w:val="ListParagraph"/>
            <w:ind w:left="426"/>
          </w:pPr>
        </w:pPrChange>
      </w:pPr>
      <w:del w:id="4028" w:author="fauzan" w:date="2022-08-07T17:15:00Z">
        <w:r>
          <w:delText xml:space="preserve">Adapun untuk source code </w:delText>
        </w:r>
      </w:del>
      <w:ins w:id="4029" w:author="muhammad fauzan" w:date="2022-08-04T17:25:00Z">
        <w:del w:id="4030" w:author="fauzan" w:date="2022-08-07T17:15:00Z">
          <w:r>
            <w:rPr>
              <w:i/>
            </w:rPr>
            <w:delText xml:space="preserve">source code </w:delText>
          </w:r>
        </w:del>
      </w:ins>
      <w:del w:id="4031" w:author="fauzan" w:date="2022-08-07T17:15:00Z">
        <w:r>
          <w:delText>untuk menampilkan data pada halaman data sales</w:delText>
        </w:r>
      </w:del>
      <w:ins w:id="4032" w:author="muhammad fauzan" w:date="2022-08-04T20:16:00Z">
        <w:del w:id="4033" w:author="fauzan" w:date="2022-08-07T17:15:00Z">
          <w:r>
            <w:rPr>
              <w:i/>
            </w:rPr>
            <w:delText>sales</w:delText>
          </w:r>
        </w:del>
      </w:ins>
      <w:del w:id="4034" w:author="fauzan" w:date="2022-08-07T17:15:00Z">
        <w:r>
          <w:delText xml:space="preserve"> dengan memanggil model data sales</w:delText>
        </w:r>
      </w:del>
      <w:ins w:id="4035" w:author="muhammad fauzan" w:date="2022-08-04T20:16:00Z">
        <w:del w:id="4036" w:author="fauzan" w:date="2022-08-07T17:15:00Z">
          <w:r>
            <w:rPr>
              <w:i/>
            </w:rPr>
            <w:delText>sales</w:delText>
          </w:r>
        </w:del>
      </w:ins>
      <w:del w:id="4037" w:author="fauzan" w:date="2022-08-07T17:15:00Z">
        <w:r>
          <w:delText xml:space="preserve"> untuk ditampilkan pada halaman tersebut. Berikut source code </w:delText>
        </w:r>
      </w:del>
      <w:ins w:id="4038" w:author="muhammad fauzan" w:date="2022-08-04T17:25:00Z">
        <w:del w:id="4039" w:author="fauzan" w:date="2022-08-07T17:15:00Z">
          <w:r>
            <w:rPr>
              <w:i/>
            </w:rPr>
            <w:delText xml:space="preserve">source code </w:delText>
          </w:r>
        </w:del>
      </w:ins>
      <w:del w:id="4040" w:author="fauzan" w:date="2022-08-07T17:15:00Z">
        <w:r>
          <w:delText>dari halaman data sales</w:delText>
        </w:r>
      </w:del>
      <w:ins w:id="4041" w:author="muhammad fauzan" w:date="2022-08-04T20:16:00Z">
        <w:del w:id="4042" w:author="fauzan" w:date="2022-08-07T17:15:00Z">
          <w:r>
            <w:rPr>
              <w:i/>
            </w:rPr>
            <w:delText>sales</w:delText>
          </w:r>
        </w:del>
      </w:ins>
      <w:del w:id="4043" w:author="fauzan" w:date="2022-08-07T17:15:00Z">
        <w:r>
          <w:delText>.</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44" w:author="fauzan" w:date="2022-08-07T17:15:00Z"/>
          <w:rFonts w:ascii="Courier New" w:hAnsi="Courier New" w:cs="Courier New"/>
          <w:sz w:val="20"/>
          <w:szCs w:val="20"/>
          <w:rPrChange w:id="4045" w:author="muhammad fauzan" w:date="2022-08-03T21:17:00Z">
            <w:rPr>
              <w:del w:id="4046" w:author="fauzan" w:date="2022-08-07T17:15:00Z"/>
            </w:rPr>
          </w:rPrChange>
        </w:rPr>
        <w:pPrChange w:id="4047"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48" w:author="fauzan" w:date="2022-08-07T17:15:00Z">
        <w:r>
          <w:rPr>
            <w:rFonts w:ascii="Courier New" w:hAnsi="Courier New" w:cs="Courier New"/>
            <w:sz w:val="20"/>
            <w:szCs w:val="20"/>
            <w:rPrChange w:id="4049" w:author="muhammad fauzan" w:date="2022-08-03T21:17: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tabs>
          <w:tab w:val="left" w:pos="1730"/>
        </w:tabs>
        <w:spacing w:line="240" w:lineRule="auto"/>
        <w:ind w:left="0"/>
        <w:rPr>
          <w:del w:id="4050" w:author="fauzan" w:date="2022-08-07T17:15:00Z"/>
          <w:rFonts w:ascii="Courier New" w:hAnsi="Courier New" w:cs="Courier New"/>
          <w:sz w:val="20"/>
          <w:szCs w:val="20"/>
          <w:rPrChange w:id="4051" w:author="muhammad fauzan" w:date="2022-08-03T21:17:00Z">
            <w:rPr>
              <w:del w:id="4052" w:author="fauzan" w:date="2022-08-07T17:15:00Z"/>
            </w:rPr>
          </w:rPrChange>
        </w:rPr>
        <w:pPrChange w:id="4053"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54" w:author="fauzan" w:date="2022-08-07T17:15:00Z">
        <w:r>
          <w:rPr>
            <w:rFonts w:ascii="Courier New" w:hAnsi="Courier New" w:cs="Courier New"/>
            <w:sz w:val="20"/>
            <w:szCs w:val="20"/>
            <w:rPrChange w:id="4055" w:author="muhammad fauzan" w:date="2022-08-03T21:17:00Z">
              <w:rPr/>
            </w:rPrChange>
          </w:rPr>
          <w:delText>@admin_only</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56" w:author="fauzan" w:date="2022-08-07T17:15:00Z"/>
          <w:rFonts w:ascii="Courier New" w:hAnsi="Courier New" w:cs="Courier New"/>
          <w:sz w:val="20"/>
          <w:szCs w:val="20"/>
          <w:rPrChange w:id="4057" w:author="muhammad fauzan" w:date="2022-08-03T21:17:00Z">
            <w:rPr>
              <w:del w:id="4058" w:author="fauzan" w:date="2022-08-07T17:15:00Z"/>
            </w:rPr>
          </w:rPrChange>
        </w:rPr>
        <w:pPrChange w:id="4059"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60" w:author="fauzan" w:date="2022-08-07T17:15:00Z">
        <w:r>
          <w:rPr>
            <w:rFonts w:ascii="Courier New" w:hAnsi="Courier New" w:cs="Courier New"/>
            <w:sz w:val="20"/>
            <w:szCs w:val="20"/>
            <w:rPrChange w:id="4061" w:author="muhammad fauzan" w:date="2022-08-03T21:17:00Z">
              <w:rPr/>
            </w:rPrChange>
          </w:rPr>
          <w:delText>def sales(request):</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62" w:author="fauzan" w:date="2022-08-07T17:15:00Z"/>
          <w:rFonts w:ascii="Courier New" w:hAnsi="Courier New" w:cs="Courier New"/>
          <w:sz w:val="20"/>
          <w:szCs w:val="20"/>
          <w:rPrChange w:id="4063" w:author="muhammad fauzan" w:date="2022-08-03T21:17:00Z">
            <w:rPr>
              <w:del w:id="4064" w:author="fauzan" w:date="2022-08-07T17:15:00Z"/>
            </w:rPr>
          </w:rPrChange>
        </w:rPr>
        <w:pPrChange w:id="4065"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66" w:author="fauzan" w:date="2022-08-07T17:15:00Z">
        <w:r>
          <w:rPr>
            <w:rFonts w:ascii="Courier New" w:hAnsi="Courier New" w:cs="Courier New"/>
            <w:sz w:val="20"/>
            <w:szCs w:val="20"/>
            <w:rPrChange w:id="4067" w:author="muhammad fauzan" w:date="2022-08-03T21:17:00Z">
              <w:rPr/>
            </w:rPrChange>
          </w:rPr>
          <w:delText xml:space="preserve">    data_sales = datasales.objects.all()</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68" w:author="fauzan" w:date="2022-08-07T17:15:00Z"/>
          <w:rFonts w:ascii="Courier New" w:hAnsi="Courier New" w:cs="Courier New"/>
          <w:sz w:val="20"/>
          <w:szCs w:val="20"/>
          <w:rPrChange w:id="4069" w:author="muhammad fauzan" w:date="2022-08-03T21:17:00Z">
            <w:rPr>
              <w:del w:id="4070" w:author="fauzan" w:date="2022-08-07T17:15:00Z"/>
            </w:rPr>
          </w:rPrChange>
        </w:rPr>
        <w:pPrChange w:id="4071"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72" w:author="fauzan" w:date="2022-08-07T17:15:00Z">
        <w:r>
          <w:rPr>
            <w:rFonts w:ascii="Courier New" w:hAnsi="Courier New" w:cs="Courier New"/>
            <w:sz w:val="20"/>
            <w:szCs w:val="20"/>
            <w:rPrChange w:id="4073" w:author="muhammad fauzan" w:date="2022-08-03T21:17: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74" w:author="fauzan" w:date="2022-08-07T17:15:00Z"/>
          <w:rFonts w:ascii="Courier New" w:hAnsi="Courier New" w:cs="Courier New"/>
          <w:sz w:val="20"/>
          <w:szCs w:val="20"/>
          <w:rPrChange w:id="4075" w:author="muhammad fauzan" w:date="2022-08-03T21:17:00Z">
            <w:rPr>
              <w:del w:id="4076" w:author="fauzan" w:date="2022-08-07T17:15:00Z"/>
            </w:rPr>
          </w:rPrChange>
        </w:rPr>
        <w:pPrChange w:id="4077"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78" w:author="fauzan" w:date="2022-08-07T17:15:00Z">
        <w:r>
          <w:rPr>
            <w:rFonts w:ascii="Courier New" w:hAnsi="Courier New" w:cs="Courier New"/>
            <w:sz w:val="20"/>
            <w:szCs w:val="20"/>
            <w:rPrChange w:id="4079" w:author="muhammad fauzan" w:date="2022-08-03T21:17:00Z">
              <w:rPr/>
            </w:rPrChange>
          </w:rPr>
          <w:delText xml:space="preserve">        "data_sales": data_sales,</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80" w:author="fauzan" w:date="2022-08-07T17:15:00Z"/>
          <w:rFonts w:ascii="Courier New" w:hAnsi="Courier New" w:cs="Courier New"/>
          <w:sz w:val="20"/>
          <w:szCs w:val="20"/>
          <w:rPrChange w:id="4081" w:author="muhammad fauzan" w:date="2022-08-03T21:17:00Z">
            <w:rPr>
              <w:del w:id="4082" w:author="fauzan" w:date="2022-08-07T17:15:00Z"/>
            </w:rPr>
          </w:rPrChange>
        </w:rPr>
        <w:pPrChange w:id="4083"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4084" w:author="fauzan" w:date="2022-08-07T17:15:00Z">
        <w:r>
          <w:rPr>
            <w:rFonts w:ascii="Courier New" w:hAnsi="Courier New" w:cs="Courier New"/>
            <w:sz w:val="20"/>
            <w:szCs w:val="20"/>
            <w:rPrChange w:id="4085" w:author="muhammad fauzan" w:date="2022-08-03T21:17:00Z">
              <w:rPr/>
            </w:rPrChange>
          </w:rPr>
          <w:delText xml:space="preserve">    }</w:delText>
        </w:r>
      </w:del>
    </w:p>
    <w:p w:rsidR="00222167" w:rsidRPr="00222167" w:rsidRDefault="008B3912">
      <w:pPr>
        <w:pStyle w:val="ListParagraph"/>
        <w:pBdr>
          <w:top w:val="single" w:sz="4" w:space="1" w:color="auto"/>
          <w:left w:val="single" w:sz="4" w:space="4" w:color="auto"/>
          <w:bottom w:val="single" w:sz="4" w:space="0" w:color="auto"/>
          <w:right w:val="single" w:sz="4" w:space="4" w:color="auto"/>
        </w:pBdr>
        <w:spacing w:line="240" w:lineRule="auto"/>
        <w:ind w:left="0"/>
        <w:rPr>
          <w:del w:id="4086" w:author="fauzan" w:date="2022-08-07T17:15:00Z"/>
          <w:rFonts w:ascii="Courier New" w:hAnsi="Courier New" w:cs="Courier New"/>
          <w:sz w:val="20"/>
          <w:szCs w:val="20"/>
          <w:rPrChange w:id="4087" w:author="muhammad fauzan" w:date="2022-08-03T21:17:00Z">
            <w:rPr>
              <w:del w:id="4088" w:author="fauzan" w:date="2022-08-07T17:15:00Z"/>
            </w:rPr>
          </w:rPrChange>
        </w:rPr>
        <w:pPrChange w:id="4089" w:author="fauzan" w:date="2022-08-07T17:15:00Z">
          <w:pPr>
            <w:pStyle w:val="ListParagraph"/>
            <w:pBdr>
              <w:top w:val="single" w:sz="4" w:space="1" w:color="auto"/>
              <w:left w:val="single" w:sz="4" w:space="4" w:color="auto"/>
              <w:bottom w:val="single" w:sz="4" w:space="1" w:color="auto"/>
              <w:right w:val="single" w:sz="4" w:space="4" w:color="auto"/>
            </w:pBdr>
            <w:ind w:left="0"/>
          </w:pPr>
        </w:pPrChange>
      </w:pPr>
      <w:del w:id="4090" w:author="fauzan" w:date="2022-08-07T17:15:00Z">
        <w:r>
          <w:rPr>
            <w:rFonts w:ascii="Courier New" w:hAnsi="Courier New" w:cs="Courier New"/>
            <w:sz w:val="20"/>
            <w:szCs w:val="20"/>
            <w:rPrChange w:id="4091" w:author="muhammad fauzan" w:date="2022-08-03T21:17:00Z">
              <w:rPr/>
            </w:rPrChange>
          </w:rPr>
          <w:delText xml:space="preserve">    return render(request, "datasales.html", konteks)</w:delText>
        </w:r>
      </w:del>
    </w:p>
    <w:p w:rsidR="00222167" w:rsidRDefault="00222167">
      <w:pPr>
        <w:pStyle w:val="ListParagraph"/>
        <w:pBdr>
          <w:top w:val="single" w:sz="4" w:space="1" w:color="auto"/>
          <w:left w:val="single" w:sz="4" w:space="4" w:color="auto"/>
          <w:bottom w:val="single" w:sz="4" w:space="0" w:color="auto"/>
          <w:right w:val="single" w:sz="4" w:space="4" w:color="auto"/>
        </w:pBdr>
        <w:spacing w:line="240" w:lineRule="auto"/>
        <w:ind w:left="0"/>
        <w:rPr>
          <w:ins w:id="4092" w:author="muhammad fauzan" w:date="2022-08-03T20:56:00Z"/>
          <w:del w:id="4093" w:author="fauzan" w:date="2022-08-07T17:15:00Z"/>
        </w:rPr>
        <w:pPrChange w:id="4094" w:author="fauzan" w:date="2022-08-07T17:15:00Z">
          <w:pPr>
            <w:pStyle w:val="ListParagraph"/>
            <w:tabs>
              <w:tab w:val="left" w:pos="3800"/>
            </w:tabs>
            <w:ind w:left="0"/>
            <w:jc w:val="center"/>
          </w:pPr>
        </w:pPrChange>
      </w:pPr>
    </w:p>
    <w:p w:rsidR="00222167" w:rsidRDefault="008B3912">
      <w:pPr>
        <w:pStyle w:val="ListParagraph"/>
        <w:tabs>
          <w:tab w:val="left" w:pos="3800"/>
        </w:tabs>
        <w:ind w:left="0"/>
        <w:rPr>
          <w:del w:id="4095" w:author="fauzan" w:date="2022-08-07T17:15:00Z"/>
        </w:rPr>
        <w:pPrChange w:id="4096" w:author="fauzan" w:date="2022-08-07T17:15:00Z">
          <w:pPr>
            <w:pStyle w:val="ListParagraph"/>
            <w:tabs>
              <w:tab w:val="left" w:pos="3800"/>
            </w:tabs>
            <w:ind w:left="0"/>
            <w:jc w:val="center"/>
          </w:pPr>
        </w:pPrChange>
      </w:pPr>
      <w:bookmarkStart w:id="4097" w:name="_Hlk110452873"/>
      <w:ins w:id="4098" w:author="muhammad fauzan" w:date="2022-08-03T20:56:00Z">
        <w:del w:id="4099" w:author="fauzan" w:date="2022-08-07T17:15:00Z">
          <w:r>
            <w:delText xml:space="preserve">Gambar 4. </w:delText>
          </w:r>
          <w:r>
            <w:fldChar w:fldCharType="begin"/>
          </w:r>
          <w:r>
            <w:delInstrText xml:space="preserve"> SEQ Gambar_4. \* ARABIC </w:delInstrText>
          </w:r>
          <w:r>
            <w:fldChar w:fldCharType="separate"/>
          </w:r>
        </w:del>
      </w:ins>
      <w:ins w:id="4100" w:author="muhammad fauzan" w:date="2022-08-03T20:59:00Z">
        <w:del w:id="4101" w:author="fauzan" w:date="2022-08-07T17:15:00Z">
          <w:r>
            <w:delText>9</w:delText>
          </w:r>
        </w:del>
      </w:ins>
      <w:ins w:id="4102" w:author="muhammad fauzan" w:date="2022-08-03T20:56:00Z">
        <w:del w:id="4103" w:author="fauzan" w:date="2022-08-07T17:15:00Z">
          <w:r>
            <w:fldChar w:fldCharType="end"/>
          </w:r>
          <w:r>
            <w:delText xml:space="preserve"> </w:delText>
          </w:r>
        </w:del>
      </w:ins>
      <w:ins w:id="4104" w:author="muhammad fauzan" w:date="2022-08-04T17:25:00Z">
        <w:del w:id="4105" w:author="fauzan" w:date="2022-08-07T17:15:00Z">
          <w:r>
            <w:rPr>
              <w:i/>
            </w:rPr>
            <w:delText xml:space="preserve">Source code </w:delText>
          </w:r>
        </w:del>
      </w:ins>
      <w:ins w:id="4106" w:author="muhammad fauzan" w:date="2022-08-03T20:59:00Z">
        <w:del w:id="4107" w:author="fauzan" w:date="2022-08-07T17:15:00Z">
          <w:r>
            <w:delText xml:space="preserve">data </w:delText>
          </w:r>
        </w:del>
      </w:ins>
      <w:bookmarkEnd w:id="4097"/>
      <w:ins w:id="4108" w:author="muhammad fauzan" w:date="2022-08-04T20:16:00Z">
        <w:del w:id="4109" w:author="fauzan" w:date="2022-08-07T17:15:00Z">
          <w:r>
            <w:rPr>
              <w:i/>
            </w:rPr>
            <w:delText>sales</w:delText>
          </w:r>
        </w:del>
      </w:ins>
      <w:del w:id="4110" w:author="fauzan" w:date="2022-08-07T17:15:00Z">
        <w:r>
          <w:delText>aa</w:delText>
        </w:r>
      </w:del>
    </w:p>
    <w:p w:rsidR="00222167" w:rsidRDefault="008B3912">
      <w:pPr>
        <w:pStyle w:val="ListParagraph"/>
        <w:ind w:left="0" w:firstLine="709"/>
        <w:rPr>
          <w:del w:id="4111" w:author="fauzan" w:date="2022-08-07T17:15:00Z"/>
        </w:rPr>
        <w:pPrChange w:id="4112" w:author="fauzan" w:date="2022-08-07T17:15:00Z">
          <w:pPr>
            <w:pStyle w:val="ListParagraph"/>
            <w:ind w:left="426"/>
          </w:pPr>
        </w:pPrChange>
      </w:pPr>
      <w:ins w:id="4113" w:author="muhammad fauzan" w:date="2022-08-03T20:57:00Z">
        <w:del w:id="4114" w:author="fauzan" w:date="2022-08-07T17:15:00Z">
          <w:r>
            <w:delText>K</w:delText>
          </w:r>
        </w:del>
      </w:ins>
      <w:del w:id="4115" w:author="fauzan" w:date="2022-08-07T17:15:00Z">
        <w:r>
          <w:delText>ketika button</w:delText>
        </w:r>
      </w:del>
      <w:ins w:id="4116" w:author="muhammad fauzan" w:date="2022-08-04T18:59:00Z">
        <w:del w:id="4117" w:author="fauzan" w:date="2022-08-07T17:15:00Z">
          <w:r>
            <w:rPr>
              <w:i/>
            </w:rPr>
            <w:delText>button</w:delText>
          </w:r>
        </w:del>
      </w:ins>
      <w:del w:id="4118" w:author="fauzan" w:date="2022-08-07T17:15:00Z">
        <w:r>
          <w:delText xml:space="preserve"> hapus ditekan maka akan memanggil </w:delText>
        </w:r>
      </w:del>
      <w:del w:id="4119" w:author="fauzan" w:date="2022-08-05T01:23:00Z">
        <w:r>
          <w:delText>function</w:delText>
        </w:r>
      </w:del>
      <w:del w:id="4120" w:author="fauzan" w:date="2022-08-07T17:15:00Z">
        <w:r>
          <w:delText xml:space="preserve"> </w:delText>
        </w:r>
        <w:r>
          <w:rPr>
            <w:i/>
            <w:rPrChange w:id="4121" w:author="muhammad fauzan" w:date="2022-08-04T20:16:00Z">
              <w:rPr/>
            </w:rPrChange>
          </w:rPr>
          <w:delText>hapus_sales</w:delText>
        </w:r>
      </w:del>
      <w:ins w:id="4122" w:author="muhammad fauzan" w:date="2022-08-04T20:16:00Z">
        <w:del w:id="4123" w:author="fauzan" w:date="2022-08-07T17:15:00Z">
          <w:r>
            <w:rPr>
              <w:i/>
            </w:rPr>
            <w:delText>sales</w:delText>
          </w:r>
        </w:del>
      </w:ins>
      <w:del w:id="4124" w:author="fauzan" w:date="2022-08-07T17:15:00Z">
        <w:r>
          <w:delText>, lalu dipanggil model dari data sales</w:delText>
        </w:r>
      </w:del>
      <w:ins w:id="4125" w:author="muhammad fauzan" w:date="2022-08-04T20:16:00Z">
        <w:del w:id="4126" w:author="fauzan" w:date="2022-08-07T17:15:00Z">
          <w:r>
            <w:rPr>
              <w:i/>
            </w:rPr>
            <w:delText>sales</w:delText>
          </w:r>
        </w:del>
      </w:ins>
      <w:del w:id="4127" w:author="fauzan" w:date="2022-08-07T17:15:00Z">
        <w:r>
          <w:delText xml:space="preserve"> sesuai nik yang dikirimkan, kemudian dipanggil method hapus lalu diredirect kehalaman data sales</w:delText>
        </w:r>
      </w:del>
      <w:ins w:id="4128" w:author="muhammad fauzan" w:date="2022-08-04T20:16:00Z">
        <w:del w:id="4129" w:author="fauzan" w:date="2022-08-07T17:15:00Z">
          <w:r>
            <w:rPr>
              <w:i/>
            </w:rPr>
            <w:delText>sales</w:delText>
          </w:r>
        </w:del>
      </w:ins>
      <w:del w:id="4130" w:author="fauzan" w:date="2022-08-07T17:15:00Z">
        <w:r>
          <w:delText xml:space="preserve"> kembali. Berikut source code </w:delText>
        </w:r>
      </w:del>
      <w:ins w:id="4131" w:author="muhammad fauzan" w:date="2022-08-04T17:25:00Z">
        <w:del w:id="4132" w:author="fauzan" w:date="2022-08-07T17:15:00Z">
          <w:r>
            <w:rPr>
              <w:i/>
            </w:rPr>
            <w:delText xml:space="preserve">source code </w:delText>
          </w:r>
        </w:del>
      </w:ins>
      <w:del w:id="4133" w:author="fauzan" w:date="2022-08-07T17:15:00Z">
        <w:r>
          <w:delText>untuk hapus data sales</w:delText>
        </w:r>
      </w:del>
      <w:ins w:id="4134" w:author="muhammad fauzan" w:date="2022-08-04T20:16:00Z">
        <w:del w:id="4135" w:author="fauzan" w:date="2022-08-07T17:15:00Z">
          <w:r>
            <w:rPr>
              <w:i/>
            </w:rPr>
            <w:delText>sales</w:delText>
          </w:r>
        </w:del>
      </w:ins>
      <w:del w:id="4136" w:author="fauzan" w:date="2022-08-07T17:15:00Z">
        <w:r>
          <w:delText>.</w:delText>
        </w:r>
      </w:del>
    </w:p>
    <w:p w:rsidR="00222167" w:rsidRPr="00222167" w:rsidRDefault="008B3912">
      <w:pPr>
        <w:pBdr>
          <w:top w:val="single" w:sz="4" w:space="1" w:color="auto"/>
          <w:left w:val="single" w:sz="4" w:space="4" w:color="auto"/>
          <w:bottom w:val="single" w:sz="4" w:space="1" w:color="auto"/>
          <w:right w:val="single" w:sz="4" w:space="4" w:color="auto"/>
        </w:pBdr>
        <w:spacing w:line="240" w:lineRule="auto"/>
        <w:ind w:left="426"/>
        <w:rPr>
          <w:del w:id="4137" w:author="fauzan" w:date="2022-08-05T01:14:00Z"/>
          <w:rFonts w:ascii="Courier New" w:hAnsi="Courier New" w:cs="Courier New"/>
          <w:sz w:val="20"/>
          <w:szCs w:val="20"/>
          <w:rPrChange w:id="4138" w:author="fauzan" w:date="2022-08-05T01:15:00Z">
            <w:rPr>
              <w:del w:id="4139" w:author="fauzan" w:date="2022-08-05T01:14:00Z"/>
            </w:rPr>
          </w:rPrChange>
        </w:rPr>
        <w:pPrChange w:id="4140"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141" w:author="fauzan" w:date="2022-08-05T01:14:00Z">
        <w:r>
          <w:rPr>
            <w:rFonts w:ascii="Courier New" w:hAnsi="Courier New" w:cs="Courier New"/>
            <w:sz w:val="20"/>
            <w:szCs w:val="20"/>
            <w:rPrChange w:id="4142" w:author="fauzan" w:date="2022-08-05T01:15:00Z">
              <w:rPr/>
            </w:rPrChange>
          </w:rPr>
          <w:delText>@login_required(login_url="login")</w:delText>
        </w:r>
      </w:del>
    </w:p>
    <w:p w:rsidR="00222167" w:rsidRDefault="008B3912">
      <w:pPr>
        <w:pBdr>
          <w:top w:val="single" w:sz="4" w:space="1" w:color="auto"/>
          <w:left w:val="single" w:sz="4" w:space="4" w:color="auto"/>
          <w:bottom w:val="single" w:sz="4" w:space="1" w:color="auto"/>
          <w:right w:val="single" w:sz="4" w:space="4" w:color="auto"/>
        </w:pBdr>
        <w:spacing w:line="240" w:lineRule="auto"/>
        <w:ind w:left="426"/>
        <w:rPr>
          <w:del w:id="4143" w:author="fauzan" w:date="2022-08-05T01:14:00Z"/>
        </w:rPr>
        <w:pPrChange w:id="4144"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145" w:author="fauzan" w:date="2022-08-05T01:14:00Z">
        <w:r>
          <w:delText>@admin_only</w:delText>
        </w:r>
      </w:del>
    </w:p>
    <w:p w:rsidR="00222167" w:rsidRDefault="008B3912">
      <w:pPr>
        <w:pBdr>
          <w:top w:val="single" w:sz="4" w:space="1" w:color="auto"/>
          <w:left w:val="single" w:sz="4" w:space="4" w:color="auto"/>
          <w:bottom w:val="single" w:sz="4" w:space="1" w:color="auto"/>
          <w:right w:val="single" w:sz="4" w:space="4" w:color="auto"/>
        </w:pBdr>
        <w:spacing w:line="240" w:lineRule="auto"/>
        <w:ind w:left="426"/>
        <w:rPr>
          <w:del w:id="4146" w:author="fauzan" w:date="2022-08-05T01:14:00Z"/>
        </w:rPr>
        <w:pPrChange w:id="4147"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148" w:author="fauzan" w:date="2022-08-05T01:14:00Z">
        <w:r>
          <w:delText>def hapus_sales(request, nik_sales):</w:delText>
        </w:r>
      </w:del>
    </w:p>
    <w:p w:rsidR="00222167" w:rsidRDefault="008B3912">
      <w:pPr>
        <w:pBdr>
          <w:top w:val="single" w:sz="4" w:space="1" w:color="auto"/>
          <w:left w:val="single" w:sz="4" w:space="4" w:color="auto"/>
          <w:bottom w:val="single" w:sz="4" w:space="1" w:color="auto"/>
          <w:right w:val="single" w:sz="4" w:space="4" w:color="auto"/>
        </w:pBdr>
        <w:spacing w:line="240" w:lineRule="auto"/>
        <w:ind w:left="426"/>
        <w:rPr>
          <w:del w:id="4149" w:author="fauzan" w:date="2022-08-05T01:14:00Z"/>
        </w:rPr>
        <w:pPrChange w:id="4150"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151" w:author="fauzan" w:date="2022-08-05T01:14:00Z">
        <w:r>
          <w:delText xml:space="preserve">    Sales = datasales.objects.filter(nik=nik_sales)</w:delText>
        </w:r>
      </w:del>
    </w:p>
    <w:p w:rsidR="00222167" w:rsidRDefault="008B3912">
      <w:pPr>
        <w:pBdr>
          <w:top w:val="single" w:sz="4" w:space="1" w:color="auto"/>
          <w:left w:val="single" w:sz="4" w:space="4" w:color="auto"/>
          <w:bottom w:val="single" w:sz="4" w:space="1" w:color="auto"/>
          <w:right w:val="single" w:sz="4" w:space="4" w:color="auto"/>
        </w:pBdr>
        <w:spacing w:line="240" w:lineRule="auto"/>
        <w:ind w:left="426"/>
        <w:rPr>
          <w:del w:id="4152" w:author="fauzan" w:date="2022-08-05T01:14:00Z"/>
        </w:rPr>
        <w:pPrChange w:id="4153"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154" w:author="fauzan" w:date="2022-08-05T01:14:00Z">
        <w:r>
          <w:delText xml:space="preserve">    Sales.delete()</w:delText>
        </w:r>
      </w:del>
    </w:p>
    <w:p w:rsidR="00222167" w:rsidRDefault="008B3912">
      <w:pPr>
        <w:pBdr>
          <w:top w:val="single" w:sz="4" w:space="1" w:color="auto"/>
          <w:left w:val="single" w:sz="4" w:space="4" w:color="auto"/>
          <w:bottom w:val="single" w:sz="4" w:space="1" w:color="auto"/>
          <w:right w:val="single" w:sz="4" w:space="4" w:color="auto"/>
        </w:pBdr>
        <w:spacing w:line="240" w:lineRule="auto"/>
        <w:ind w:left="426"/>
        <w:rPr>
          <w:del w:id="4155" w:author="fauzan" w:date="2022-08-05T01:14:00Z"/>
        </w:rPr>
        <w:pPrChange w:id="4156" w:author="fauzan" w:date="2022-08-07T17:15: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157" w:author="fauzan" w:date="2022-08-05T01:14:00Z">
        <w:r>
          <w:delText xml:space="preserve">    messages.success(request, "Data Berhasil Dihapus")</w:delText>
        </w:r>
      </w:del>
    </w:p>
    <w:p w:rsidR="00222167" w:rsidRDefault="008B3912">
      <w:pPr>
        <w:pBdr>
          <w:top w:val="single" w:sz="4" w:space="1" w:color="auto"/>
          <w:left w:val="single" w:sz="4" w:space="4" w:color="auto"/>
          <w:bottom w:val="single" w:sz="4" w:space="1" w:color="auto"/>
          <w:right w:val="single" w:sz="4" w:space="4" w:color="auto"/>
        </w:pBdr>
        <w:ind w:left="426"/>
        <w:rPr>
          <w:del w:id="4158" w:author="fauzan" w:date="2022-08-05T01:15:00Z"/>
        </w:rPr>
        <w:pPrChange w:id="4159" w:author="fauzan" w:date="2022-08-07T17:15:00Z">
          <w:pPr>
            <w:pStyle w:val="ListParagraph"/>
            <w:pBdr>
              <w:top w:val="single" w:sz="4" w:space="1" w:color="auto"/>
              <w:left w:val="single" w:sz="4" w:space="4" w:color="auto"/>
              <w:bottom w:val="single" w:sz="4" w:space="1" w:color="auto"/>
              <w:right w:val="single" w:sz="4" w:space="4" w:color="auto"/>
            </w:pBdr>
            <w:ind w:left="426"/>
          </w:pPr>
        </w:pPrChange>
      </w:pPr>
      <w:del w:id="4160" w:author="fauzan" w:date="2022-08-05T01:14:00Z">
        <w:r>
          <w:delText xml:space="preserve">    return redirect("data-sales")</w:delText>
        </w:r>
      </w:del>
    </w:p>
    <w:p w:rsidR="00222167" w:rsidRDefault="008B3912">
      <w:pPr>
        <w:pStyle w:val="ListParagraph"/>
        <w:ind w:left="0"/>
        <w:jc w:val="center"/>
      </w:pPr>
      <w:ins w:id="4161" w:author="muhammad fauzan" w:date="2022-08-03T21:00:00Z">
        <w:del w:id="4162" w:author="fauzan" w:date="2022-08-07T17:15:00Z">
          <w:r>
            <w:delText xml:space="preserve">Gambar 4. </w:delText>
          </w:r>
          <w:r>
            <w:fldChar w:fldCharType="begin"/>
          </w:r>
          <w:r>
            <w:delInstrText xml:space="preserve"> SEQ Gambar_4. \* ARABIC </w:delInstrText>
          </w:r>
          <w:r>
            <w:fldChar w:fldCharType="separate"/>
          </w:r>
          <w:r>
            <w:delText>10</w:delText>
          </w:r>
          <w:r>
            <w:fldChar w:fldCharType="end"/>
          </w:r>
          <w:r>
            <w:delText xml:space="preserve"> </w:delText>
          </w:r>
        </w:del>
      </w:ins>
      <w:ins w:id="4163" w:author="muhammad fauzan" w:date="2022-08-04T17:25:00Z">
        <w:del w:id="4164" w:author="fauzan" w:date="2022-08-07T17:15:00Z">
          <w:r>
            <w:rPr>
              <w:i/>
            </w:rPr>
            <w:delText xml:space="preserve">Source code </w:delText>
          </w:r>
        </w:del>
      </w:ins>
      <w:ins w:id="4165" w:author="muhammad fauzan" w:date="2022-08-03T21:01:00Z">
        <w:del w:id="4166" w:author="fauzan" w:date="2022-08-07T17:15:00Z">
          <w:r>
            <w:delText xml:space="preserve">hapus </w:delText>
          </w:r>
        </w:del>
      </w:ins>
      <w:ins w:id="4167" w:author="muhammad fauzan" w:date="2022-08-03T21:00:00Z">
        <w:del w:id="4168" w:author="fauzan" w:date="2022-08-07T17:15:00Z">
          <w:r>
            <w:delText xml:space="preserve">data </w:delText>
          </w:r>
        </w:del>
      </w:ins>
      <w:ins w:id="4169" w:author="muhammad fauzan" w:date="2022-08-04T20:17:00Z">
        <w:del w:id="4170" w:author="fauzan" w:date="2022-08-07T17:15:00Z">
          <w:r>
            <w:rPr>
              <w:i/>
            </w:rPr>
            <w:delText>sales</w:delText>
          </w:r>
        </w:del>
      </w:ins>
      <w:del w:id="4171" w:author="muhammad fauzan" w:date="2022-08-03T20:59:00Z">
        <w:r>
          <w:delText>asa</w:delText>
        </w:r>
      </w:del>
    </w:p>
    <w:p w:rsidR="00222167" w:rsidRDefault="008B3912">
      <w:pPr>
        <w:pStyle w:val="ListParagraph"/>
        <w:numPr>
          <w:ilvl w:val="0"/>
          <w:numId w:val="40"/>
        </w:numPr>
        <w:ind w:left="426" w:hanging="426"/>
      </w:pPr>
      <w:r>
        <w:t xml:space="preserve">Halaman tambah data </w:t>
      </w:r>
      <w:del w:id="4172" w:author="muhammad fauzan" w:date="2022-08-04T20:17:00Z">
        <w:r>
          <w:delText>sales</w:delText>
        </w:r>
      </w:del>
      <w:ins w:id="4173" w:author="muhammad fauzan" w:date="2022-08-04T20:17:00Z">
        <w:r>
          <w:rPr>
            <w:i/>
          </w:rPr>
          <w:t>sales</w:t>
        </w:r>
      </w:ins>
      <w:r>
        <w:t xml:space="preserve"> pada admin</w:t>
      </w:r>
    </w:p>
    <w:p w:rsidR="00222167" w:rsidRDefault="008B3912">
      <w:pPr>
        <w:pStyle w:val="ListParagraph"/>
        <w:ind w:left="0" w:firstLine="709"/>
        <w:pPrChange w:id="4174" w:author="muhammad fauzan" w:date="2022-08-03T21:02:00Z">
          <w:pPr>
            <w:pStyle w:val="ListParagraph"/>
            <w:ind w:left="426"/>
          </w:pPr>
        </w:pPrChange>
      </w:pPr>
      <w:r>
        <w:t xml:space="preserve">Halaman tambah data </w:t>
      </w:r>
      <w:del w:id="4175" w:author="muhammad fauzan" w:date="2022-08-04T20:17:00Z">
        <w:r>
          <w:delText>sales</w:delText>
        </w:r>
      </w:del>
      <w:ins w:id="4176" w:author="muhammad fauzan" w:date="2022-08-04T20:17:00Z">
        <w:r>
          <w:rPr>
            <w:i/>
          </w:rPr>
          <w:t>sales</w:t>
        </w:r>
      </w:ins>
      <w:r>
        <w:t xml:space="preserve"> merupakan halaman tujuan ketika </w:t>
      </w:r>
      <w:del w:id="4177" w:author="muhammad fauzan" w:date="2022-08-04T18:59:00Z">
        <w:r>
          <w:delText>button</w:delText>
        </w:r>
      </w:del>
      <w:ins w:id="4178" w:author="muhammad fauzan" w:date="2022-08-04T18:59:00Z">
        <w:r>
          <w:rPr>
            <w:i/>
          </w:rPr>
          <w:t>button</w:t>
        </w:r>
      </w:ins>
      <w:r>
        <w:t xml:space="preserve"> tambah ditekan pada halaman data </w:t>
      </w:r>
      <w:del w:id="4179" w:author="muhammad fauzan" w:date="2022-08-04T20:17:00Z">
        <w:r>
          <w:delText>sales</w:delText>
        </w:r>
      </w:del>
      <w:ins w:id="4180" w:author="muhammad fauzan" w:date="2022-08-04T20:17:00Z">
        <w:r>
          <w:rPr>
            <w:i/>
          </w:rPr>
          <w:t>sales</w:t>
        </w:r>
      </w:ins>
      <w:r>
        <w:t xml:space="preserve">. Pada halaman ini admin dapat menambahkan data </w:t>
      </w:r>
      <w:del w:id="4181" w:author="muhammad fauzan" w:date="2022-08-04T20:17:00Z">
        <w:r>
          <w:delText>sales</w:delText>
        </w:r>
      </w:del>
      <w:ins w:id="4182" w:author="muhammad fauzan" w:date="2022-08-04T20:17:00Z">
        <w:r>
          <w:rPr>
            <w:i/>
          </w:rPr>
          <w:t>sales</w:t>
        </w:r>
      </w:ins>
      <w:r>
        <w:t xml:space="preserve"> dengan mengisi setiap entitas yang terdapat pada form. Berikut tampilan halaman tambah data </w:t>
      </w:r>
      <w:del w:id="4183" w:author="muhammad fauzan" w:date="2022-08-04T20:17:00Z">
        <w:r>
          <w:delText>sales</w:delText>
        </w:r>
      </w:del>
      <w:ins w:id="4184" w:author="muhammad fauzan" w:date="2022-08-04T20:17:00Z">
        <w:r>
          <w:rPr>
            <w:i/>
          </w:rPr>
          <w:t>sales</w:t>
        </w:r>
      </w:ins>
      <w:r>
        <w:t>.</w:t>
      </w:r>
    </w:p>
    <w:p w:rsidR="00222167" w:rsidRDefault="008B3912">
      <w:pPr>
        <w:pStyle w:val="ListParagraph"/>
        <w:spacing w:line="240" w:lineRule="auto"/>
        <w:ind w:left="0"/>
        <w:jc w:val="center"/>
        <w:rPr>
          <w:ins w:id="4185" w:author="fauzan" w:date="2022-08-07T17:34:00Z"/>
        </w:rPr>
        <w:pPrChange w:id="4186" w:author="fauzan" w:date="2022-08-07T17:33:00Z">
          <w:pPr>
            <w:pStyle w:val="ListParagraph"/>
            <w:ind w:left="0"/>
          </w:pPr>
        </w:pPrChange>
      </w:pPr>
      <w:del w:id="4187" w:author="fauzan" w:date="2022-08-07T17:32:00Z">
        <w:r>
          <w:rPr>
            <w:noProof/>
          </w:rPr>
          <w:lastRenderedPageBreak/>
          <w:drawing>
            <wp:inline distT="0" distB="0" distL="0" distR="0">
              <wp:extent cx="5040630" cy="2548255"/>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3"/>
                      <a:stretch>
                        <a:fillRect/>
                      </a:stretch>
                    </pic:blipFill>
                    <pic:spPr>
                      <a:xfrm>
                        <a:off x="0" y="0"/>
                        <a:ext cx="5040630" cy="2548255"/>
                      </a:xfrm>
                      <a:prstGeom prst="rect">
                        <a:avLst/>
                      </a:prstGeom>
                    </pic:spPr>
                  </pic:pic>
                </a:graphicData>
              </a:graphic>
            </wp:inline>
          </w:drawing>
        </w:r>
      </w:del>
      <w:ins w:id="4188" w:author="fauzan" w:date="2022-08-07T17:33:00Z">
        <w:r>
          <w:rPr>
            <w:noProof/>
          </w:rPr>
          <w:drawing>
            <wp:inline distT="0" distB="0" distL="0" distR="0">
              <wp:extent cx="5040630" cy="250825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4"/>
                      <a:stretch>
                        <a:fillRect/>
                      </a:stretch>
                    </pic:blipFill>
                    <pic:spPr>
                      <a:xfrm>
                        <a:off x="0" y="0"/>
                        <a:ext cx="5040630" cy="2508250"/>
                      </a:xfrm>
                      <a:prstGeom prst="rect">
                        <a:avLst/>
                      </a:prstGeom>
                    </pic:spPr>
                  </pic:pic>
                </a:graphicData>
              </a:graphic>
            </wp:inline>
          </w:drawing>
        </w:r>
      </w:ins>
    </w:p>
    <w:p w:rsidR="00222167" w:rsidRDefault="008B3912">
      <w:pPr>
        <w:pStyle w:val="ListParagraph"/>
        <w:spacing w:line="240" w:lineRule="auto"/>
        <w:ind w:left="0"/>
        <w:jc w:val="center"/>
        <w:pPrChange w:id="4189" w:author="fauzan" w:date="2022-08-07T17:33:00Z">
          <w:pPr>
            <w:pStyle w:val="ListParagraph"/>
            <w:ind w:left="0"/>
          </w:pPr>
        </w:pPrChange>
      </w:pPr>
      <w:ins w:id="4190" w:author="fauzan" w:date="2022-08-07T17:33:00Z">
        <w:r>
          <w:rPr>
            <w:noProof/>
          </w:rPr>
          <w:drawing>
            <wp:inline distT="0" distB="0" distL="0" distR="0">
              <wp:extent cx="5040630" cy="82359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5"/>
                      <a:srcRect t="14783"/>
                      <a:stretch>
                        <a:fillRect/>
                      </a:stretch>
                    </pic:blipFill>
                    <pic:spPr>
                      <a:xfrm>
                        <a:off x="0" y="0"/>
                        <a:ext cx="5040630" cy="823595"/>
                      </a:xfrm>
                      <a:prstGeom prst="rect">
                        <a:avLst/>
                      </a:prstGeom>
                      <a:ln>
                        <a:noFill/>
                      </a:ln>
                    </pic:spPr>
                  </pic:pic>
                </a:graphicData>
              </a:graphic>
            </wp:inline>
          </w:drawing>
        </w:r>
      </w:ins>
    </w:p>
    <w:p w:rsidR="00222167" w:rsidRDefault="008B3912">
      <w:pPr>
        <w:pStyle w:val="ListParagraph"/>
        <w:ind w:left="0"/>
        <w:jc w:val="center"/>
      </w:pPr>
      <w:ins w:id="4191" w:author="muhammad fauzan" w:date="2022-08-03T21:01:00Z">
        <w:r>
          <w:t xml:space="preserve">Gambar 4. </w:t>
        </w:r>
        <w:r>
          <w:fldChar w:fldCharType="begin"/>
        </w:r>
        <w:r>
          <w:instrText xml:space="preserve"> SEQ Gambar_4. \* ARABIC </w:instrText>
        </w:r>
        <w:r>
          <w:fldChar w:fldCharType="separate"/>
        </w:r>
      </w:ins>
      <w:ins w:id="4192" w:author="muhammad fauzan" w:date="2022-08-10T01:43:00Z">
        <w:r>
          <w:t>5</w:t>
        </w:r>
      </w:ins>
      <w:ins w:id="4193" w:author="muhammad fauzan" w:date="2022-08-03T21:01:00Z">
        <w:r>
          <w:fldChar w:fldCharType="end"/>
        </w:r>
        <w:r>
          <w:t xml:space="preserve"> Halaman tambah </w:t>
        </w:r>
      </w:ins>
      <w:ins w:id="4194" w:author="muhammad fauzan" w:date="2022-08-04T20:17:00Z">
        <w:r>
          <w:rPr>
            <w:i/>
          </w:rPr>
          <w:t>sales</w:t>
        </w:r>
      </w:ins>
    </w:p>
    <w:p w:rsidR="00222167" w:rsidRDefault="008B3912">
      <w:pPr>
        <w:pStyle w:val="ListParagraph"/>
        <w:ind w:left="0" w:firstLine="709"/>
        <w:rPr>
          <w:del w:id="4195" w:author="fauzan" w:date="2022-08-07T17:15:00Z"/>
        </w:rPr>
        <w:pPrChange w:id="4196" w:author="fauzan" w:date="2022-08-07T17:15:00Z">
          <w:pPr>
            <w:pStyle w:val="ListParagraph"/>
            <w:ind w:left="426"/>
          </w:pPr>
        </w:pPrChange>
      </w:pPr>
      <w:del w:id="4197" w:author="fauzan" w:date="2022-08-07T17:15:00Z">
        <w:r>
          <w:delText xml:space="preserve">Adapun source code </w:delText>
        </w:r>
      </w:del>
      <w:ins w:id="4198" w:author="muhammad fauzan" w:date="2022-08-04T17:25:00Z">
        <w:del w:id="4199" w:author="fauzan" w:date="2022-08-07T17:15:00Z">
          <w:r>
            <w:rPr>
              <w:i/>
            </w:rPr>
            <w:delText xml:space="preserve">source code </w:delText>
          </w:r>
        </w:del>
      </w:ins>
      <w:del w:id="4200" w:author="fauzan" w:date="2022-08-07T17:15:00Z">
        <w:r>
          <w:delText>untuk halaman tambah data ketika button</w:delText>
        </w:r>
      </w:del>
      <w:ins w:id="4201" w:author="muhammad fauzan" w:date="2022-08-04T18:59:00Z">
        <w:del w:id="4202" w:author="fauzan" w:date="2022-08-07T17:15:00Z">
          <w:r>
            <w:rPr>
              <w:i/>
            </w:rPr>
            <w:delText>button</w:delText>
          </w:r>
        </w:del>
      </w:ins>
      <w:del w:id="4203" w:author="fauzan" w:date="2022-08-07T17:15:00Z">
        <w:r>
          <w:delText xml:space="preserve"> tambah ditekan pada halaman maka sistem akan melakukan pengecekan terhadap form apakah form dikirimkan valid atau sudah benar, jika sudah benar maka sistem akan membuatkan sebuah akun kepada sales</w:delText>
        </w:r>
      </w:del>
      <w:ins w:id="4204" w:author="muhammad fauzan" w:date="2022-08-04T20:17:00Z">
        <w:del w:id="4205" w:author="fauzan" w:date="2022-08-07T17:15:00Z">
          <w:r>
            <w:rPr>
              <w:i/>
            </w:rPr>
            <w:delText>sales</w:delText>
          </w:r>
        </w:del>
      </w:ins>
      <w:del w:id="4206" w:author="fauzan" w:date="2022-08-07T17:15:00Z">
        <w:r>
          <w:delText xml:space="preserve"> untuk dapat diakses oleh sales</w:delText>
        </w:r>
      </w:del>
      <w:ins w:id="4207" w:author="muhammad fauzan" w:date="2022-08-04T20:17:00Z">
        <w:del w:id="4208" w:author="fauzan" w:date="2022-08-07T17:15:00Z">
          <w:r>
            <w:rPr>
              <w:i/>
            </w:rPr>
            <w:delText>sales</w:delText>
          </w:r>
        </w:del>
      </w:ins>
      <w:del w:id="4209" w:author="fauzan" w:date="2022-08-07T17:15:00Z">
        <w:r>
          <w:delText xml:space="preserve"> dengan username</w:delText>
        </w:r>
      </w:del>
      <w:ins w:id="4210" w:author="muhammad fauzan" w:date="2022-08-05T02:48:00Z">
        <w:del w:id="4211" w:author="fauzan" w:date="2022-08-07T17:15:00Z">
          <w:r>
            <w:rPr>
              <w:i/>
            </w:rPr>
            <w:delText>username</w:delText>
          </w:r>
        </w:del>
      </w:ins>
      <w:del w:id="4212" w:author="fauzan" w:date="2022-08-07T17:15:00Z">
        <w:r>
          <w:delText>nya adalah nik sales</w:delText>
        </w:r>
      </w:del>
      <w:ins w:id="4213" w:author="muhammad fauzan" w:date="2022-08-04T20:17:00Z">
        <w:del w:id="4214" w:author="fauzan" w:date="2022-08-07T17:15:00Z">
          <w:r>
            <w:rPr>
              <w:i/>
            </w:rPr>
            <w:delText>sales</w:delText>
          </w:r>
        </w:del>
      </w:ins>
      <w:del w:id="4215" w:author="fauzan" w:date="2022-08-07T17:15:00Z">
        <w:r>
          <w:delText xml:space="preserve"> sendiri dan password</w:delText>
        </w:r>
      </w:del>
      <w:ins w:id="4216" w:author="muhammad fauzan" w:date="2022-08-04T20:07:00Z">
        <w:del w:id="4217" w:author="fauzan" w:date="2022-08-07T17:15:00Z">
          <w:r>
            <w:rPr>
              <w:i/>
            </w:rPr>
            <w:delText>password</w:delText>
          </w:r>
        </w:del>
      </w:ins>
      <w:del w:id="4218" w:author="fauzan" w:date="2022-08-07T17:15:00Z">
        <w:r>
          <w:delText xml:space="preserve"> awal </w:delText>
        </w:r>
      </w:del>
      <w:ins w:id="4219" w:author="muhammad fauzan" w:date="2022-08-03T21:18:00Z">
        <w:del w:id="4220" w:author="fauzan" w:date="2022-08-07T17:15:00Z">
          <w:r>
            <w:delText xml:space="preserve">adalah </w:delText>
          </w:r>
        </w:del>
      </w:ins>
      <w:del w:id="4221" w:author="fauzan" w:date="2022-08-07T17:15:00Z">
        <w:r>
          <w:delText>nama1234</w:delText>
        </w:r>
      </w:del>
      <w:ins w:id="4222" w:author="muhammad fauzan" w:date="2022-08-03T21:18:00Z">
        <w:del w:id="4223" w:author="fauzan" w:date="2022-08-07T17:15:00Z">
          <w:r>
            <w:delText xml:space="preserve">nik </w:delText>
          </w:r>
        </w:del>
      </w:ins>
      <w:ins w:id="4224" w:author="muhammad fauzan" w:date="2022-08-04T20:17:00Z">
        <w:del w:id="4225" w:author="fauzan" w:date="2022-08-07T17:15:00Z">
          <w:r>
            <w:rPr>
              <w:i/>
            </w:rPr>
            <w:delText>sales</w:delText>
          </w:r>
        </w:del>
      </w:ins>
      <w:ins w:id="4226" w:author="muhammad fauzan" w:date="2022-08-03T21:18:00Z">
        <w:del w:id="4227" w:author="fauzan" w:date="2022-08-07T17:15:00Z">
          <w:r>
            <w:delText xml:space="preserve"> tersebut</w:delText>
          </w:r>
        </w:del>
      </w:ins>
      <w:del w:id="4228" w:author="fauzan" w:date="2022-08-07T17:15:00Z">
        <w:r>
          <w:delText>. Jika form tidak valid maka akan menampilkan notifikasi bahwa data tidak valid. Jika button</w:delText>
        </w:r>
      </w:del>
      <w:ins w:id="4229" w:author="muhammad fauzan" w:date="2022-08-04T18:59:00Z">
        <w:del w:id="4230" w:author="fauzan" w:date="2022-08-07T17:15:00Z">
          <w:r>
            <w:rPr>
              <w:i/>
            </w:rPr>
            <w:delText>button</w:delText>
          </w:r>
        </w:del>
      </w:ins>
      <w:del w:id="4231" w:author="fauzan" w:date="2022-08-07T17:15:00Z">
        <w:r>
          <w:delText xml:space="preserve"> ditekan akan kembali pada halaman data sales</w:delText>
        </w:r>
      </w:del>
      <w:ins w:id="4232" w:author="muhammad fauzan" w:date="2022-08-04T20:17:00Z">
        <w:del w:id="4233" w:author="fauzan" w:date="2022-08-07T17:15:00Z">
          <w:r>
            <w:rPr>
              <w:i/>
            </w:rPr>
            <w:delText>sales</w:delText>
          </w:r>
        </w:del>
      </w:ins>
      <w:del w:id="4234" w:author="fauzan" w:date="2022-08-07T17:15:00Z">
        <w:r>
          <w:delText xml:space="preserve">. Berikut source code </w:delText>
        </w:r>
      </w:del>
      <w:ins w:id="4235" w:author="muhammad fauzan" w:date="2022-08-04T17:25:00Z">
        <w:del w:id="4236" w:author="fauzan" w:date="2022-08-07T17:15:00Z">
          <w:r>
            <w:rPr>
              <w:i/>
            </w:rPr>
            <w:delText xml:space="preserve">source code </w:delText>
          </w:r>
        </w:del>
      </w:ins>
      <w:del w:id="4237" w:author="fauzan" w:date="2022-08-07T17:15:00Z">
        <w:r>
          <w:delText>dari halaman tambah data sales</w:delText>
        </w:r>
      </w:del>
      <w:ins w:id="4238" w:author="muhammad fauzan" w:date="2022-08-04T20:17:00Z">
        <w:del w:id="4239" w:author="fauzan" w:date="2022-08-07T17:15:00Z">
          <w:r>
            <w:rPr>
              <w:i/>
            </w:rPr>
            <w:delText>sales</w:delText>
          </w:r>
        </w:del>
      </w:ins>
      <w:del w:id="4240" w:author="fauzan" w:date="2022-08-07T17:15:00Z">
        <w:r>
          <w:delTex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41" w:author="fauzan" w:date="2022-08-05T01:13:00Z"/>
          <w:rFonts w:ascii="Courier New" w:hAnsi="Courier New" w:cs="Courier New"/>
          <w:sz w:val="20"/>
          <w:szCs w:val="20"/>
          <w:rPrChange w:id="4242" w:author="muhammad fauzan" w:date="2022-08-03T21:18:00Z">
            <w:rPr>
              <w:del w:id="4243" w:author="fauzan" w:date="2022-08-05T01:13:00Z"/>
            </w:rPr>
          </w:rPrChange>
        </w:rPr>
      </w:pPr>
      <w:del w:id="4244" w:author="fauzan" w:date="2022-08-05T01:13:00Z">
        <w:r>
          <w:rPr>
            <w:rFonts w:ascii="Courier New" w:hAnsi="Courier New" w:cs="Courier New"/>
            <w:sz w:val="20"/>
            <w:szCs w:val="20"/>
            <w:rPrChange w:id="4245" w:author="muhammad fauzan" w:date="2022-08-03T21:18: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46" w:author="fauzan" w:date="2022-08-05T01:13:00Z"/>
          <w:rFonts w:ascii="Courier New" w:hAnsi="Courier New" w:cs="Courier New"/>
          <w:sz w:val="20"/>
          <w:szCs w:val="20"/>
          <w:rPrChange w:id="4247" w:author="muhammad fauzan" w:date="2022-08-03T21:18:00Z">
            <w:rPr>
              <w:del w:id="4248" w:author="fauzan" w:date="2022-08-05T01:13:00Z"/>
            </w:rPr>
          </w:rPrChange>
        </w:rPr>
      </w:pPr>
      <w:del w:id="4249" w:author="fauzan" w:date="2022-08-05T01:13:00Z">
        <w:r>
          <w:rPr>
            <w:rFonts w:ascii="Courier New" w:hAnsi="Courier New" w:cs="Courier New"/>
            <w:sz w:val="20"/>
            <w:szCs w:val="20"/>
            <w:rPrChange w:id="4250" w:author="muhammad fauzan" w:date="2022-08-03T21:18: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51" w:author="fauzan" w:date="2022-08-05T01:13:00Z"/>
          <w:rFonts w:ascii="Courier New" w:hAnsi="Courier New" w:cs="Courier New"/>
          <w:sz w:val="20"/>
          <w:szCs w:val="20"/>
          <w:rPrChange w:id="4252" w:author="muhammad fauzan" w:date="2022-08-03T21:18:00Z">
            <w:rPr>
              <w:del w:id="4253" w:author="fauzan" w:date="2022-08-05T01:13:00Z"/>
            </w:rPr>
          </w:rPrChange>
        </w:rPr>
      </w:pPr>
      <w:del w:id="4254" w:author="fauzan" w:date="2022-08-05T01:13:00Z">
        <w:r>
          <w:rPr>
            <w:rFonts w:ascii="Courier New" w:hAnsi="Courier New" w:cs="Courier New"/>
            <w:sz w:val="20"/>
            <w:szCs w:val="20"/>
            <w:rPrChange w:id="4255" w:author="muhammad fauzan" w:date="2022-08-03T21:18:00Z">
              <w:rPr/>
            </w:rPrChange>
          </w:rPr>
          <w:delText>def tambahsales(request):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56" w:author="fauzan" w:date="2022-08-05T01:13:00Z"/>
          <w:rFonts w:ascii="Courier New" w:hAnsi="Courier New" w:cs="Courier New"/>
          <w:sz w:val="20"/>
          <w:szCs w:val="20"/>
          <w:rPrChange w:id="4257" w:author="muhammad fauzan" w:date="2022-08-03T21:18:00Z">
            <w:rPr>
              <w:del w:id="4258" w:author="fauzan" w:date="2022-08-05T01:13:00Z"/>
            </w:rPr>
          </w:rPrChange>
        </w:rPr>
      </w:pPr>
      <w:del w:id="4259" w:author="fauzan" w:date="2022-08-05T01:13:00Z">
        <w:r>
          <w:rPr>
            <w:rFonts w:ascii="Courier New" w:hAnsi="Courier New" w:cs="Courier New"/>
            <w:sz w:val="20"/>
            <w:szCs w:val="20"/>
            <w:rPrChange w:id="4260" w:author="muhammad fauzan" w:date="2022-08-03T21:18:00Z">
              <w:rPr/>
            </w:rPrChange>
          </w:rPr>
          <w:delText xml:space="preserve">    form = FormtambahSales()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61" w:author="fauzan" w:date="2022-08-05T01:13:00Z"/>
          <w:rFonts w:ascii="Courier New" w:hAnsi="Courier New" w:cs="Courier New"/>
          <w:sz w:val="20"/>
          <w:szCs w:val="20"/>
          <w:rPrChange w:id="4262" w:author="muhammad fauzan" w:date="2022-08-03T21:18:00Z">
            <w:rPr>
              <w:del w:id="4263" w:author="fauzan" w:date="2022-08-05T01:13:00Z"/>
            </w:rPr>
          </w:rPrChange>
        </w:rPr>
      </w:pPr>
      <w:del w:id="4264" w:author="fauzan" w:date="2022-08-05T01:13:00Z">
        <w:r>
          <w:rPr>
            <w:rFonts w:ascii="Courier New" w:hAnsi="Courier New" w:cs="Courier New"/>
            <w:sz w:val="20"/>
            <w:szCs w:val="20"/>
            <w:rPrChange w:id="4265" w:author="muhammad fauzan" w:date="2022-08-03T21:18: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66" w:author="fauzan" w:date="2022-08-05T01:13:00Z"/>
          <w:rFonts w:ascii="Courier New" w:hAnsi="Courier New" w:cs="Courier New"/>
          <w:sz w:val="20"/>
          <w:szCs w:val="20"/>
          <w:rPrChange w:id="4267" w:author="muhammad fauzan" w:date="2022-08-03T21:18:00Z">
            <w:rPr>
              <w:del w:id="4268" w:author="fauzan" w:date="2022-08-05T01:13:00Z"/>
            </w:rPr>
          </w:rPrChange>
        </w:rPr>
      </w:pPr>
      <w:del w:id="4269" w:author="fauzan" w:date="2022-08-05T01:13:00Z">
        <w:r>
          <w:rPr>
            <w:rFonts w:ascii="Courier New" w:hAnsi="Courier New" w:cs="Courier New"/>
            <w:sz w:val="20"/>
            <w:szCs w:val="20"/>
            <w:rPrChange w:id="4270" w:author="muhammad fauzan" w:date="2022-08-03T21:18:00Z">
              <w:rPr/>
            </w:rPrChange>
          </w:rPr>
          <w:delText xml:space="preserve">        form = FormtambahSales(request.POST)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71" w:author="fauzan" w:date="2022-08-05T01:13:00Z"/>
          <w:rFonts w:ascii="Courier New" w:hAnsi="Courier New" w:cs="Courier New"/>
          <w:sz w:val="20"/>
          <w:szCs w:val="20"/>
          <w:rPrChange w:id="4272" w:author="muhammad fauzan" w:date="2022-08-03T21:18:00Z">
            <w:rPr>
              <w:del w:id="4273" w:author="fauzan" w:date="2022-08-05T01:13:00Z"/>
            </w:rPr>
          </w:rPrChange>
        </w:rPr>
      </w:pPr>
      <w:del w:id="4274" w:author="fauzan" w:date="2022-08-05T01:13:00Z">
        <w:r>
          <w:rPr>
            <w:rFonts w:ascii="Courier New" w:hAnsi="Courier New" w:cs="Courier New"/>
            <w:sz w:val="20"/>
            <w:szCs w:val="20"/>
            <w:rPrChange w:id="4275" w:author="muhammad fauzan" w:date="2022-08-03T21:18: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76" w:author="fauzan" w:date="2022-08-05T01:13:00Z"/>
          <w:rFonts w:ascii="Courier New" w:hAnsi="Courier New" w:cs="Courier New"/>
          <w:sz w:val="20"/>
          <w:szCs w:val="20"/>
          <w:rPrChange w:id="4277" w:author="muhammad fauzan" w:date="2022-08-03T21:18:00Z">
            <w:rPr>
              <w:del w:id="4278" w:author="fauzan" w:date="2022-08-05T01:13:00Z"/>
            </w:rPr>
          </w:rPrChange>
        </w:rPr>
      </w:pPr>
      <w:del w:id="4279" w:author="fauzan" w:date="2022-08-05T01:13:00Z">
        <w:r>
          <w:rPr>
            <w:rFonts w:ascii="Courier New" w:hAnsi="Courier New" w:cs="Courier New"/>
            <w:sz w:val="20"/>
            <w:szCs w:val="20"/>
            <w:rPrChange w:id="4280" w:author="muhammad fauzan" w:date="2022-08-03T21:18:00Z">
              <w:rPr/>
            </w:rPrChange>
          </w:rPr>
          <w:delText xml:space="preserve">            form.save()</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4281" w:author="fauzan" w:date="2022-08-05T01:13:00Z"/>
          <w:rFonts w:ascii="Courier New" w:hAnsi="Courier New" w:cs="Courier New"/>
          <w:sz w:val="20"/>
          <w:szCs w:val="20"/>
          <w:rPrChange w:id="4282" w:author="muhammad fauzan" w:date="2022-08-03T21:18:00Z">
            <w:rPr>
              <w:del w:id="4283" w:author="fauzan" w:date="2022-08-05T01:13: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84" w:author="fauzan" w:date="2022-08-05T01:13:00Z"/>
          <w:rFonts w:ascii="Courier New" w:hAnsi="Courier New" w:cs="Courier New"/>
          <w:sz w:val="20"/>
          <w:szCs w:val="20"/>
          <w:rPrChange w:id="4285" w:author="muhammad fauzan" w:date="2022-08-03T21:18:00Z">
            <w:rPr>
              <w:del w:id="4286" w:author="fauzan" w:date="2022-08-05T01:13:00Z"/>
            </w:rPr>
          </w:rPrChange>
        </w:rPr>
      </w:pPr>
      <w:del w:id="4287" w:author="fauzan" w:date="2022-08-05T01:13:00Z">
        <w:r>
          <w:rPr>
            <w:rFonts w:ascii="Courier New" w:hAnsi="Courier New" w:cs="Courier New"/>
            <w:sz w:val="20"/>
            <w:szCs w:val="20"/>
            <w:rPrChange w:id="4288" w:author="muhammad fauzan" w:date="2022-08-03T21:18:00Z">
              <w:rPr/>
            </w:rPrChange>
          </w:rPr>
          <w:delText xml:space="preserve">            # membuat user</w:delText>
        </w:r>
      </w:del>
      <w:ins w:id="4289" w:author="muhammad fauzan" w:date="2022-08-04T18:26:00Z">
        <w:del w:id="4290" w:author="fauzan" w:date="2022-08-05T01:13:00Z">
          <w:r>
            <w:rPr>
              <w:rFonts w:ascii="Courier New" w:hAnsi="Courier New" w:cs="Courier New"/>
              <w:i/>
              <w:sz w:val="20"/>
              <w:szCs w:val="20"/>
            </w:rPr>
            <w:delText>user</w:delText>
          </w:r>
        </w:del>
      </w:ins>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291" w:author="fauzan" w:date="2022-08-05T01:13:00Z"/>
          <w:rFonts w:ascii="Courier New" w:hAnsi="Courier New" w:cs="Courier New"/>
          <w:sz w:val="20"/>
          <w:szCs w:val="20"/>
          <w:rPrChange w:id="4292" w:author="muhammad fauzan" w:date="2022-08-03T21:18:00Z">
            <w:rPr>
              <w:del w:id="4293" w:author="fauzan" w:date="2022-08-05T01:13:00Z"/>
            </w:rPr>
          </w:rPrChange>
        </w:rPr>
      </w:pPr>
      <w:del w:id="4294" w:author="fauzan" w:date="2022-08-05T01:13:00Z">
        <w:r>
          <w:rPr>
            <w:rFonts w:ascii="Courier New" w:hAnsi="Courier New" w:cs="Courier New"/>
            <w:sz w:val="20"/>
            <w:szCs w:val="20"/>
            <w:rPrChange w:id="4295" w:author="muhammad fauzan" w:date="2022-08-03T21:18:00Z">
              <w:rPr/>
            </w:rPrChange>
          </w:rPr>
          <w:delText xml:space="preserve">            user</w:delText>
        </w:r>
      </w:del>
      <w:ins w:id="4296" w:author="muhammad fauzan" w:date="2022-08-04T18:26:00Z">
        <w:del w:id="4297" w:author="fauzan" w:date="2022-08-05T01:13:00Z">
          <w:r>
            <w:rPr>
              <w:rFonts w:ascii="Courier New" w:hAnsi="Courier New" w:cs="Courier New"/>
              <w:i/>
              <w:sz w:val="20"/>
              <w:szCs w:val="20"/>
            </w:rPr>
            <w:delText>user</w:delText>
          </w:r>
        </w:del>
      </w:ins>
      <w:del w:id="4298" w:author="fauzan" w:date="2022-08-05T01:13:00Z">
        <w:r>
          <w:rPr>
            <w:rFonts w:ascii="Courier New" w:hAnsi="Courier New" w:cs="Courier New"/>
            <w:sz w:val="20"/>
            <w:szCs w:val="20"/>
            <w:rPrChange w:id="4299" w:author="muhammad fauzan" w:date="2022-08-03T21:18:00Z">
              <w:rPr/>
            </w:rPrChange>
          </w:rPr>
          <w:delText xml:space="preserve"> = User</w:delText>
        </w:r>
      </w:del>
      <w:ins w:id="4300" w:author="muhammad fauzan" w:date="2022-08-04T18:26:00Z">
        <w:del w:id="4301" w:author="fauzan" w:date="2022-08-05T01:13:00Z">
          <w:r>
            <w:rPr>
              <w:rFonts w:ascii="Courier New" w:hAnsi="Courier New" w:cs="Courier New"/>
              <w:i/>
              <w:sz w:val="20"/>
              <w:szCs w:val="20"/>
            </w:rPr>
            <w:delText>User</w:delText>
          </w:r>
        </w:del>
      </w:ins>
      <w:del w:id="4302" w:author="fauzan" w:date="2022-08-05T01:13:00Z">
        <w:r>
          <w:rPr>
            <w:rFonts w:ascii="Courier New" w:hAnsi="Courier New" w:cs="Courier New"/>
            <w:sz w:val="20"/>
            <w:szCs w:val="20"/>
            <w:rPrChange w:id="4303" w:author="muhammad fauzan" w:date="2022-08-03T21:18:00Z">
              <w:rPr/>
            </w:rPrChange>
          </w:rPr>
          <w:delText>.objects.create_user</w:delText>
        </w:r>
      </w:del>
      <w:ins w:id="4304" w:author="muhammad fauzan" w:date="2022-08-04T18:26:00Z">
        <w:del w:id="4305" w:author="fauzan" w:date="2022-08-05T01:13:00Z">
          <w:r>
            <w:rPr>
              <w:rFonts w:ascii="Courier New" w:hAnsi="Courier New" w:cs="Courier New"/>
              <w:i/>
              <w:sz w:val="20"/>
              <w:szCs w:val="20"/>
            </w:rPr>
            <w:delText>user</w:delText>
          </w:r>
        </w:del>
      </w:ins>
      <w:del w:id="4306" w:author="fauzan" w:date="2022-08-05T01:13:00Z">
        <w:r>
          <w:rPr>
            <w:rFonts w:ascii="Courier New" w:hAnsi="Courier New" w:cs="Courier New"/>
            <w:sz w:val="20"/>
            <w:szCs w:val="20"/>
            <w:rPrChange w:id="4307" w:author="muhammad fauzan" w:date="2022-08-03T21:18:00Z">
              <w:rPr/>
            </w:rPrChange>
          </w:rPr>
          <w:delTex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08" w:author="fauzan" w:date="2022-08-05T01:13:00Z"/>
          <w:rFonts w:ascii="Courier New" w:hAnsi="Courier New" w:cs="Courier New"/>
          <w:sz w:val="20"/>
          <w:szCs w:val="20"/>
          <w:rPrChange w:id="4309" w:author="muhammad fauzan" w:date="2022-08-03T21:18:00Z">
            <w:rPr>
              <w:del w:id="4310" w:author="fauzan" w:date="2022-08-05T01:13:00Z"/>
            </w:rPr>
          </w:rPrChange>
        </w:rPr>
      </w:pPr>
      <w:del w:id="4311" w:author="fauzan" w:date="2022-08-05T01:13:00Z">
        <w:r>
          <w:rPr>
            <w:rFonts w:ascii="Courier New" w:hAnsi="Courier New" w:cs="Courier New"/>
            <w:sz w:val="20"/>
            <w:szCs w:val="20"/>
            <w:rPrChange w:id="4312" w:author="muhammad fauzan" w:date="2022-08-03T21:18:00Z">
              <w:rPr/>
            </w:rPrChange>
          </w:rPr>
          <w:delText xml:space="preserve">                user</w:delText>
        </w:r>
      </w:del>
      <w:ins w:id="4313" w:author="muhammad fauzan" w:date="2022-08-04T18:26:00Z">
        <w:del w:id="4314" w:author="fauzan" w:date="2022-08-05T01:13:00Z">
          <w:r>
            <w:rPr>
              <w:rFonts w:ascii="Courier New" w:hAnsi="Courier New" w:cs="Courier New"/>
              <w:i/>
              <w:sz w:val="20"/>
              <w:szCs w:val="20"/>
            </w:rPr>
            <w:delText>user</w:delText>
          </w:r>
        </w:del>
      </w:ins>
      <w:del w:id="4315" w:author="fauzan" w:date="2022-08-05T01:13:00Z">
        <w:r>
          <w:rPr>
            <w:rFonts w:ascii="Courier New" w:hAnsi="Courier New" w:cs="Courier New"/>
            <w:sz w:val="20"/>
            <w:szCs w:val="20"/>
            <w:rPrChange w:id="4316" w:author="muhammad fauzan" w:date="2022-08-03T21:18:00Z">
              <w:rPr/>
            </w:rPrChange>
          </w:rPr>
          <w:delText>name=form.cleaned_data["nik"],</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17" w:author="fauzan" w:date="2022-08-05T01:13:00Z"/>
          <w:rFonts w:ascii="Courier New" w:hAnsi="Courier New" w:cs="Courier New"/>
          <w:sz w:val="20"/>
          <w:szCs w:val="20"/>
          <w:rPrChange w:id="4318" w:author="muhammad fauzan" w:date="2022-08-03T21:18:00Z">
            <w:rPr>
              <w:del w:id="4319" w:author="fauzan" w:date="2022-08-05T01:13:00Z"/>
            </w:rPr>
          </w:rPrChange>
        </w:rPr>
      </w:pPr>
      <w:del w:id="4320" w:author="fauzan" w:date="2022-08-05T01:13:00Z">
        <w:r>
          <w:rPr>
            <w:rFonts w:ascii="Courier New" w:hAnsi="Courier New" w:cs="Courier New"/>
            <w:sz w:val="20"/>
            <w:szCs w:val="20"/>
            <w:rPrChange w:id="4321" w:author="muhammad fauzan" w:date="2022-08-03T21:18:00Z">
              <w:rPr/>
            </w:rPrChange>
          </w:rPr>
          <w:delText xml:space="preserve">                email=form.cleaned_data["Email"],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22" w:author="fauzan" w:date="2022-08-05T01:13:00Z"/>
          <w:rFonts w:ascii="Courier New" w:hAnsi="Courier New" w:cs="Courier New"/>
          <w:sz w:val="20"/>
          <w:szCs w:val="20"/>
          <w:rPrChange w:id="4323" w:author="muhammad fauzan" w:date="2022-08-03T21:18:00Z">
            <w:rPr>
              <w:del w:id="4324" w:author="fauzan" w:date="2022-08-05T01:13:00Z"/>
            </w:rPr>
          </w:rPrChange>
        </w:rPr>
      </w:pPr>
      <w:del w:id="4325" w:author="fauzan" w:date="2022-08-05T01:13:00Z">
        <w:r>
          <w:rPr>
            <w:rFonts w:ascii="Courier New" w:hAnsi="Courier New" w:cs="Courier New"/>
            <w:sz w:val="20"/>
            <w:szCs w:val="20"/>
            <w:rPrChange w:id="4326" w:author="muhammad fauzan" w:date="2022-08-03T21:18:00Z">
              <w:rPr/>
            </w:rPrChange>
          </w:rPr>
          <w:delText xml:space="preserve">                password="nama1234",</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27" w:author="fauzan" w:date="2022-08-05T01:13:00Z"/>
          <w:rFonts w:ascii="Courier New" w:hAnsi="Courier New" w:cs="Courier New"/>
          <w:sz w:val="20"/>
          <w:szCs w:val="20"/>
          <w:rPrChange w:id="4328" w:author="muhammad fauzan" w:date="2022-08-03T21:18:00Z">
            <w:rPr>
              <w:del w:id="4329" w:author="fauzan" w:date="2022-08-05T01:13:00Z"/>
            </w:rPr>
          </w:rPrChange>
        </w:rPr>
      </w:pPr>
      <w:del w:id="4330" w:author="fauzan" w:date="2022-08-05T01:13:00Z">
        <w:r>
          <w:rPr>
            <w:rFonts w:ascii="Courier New" w:hAnsi="Courier New" w:cs="Courier New"/>
            <w:sz w:val="20"/>
            <w:szCs w:val="20"/>
            <w:rPrChange w:id="4331" w:author="muhammad fauzan" w:date="2022-08-03T21:18: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32" w:author="fauzan" w:date="2022-08-05T01:13:00Z"/>
          <w:rFonts w:ascii="Courier New" w:hAnsi="Courier New" w:cs="Courier New"/>
          <w:sz w:val="20"/>
          <w:szCs w:val="20"/>
          <w:rPrChange w:id="4333" w:author="muhammad fauzan" w:date="2022-08-03T21:18:00Z">
            <w:rPr>
              <w:del w:id="4334" w:author="fauzan" w:date="2022-08-05T01:13:00Z"/>
            </w:rPr>
          </w:rPrChange>
        </w:rPr>
      </w:pPr>
      <w:del w:id="4335" w:author="fauzan" w:date="2022-08-05T01:13:00Z">
        <w:r>
          <w:rPr>
            <w:rFonts w:ascii="Courier New" w:hAnsi="Courier New" w:cs="Courier New"/>
            <w:sz w:val="20"/>
            <w:szCs w:val="20"/>
            <w:rPrChange w:id="4336" w:author="muhammad fauzan" w:date="2022-08-03T21:18:00Z">
              <w:rPr/>
            </w:rPrChange>
          </w:rPr>
          <w:delText xml:space="preserve">            user</w:delText>
        </w:r>
      </w:del>
      <w:ins w:id="4337" w:author="muhammad fauzan" w:date="2022-08-04T18:26:00Z">
        <w:del w:id="4338" w:author="fauzan" w:date="2022-08-05T01:13:00Z">
          <w:r>
            <w:rPr>
              <w:rFonts w:ascii="Courier New" w:hAnsi="Courier New" w:cs="Courier New"/>
              <w:i/>
              <w:sz w:val="20"/>
              <w:szCs w:val="20"/>
            </w:rPr>
            <w:delText>user</w:delText>
          </w:r>
        </w:del>
      </w:ins>
      <w:del w:id="4339" w:author="fauzan" w:date="2022-08-05T01:13:00Z">
        <w:r>
          <w:rPr>
            <w:rFonts w:ascii="Courier New" w:hAnsi="Courier New" w:cs="Courier New"/>
            <w:sz w:val="20"/>
            <w:szCs w:val="20"/>
            <w:rPrChange w:id="4340" w:author="muhammad fauzan" w:date="2022-08-03T21:18:00Z">
              <w:rPr/>
            </w:rPrChange>
          </w:rPr>
          <w:delText>.save()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41" w:author="fauzan" w:date="2022-08-05T01:13:00Z"/>
          <w:rFonts w:ascii="Courier New" w:hAnsi="Courier New" w:cs="Courier New"/>
          <w:sz w:val="20"/>
          <w:szCs w:val="20"/>
          <w:rPrChange w:id="4342" w:author="muhammad fauzan" w:date="2022-08-03T21:18:00Z">
            <w:rPr>
              <w:del w:id="4343" w:author="fauzan" w:date="2022-08-05T01:13:00Z"/>
            </w:rPr>
          </w:rPrChange>
        </w:rPr>
      </w:pPr>
      <w:del w:id="4344" w:author="fauzan" w:date="2022-08-05T01:13:00Z">
        <w:r>
          <w:rPr>
            <w:rFonts w:ascii="Courier New" w:hAnsi="Courier New" w:cs="Courier New"/>
            <w:sz w:val="20"/>
            <w:szCs w:val="20"/>
            <w:rPrChange w:id="4345" w:author="muhammad fauzan" w:date="2022-08-03T21:18:00Z">
              <w:rPr/>
            </w:rPrChange>
          </w:rPr>
          <w:delText xml:space="preserve">            # membuat group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46" w:author="fauzan" w:date="2022-08-05T01:13:00Z"/>
          <w:rFonts w:ascii="Courier New" w:hAnsi="Courier New" w:cs="Courier New"/>
          <w:sz w:val="20"/>
          <w:szCs w:val="20"/>
          <w:rPrChange w:id="4347" w:author="muhammad fauzan" w:date="2022-08-03T21:18:00Z">
            <w:rPr>
              <w:del w:id="4348" w:author="fauzan" w:date="2022-08-05T01:13:00Z"/>
            </w:rPr>
          </w:rPrChange>
        </w:rPr>
      </w:pPr>
      <w:del w:id="4349" w:author="fauzan" w:date="2022-08-05T01:13:00Z">
        <w:r>
          <w:rPr>
            <w:rFonts w:ascii="Courier New" w:hAnsi="Courier New" w:cs="Courier New"/>
            <w:sz w:val="20"/>
            <w:szCs w:val="20"/>
            <w:rPrChange w:id="4350" w:author="muhammad fauzan" w:date="2022-08-03T21:18:00Z">
              <w:rPr/>
            </w:rPrChange>
          </w:rPr>
          <w:delText xml:space="preserve">            group = Group.objects.get(name="sales")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51" w:author="fauzan" w:date="2022-08-05T01:13:00Z"/>
          <w:rFonts w:ascii="Courier New" w:hAnsi="Courier New" w:cs="Courier New"/>
          <w:sz w:val="20"/>
          <w:szCs w:val="20"/>
          <w:rPrChange w:id="4352" w:author="muhammad fauzan" w:date="2022-08-03T21:18:00Z">
            <w:rPr>
              <w:del w:id="4353" w:author="fauzan" w:date="2022-08-05T01:13:00Z"/>
            </w:rPr>
          </w:rPrChange>
        </w:rPr>
      </w:pPr>
      <w:del w:id="4354" w:author="fauzan" w:date="2022-08-05T01:13:00Z">
        <w:r>
          <w:rPr>
            <w:rFonts w:ascii="Courier New" w:hAnsi="Courier New" w:cs="Courier New"/>
            <w:sz w:val="20"/>
            <w:szCs w:val="20"/>
            <w:rPrChange w:id="4355" w:author="muhammad fauzan" w:date="2022-08-03T21:18:00Z">
              <w:rPr/>
            </w:rPrChange>
          </w:rPr>
          <w:delText xml:space="preserve">            user</w:delText>
        </w:r>
      </w:del>
      <w:ins w:id="4356" w:author="muhammad fauzan" w:date="2022-08-04T18:26:00Z">
        <w:del w:id="4357" w:author="fauzan" w:date="2022-08-05T01:13:00Z">
          <w:r>
            <w:rPr>
              <w:rFonts w:ascii="Courier New" w:hAnsi="Courier New" w:cs="Courier New"/>
              <w:i/>
              <w:sz w:val="20"/>
              <w:szCs w:val="20"/>
            </w:rPr>
            <w:delText>user</w:delText>
          </w:r>
        </w:del>
      </w:ins>
      <w:del w:id="4358" w:author="fauzan" w:date="2022-08-05T01:13:00Z">
        <w:r>
          <w:rPr>
            <w:rFonts w:ascii="Courier New" w:hAnsi="Courier New" w:cs="Courier New"/>
            <w:sz w:val="20"/>
            <w:szCs w:val="20"/>
            <w:rPrChange w:id="4359" w:author="muhammad fauzan" w:date="2022-08-03T21:18:00Z">
              <w:rPr/>
            </w:rPrChange>
          </w:rPr>
          <w:delText>.groups.add(group)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60" w:author="fauzan" w:date="2022-08-05T01:13:00Z"/>
          <w:rFonts w:ascii="Courier New" w:hAnsi="Courier New" w:cs="Courier New"/>
          <w:sz w:val="20"/>
          <w:szCs w:val="20"/>
          <w:rPrChange w:id="4361" w:author="muhammad fauzan" w:date="2022-08-03T21:18:00Z">
            <w:rPr>
              <w:del w:id="4362" w:author="fauzan" w:date="2022-08-05T01:13:00Z"/>
            </w:rPr>
          </w:rPrChange>
        </w:rPr>
      </w:pPr>
      <w:del w:id="4363" w:author="fauzan" w:date="2022-08-05T01:13:00Z">
        <w:r>
          <w:rPr>
            <w:rFonts w:ascii="Courier New" w:hAnsi="Courier New" w:cs="Courier New"/>
            <w:sz w:val="20"/>
            <w:szCs w:val="20"/>
            <w:rPrChange w:id="4364" w:author="muhammad fauzan" w:date="2022-08-03T21:18:00Z">
              <w:rPr/>
            </w:rPrChange>
          </w:rPr>
          <w:delText xml:space="preserve">            pesan = "Data berhasil ditambahkan"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65" w:author="fauzan" w:date="2022-08-05T01:13:00Z"/>
          <w:rFonts w:ascii="Courier New" w:hAnsi="Courier New" w:cs="Courier New"/>
          <w:sz w:val="20"/>
          <w:szCs w:val="20"/>
          <w:rPrChange w:id="4366" w:author="muhammad fauzan" w:date="2022-08-03T21:18:00Z">
            <w:rPr>
              <w:del w:id="4367" w:author="fauzan" w:date="2022-08-05T01:13:00Z"/>
            </w:rPr>
          </w:rPrChange>
        </w:rPr>
      </w:pPr>
      <w:del w:id="4368" w:author="fauzan" w:date="2022-08-05T01:13:00Z">
        <w:r>
          <w:rPr>
            <w:rFonts w:ascii="Courier New" w:hAnsi="Courier New" w:cs="Courier New"/>
            <w:sz w:val="20"/>
            <w:szCs w:val="20"/>
            <w:rPrChange w:id="4369" w:author="muhammad fauzan" w:date="2022-08-03T21:18: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70" w:author="fauzan" w:date="2022-08-05T01:13:00Z"/>
          <w:rFonts w:ascii="Courier New" w:hAnsi="Courier New" w:cs="Courier New"/>
          <w:sz w:val="20"/>
          <w:szCs w:val="20"/>
          <w:rPrChange w:id="4371" w:author="muhammad fauzan" w:date="2022-08-03T21:18:00Z">
            <w:rPr>
              <w:del w:id="4372" w:author="fauzan" w:date="2022-08-05T01:13:00Z"/>
            </w:rPr>
          </w:rPrChange>
        </w:rPr>
      </w:pPr>
      <w:del w:id="4373" w:author="fauzan" w:date="2022-08-05T01:13:00Z">
        <w:r>
          <w:rPr>
            <w:rFonts w:ascii="Courier New" w:hAnsi="Courier New" w:cs="Courier New"/>
            <w:sz w:val="20"/>
            <w:szCs w:val="20"/>
            <w:rPrChange w:id="4374" w:author="muhammad fauzan" w:date="2022-08-03T21:18:00Z">
              <w:rPr/>
            </w:rPrChange>
          </w:rPr>
          <w:delText xml:space="preserve">            pesan = "Data yang dimasukkan tidak 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75" w:author="fauzan" w:date="2022-08-05T01:13:00Z"/>
          <w:rFonts w:ascii="Courier New" w:hAnsi="Courier New" w:cs="Courier New"/>
          <w:sz w:val="20"/>
          <w:szCs w:val="20"/>
          <w:rPrChange w:id="4376" w:author="muhammad fauzan" w:date="2022-08-03T21:18:00Z">
            <w:rPr>
              <w:del w:id="4377" w:author="fauzan" w:date="2022-08-05T01:13:00Z"/>
            </w:rPr>
          </w:rPrChange>
        </w:rPr>
      </w:pPr>
      <w:del w:id="4378" w:author="fauzan" w:date="2022-08-05T01:13:00Z">
        <w:r>
          <w:rPr>
            <w:rFonts w:ascii="Courier New" w:hAnsi="Courier New" w:cs="Courier New"/>
            <w:sz w:val="20"/>
            <w:szCs w:val="20"/>
            <w:rPrChange w:id="4379" w:author="muhammad fauzan" w:date="2022-08-03T21:18: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80" w:author="fauzan" w:date="2022-08-05T01:13:00Z"/>
          <w:rFonts w:ascii="Courier New" w:hAnsi="Courier New" w:cs="Courier New"/>
          <w:sz w:val="20"/>
          <w:szCs w:val="20"/>
          <w:rPrChange w:id="4381" w:author="muhammad fauzan" w:date="2022-08-03T21:18:00Z">
            <w:rPr>
              <w:del w:id="4382" w:author="fauzan" w:date="2022-08-05T01:13:00Z"/>
            </w:rPr>
          </w:rPrChange>
        </w:rPr>
      </w:pPr>
      <w:del w:id="4383" w:author="fauzan" w:date="2022-08-05T01:13:00Z">
        <w:r>
          <w:rPr>
            <w:rFonts w:ascii="Courier New" w:hAnsi="Courier New" w:cs="Courier New"/>
            <w:sz w:val="20"/>
            <w:szCs w:val="20"/>
            <w:rPrChange w:id="4384" w:author="muhammad fauzan" w:date="2022-08-03T21:18: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85" w:author="fauzan" w:date="2022-08-05T01:13:00Z"/>
          <w:rFonts w:ascii="Courier New" w:hAnsi="Courier New" w:cs="Courier New"/>
          <w:sz w:val="20"/>
          <w:szCs w:val="20"/>
          <w:rPrChange w:id="4386" w:author="muhammad fauzan" w:date="2022-08-03T21:18:00Z">
            <w:rPr>
              <w:del w:id="4387" w:author="fauzan" w:date="2022-08-05T01:13:00Z"/>
            </w:rPr>
          </w:rPrChange>
        </w:rPr>
      </w:pPr>
      <w:del w:id="4388" w:author="fauzan" w:date="2022-08-05T01:13:00Z">
        <w:r>
          <w:rPr>
            <w:rFonts w:ascii="Courier New" w:hAnsi="Courier New" w:cs="Courier New"/>
            <w:sz w:val="20"/>
            <w:szCs w:val="20"/>
            <w:rPrChange w:id="4389" w:author="muhammad fauzan" w:date="2022-08-03T21:18:00Z">
              <w:rPr/>
            </w:rPrChange>
          </w:rPr>
          <w:delText xml:space="preserve">            "pesan": pesan,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90" w:author="fauzan" w:date="2022-08-05T01:13:00Z"/>
          <w:rFonts w:ascii="Courier New" w:hAnsi="Courier New" w:cs="Courier New"/>
          <w:sz w:val="20"/>
          <w:szCs w:val="20"/>
          <w:rPrChange w:id="4391" w:author="muhammad fauzan" w:date="2022-08-03T21:18:00Z">
            <w:rPr>
              <w:del w:id="4392" w:author="fauzan" w:date="2022-08-05T01:13:00Z"/>
            </w:rPr>
          </w:rPrChange>
        </w:rPr>
      </w:pPr>
      <w:del w:id="4393" w:author="fauzan" w:date="2022-08-05T01:13:00Z">
        <w:r>
          <w:rPr>
            <w:rFonts w:ascii="Courier New" w:hAnsi="Courier New" w:cs="Courier New"/>
            <w:sz w:val="20"/>
            <w:szCs w:val="20"/>
            <w:rPrChange w:id="4394" w:author="muhammad fauzan" w:date="2022-08-03T21:18: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395" w:author="fauzan" w:date="2022-08-05T01:13:00Z"/>
          <w:rFonts w:ascii="Courier New" w:hAnsi="Courier New" w:cs="Courier New"/>
          <w:sz w:val="20"/>
          <w:szCs w:val="20"/>
          <w:rPrChange w:id="4396" w:author="muhammad fauzan" w:date="2022-08-03T21:18:00Z">
            <w:rPr>
              <w:del w:id="4397" w:author="fauzan" w:date="2022-08-05T01:13:00Z"/>
            </w:rPr>
          </w:rPrChange>
        </w:rPr>
      </w:pPr>
      <w:del w:id="4398" w:author="fauzan" w:date="2022-08-05T01:13:00Z">
        <w:r>
          <w:rPr>
            <w:rFonts w:ascii="Courier New" w:hAnsi="Courier New" w:cs="Courier New"/>
            <w:sz w:val="20"/>
            <w:szCs w:val="20"/>
            <w:rPrChange w:id="4399" w:author="muhammad fauzan" w:date="2022-08-03T21:18:00Z">
              <w:rPr/>
            </w:rPrChange>
          </w:rPr>
          <w:delText xml:space="preserve">        return render(request, "tambahsales.html", konteks)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400" w:author="fauzan" w:date="2022-08-05T01:13:00Z"/>
          <w:rFonts w:ascii="Courier New" w:hAnsi="Courier New" w:cs="Courier New"/>
          <w:sz w:val="20"/>
          <w:szCs w:val="20"/>
          <w:rPrChange w:id="4401" w:author="muhammad fauzan" w:date="2022-08-03T21:18:00Z">
            <w:rPr>
              <w:del w:id="4402" w:author="fauzan" w:date="2022-08-05T01:13:00Z"/>
            </w:rPr>
          </w:rPrChange>
        </w:rPr>
      </w:pPr>
      <w:del w:id="4403" w:author="fauzan" w:date="2022-08-05T01:13:00Z">
        <w:r>
          <w:rPr>
            <w:rFonts w:ascii="Courier New" w:hAnsi="Courier New" w:cs="Courier New"/>
            <w:sz w:val="20"/>
            <w:szCs w:val="20"/>
            <w:rPrChange w:id="4404" w:author="muhammad fauzan" w:date="2022-08-03T21:18: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405" w:author="fauzan" w:date="2022-08-05T01:13:00Z"/>
          <w:rFonts w:ascii="Courier New" w:hAnsi="Courier New" w:cs="Courier New"/>
          <w:sz w:val="20"/>
          <w:szCs w:val="20"/>
          <w:rPrChange w:id="4406" w:author="muhammad fauzan" w:date="2022-08-03T21:18:00Z">
            <w:rPr>
              <w:del w:id="4407" w:author="fauzan" w:date="2022-08-05T01:13:00Z"/>
            </w:rPr>
          </w:rPrChange>
        </w:rPr>
      </w:pPr>
      <w:del w:id="4408" w:author="fauzan" w:date="2022-08-05T01:13:00Z">
        <w:r>
          <w:rPr>
            <w:rFonts w:ascii="Courier New" w:hAnsi="Courier New" w:cs="Courier New"/>
            <w:sz w:val="20"/>
            <w:szCs w:val="20"/>
            <w:rPrChange w:id="4409" w:author="muhammad fauzan" w:date="2022-08-03T21:18: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410" w:author="fauzan" w:date="2022-08-05T01:13:00Z"/>
          <w:rFonts w:ascii="Courier New" w:hAnsi="Courier New" w:cs="Courier New"/>
          <w:sz w:val="20"/>
          <w:szCs w:val="20"/>
          <w:rPrChange w:id="4411" w:author="muhammad fauzan" w:date="2022-08-03T21:18:00Z">
            <w:rPr>
              <w:del w:id="4412" w:author="fauzan" w:date="2022-08-05T01:13:00Z"/>
            </w:rPr>
          </w:rPrChange>
        </w:rPr>
      </w:pPr>
      <w:del w:id="4413" w:author="fauzan" w:date="2022-08-05T01:13:00Z">
        <w:r>
          <w:rPr>
            <w:rFonts w:ascii="Courier New" w:hAnsi="Courier New" w:cs="Courier New"/>
            <w:sz w:val="20"/>
            <w:szCs w:val="20"/>
            <w:rPrChange w:id="4414" w:author="muhammad fauzan" w:date="2022-08-03T21:18: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415" w:author="fauzan" w:date="2022-08-05T01:13:00Z"/>
          <w:rFonts w:ascii="Courier New" w:hAnsi="Courier New" w:cs="Courier New"/>
          <w:sz w:val="20"/>
          <w:szCs w:val="20"/>
          <w:rPrChange w:id="4416" w:author="muhammad fauzan" w:date="2022-08-03T21:18:00Z">
            <w:rPr>
              <w:del w:id="4417" w:author="fauzan" w:date="2022-08-05T01:13:00Z"/>
            </w:rPr>
          </w:rPrChange>
        </w:rPr>
      </w:pPr>
      <w:del w:id="4418" w:author="fauzan" w:date="2022-08-05T01:13:00Z">
        <w:r>
          <w:rPr>
            <w:rFonts w:ascii="Courier New" w:hAnsi="Courier New" w:cs="Courier New"/>
            <w:sz w:val="20"/>
            <w:szCs w:val="20"/>
            <w:rPrChange w:id="4419" w:author="muhammad fauzan" w:date="2022-08-03T21:18: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420" w:author="fauzan" w:date="2022-08-07T17:15:00Z"/>
        </w:rPr>
        <w:pPrChange w:id="4421" w:author="fauzan" w:date="2022-08-07T17:15:00Z">
          <w:pPr>
            <w:pStyle w:val="ListParagraph"/>
            <w:pBdr>
              <w:top w:val="single" w:sz="4" w:space="1" w:color="auto"/>
              <w:left w:val="single" w:sz="4" w:space="4" w:color="auto"/>
              <w:bottom w:val="single" w:sz="4" w:space="1" w:color="auto"/>
              <w:right w:val="single" w:sz="4" w:space="4" w:color="auto"/>
            </w:pBdr>
            <w:ind w:left="0"/>
          </w:pPr>
        </w:pPrChange>
      </w:pPr>
      <w:del w:id="4422" w:author="fauzan" w:date="2022-08-05T01:13:00Z">
        <w:r>
          <w:rPr>
            <w:rFonts w:ascii="Courier New" w:hAnsi="Courier New" w:cs="Courier New"/>
            <w:sz w:val="20"/>
            <w:szCs w:val="20"/>
            <w:rPrChange w:id="4423" w:author="muhammad fauzan" w:date="2022-08-03T21:18:00Z">
              <w:rPr/>
            </w:rPrChange>
          </w:rPr>
          <w:delText xml:space="preserve">        return render(request, "tambahsales.html", konteks)</w:delText>
        </w:r>
      </w:del>
    </w:p>
    <w:p w:rsid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ins w:id="4424" w:author="muhammad fauzan" w:date="2022-08-03T21:02:00Z"/>
          <w:del w:id="4425" w:author="fauzan" w:date="2022-08-07T17:15:00Z"/>
        </w:rPr>
        <w:pPrChange w:id="4426" w:author="fauzan" w:date="2022-08-07T17:15:00Z">
          <w:pPr>
            <w:pStyle w:val="ListParagraph"/>
            <w:ind w:left="0"/>
            <w:jc w:val="center"/>
          </w:pPr>
        </w:pPrChange>
      </w:pPr>
    </w:p>
    <w:p w:rsidR="00222167" w:rsidRDefault="008B3912">
      <w:pPr>
        <w:pStyle w:val="ListParagraph"/>
        <w:ind w:left="0"/>
        <w:pPrChange w:id="4427" w:author="fauzan" w:date="2022-08-07T17:15:00Z">
          <w:pPr>
            <w:pStyle w:val="ListParagraph"/>
            <w:ind w:left="0"/>
            <w:jc w:val="center"/>
          </w:pPr>
        </w:pPrChange>
      </w:pPr>
      <w:ins w:id="4428" w:author="muhammad fauzan" w:date="2022-08-03T21:03:00Z">
        <w:del w:id="4429" w:author="fauzan" w:date="2022-08-07T17:15:00Z">
          <w:r>
            <w:delText xml:space="preserve">Gambar 4. </w:delText>
          </w:r>
          <w:r>
            <w:fldChar w:fldCharType="begin"/>
          </w:r>
          <w:r>
            <w:delInstrText xml:space="preserve"> SEQ Gambar_4. \* ARABIC </w:delInstrText>
          </w:r>
          <w:r>
            <w:fldChar w:fldCharType="separate"/>
          </w:r>
        </w:del>
      </w:ins>
      <w:ins w:id="4430" w:author="muhammad fauzan" w:date="2022-08-03T21:04:00Z">
        <w:del w:id="4431" w:author="fauzan" w:date="2022-08-07T17:15:00Z">
          <w:r>
            <w:delText>12</w:delText>
          </w:r>
        </w:del>
      </w:ins>
      <w:ins w:id="4432" w:author="muhammad fauzan" w:date="2022-08-03T21:03:00Z">
        <w:del w:id="4433" w:author="fauzan" w:date="2022-08-07T17:15:00Z">
          <w:r>
            <w:fldChar w:fldCharType="end"/>
          </w:r>
          <w:r>
            <w:delText xml:space="preserve"> </w:delText>
          </w:r>
        </w:del>
      </w:ins>
      <w:ins w:id="4434" w:author="muhammad fauzan" w:date="2022-08-04T17:25:00Z">
        <w:del w:id="4435" w:author="fauzan" w:date="2022-08-07T17:15:00Z">
          <w:r>
            <w:rPr>
              <w:i/>
            </w:rPr>
            <w:delText xml:space="preserve">Source code </w:delText>
          </w:r>
        </w:del>
      </w:ins>
      <w:ins w:id="4436" w:author="muhammad fauzan" w:date="2022-08-03T21:04:00Z">
        <w:del w:id="4437" w:author="fauzan" w:date="2022-08-07T17:15:00Z">
          <w:r>
            <w:delText xml:space="preserve">tambah </w:delText>
          </w:r>
        </w:del>
      </w:ins>
      <w:ins w:id="4438" w:author="muhammad fauzan" w:date="2022-08-03T21:03:00Z">
        <w:del w:id="4439" w:author="fauzan" w:date="2022-08-07T17:15:00Z">
          <w:r>
            <w:delText xml:space="preserve">data </w:delText>
          </w:r>
        </w:del>
      </w:ins>
      <w:ins w:id="4440" w:author="muhammad fauzan" w:date="2022-08-04T20:17:00Z">
        <w:del w:id="4441" w:author="fauzan" w:date="2022-08-07T17:15:00Z">
          <w:r>
            <w:rPr>
              <w:i/>
            </w:rPr>
            <w:delText>sales</w:delText>
          </w:r>
        </w:del>
      </w:ins>
      <w:del w:id="4442" w:author="muhammad fauzan" w:date="2022-08-03T21:03:00Z">
        <w:r>
          <w:delText>asa</w:delText>
        </w:r>
      </w:del>
    </w:p>
    <w:p w:rsidR="00222167" w:rsidRDefault="008B3912">
      <w:pPr>
        <w:pStyle w:val="ListParagraph"/>
        <w:numPr>
          <w:ilvl w:val="0"/>
          <w:numId w:val="40"/>
        </w:numPr>
        <w:ind w:left="426" w:hanging="426"/>
      </w:pPr>
      <w:r>
        <w:t xml:space="preserve">Halaman ubah data </w:t>
      </w:r>
      <w:del w:id="4443" w:author="muhammad fauzan" w:date="2022-08-04T20:17:00Z">
        <w:r>
          <w:delText>sales</w:delText>
        </w:r>
      </w:del>
      <w:ins w:id="4444" w:author="muhammad fauzan" w:date="2022-08-04T20:17:00Z">
        <w:r>
          <w:rPr>
            <w:i/>
          </w:rPr>
          <w:t>sales</w:t>
        </w:r>
      </w:ins>
      <w:r>
        <w:t xml:space="preserve"> pada admin</w:t>
      </w:r>
    </w:p>
    <w:p w:rsidR="00222167" w:rsidRDefault="008B3912">
      <w:pPr>
        <w:pStyle w:val="ListParagraph"/>
        <w:ind w:left="0" w:firstLine="709"/>
        <w:pPrChange w:id="4445" w:author="muhammad fauzan" w:date="2022-08-03T21:04:00Z">
          <w:pPr>
            <w:pStyle w:val="ListParagraph"/>
            <w:ind w:left="426"/>
          </w:pPr>
        </w:pPrChange>
      </w:pPr>
      <w:r>
        <w:t xml:space="preserve">Halaman </w:t>
      </w:r>
      <w:del w:id="4446" w:author="muhammad fauzan" w:date="2022-08-03T21:05:00Z">
        <w:r>
          <w:delText xml:space="preserve">tambah </w:delText>
        </w:r>
      </w:del>
      <w:ins w:id="4447" w:author="muhammad fauzan" w:date="2022-08-03T21:05:00Z">
        <w:r>
          <w:t xml:space="preserve">ubah </w:t>
        </w:r>
      </w:ins>
      <w:r>
        <w:t xml:space="preserve">data </w:t>
      </w:r>
      <w:del w:id="4448" w:author="muhammad fauzan" w:date="2022-08-04T20:17:00Z">
        <w:r>
          <w:delText>sales</w:delText>
        </w:r>
      </w:del>
      <w:ins w:id="4449" w:author="muhammad fauzan" w:date="2022-08-04T20:17:00Z">
        <w:r>
          <w:rPr>
            <w:i/>
          </w:rPr>
          <w:t>sales</w:t>
        </w:r>
      </w:ins>
      <w:r>
        <w:t xml:space="preserve"> merupakan halaman tujuan ketika </w:t>
      </w:r>
      <w:del w:id="4450" w:author="muhammad fauzan" w:date="2022-08-04T18:59:00Z">
        <w:r>
          <w:delText>button</w:delText>
        </w:r>
      </w:del>
      <w:ins w:id="4451" w:author="muhammad fauzan" w:date="2022-08-04T18:59:00Z">
        <w:r>
          <w:rPr>
            <w:i/>
          </w:rPr>
          <w:t>button</w:t>
        </w:r>
      </w:ins>
      <w:r>
        <w:t xml:space="preserve"> ubah ditekan pada halaman data </w:t>
      </w:r>
      <w:del w:id="4452" w:author="muhammad fauzan" w:date="2022-08-04T20:17:00Z">
        <w:r>
          <w:delText>sales</w:delText>
        </w:r>
      </w:del>
      <w:ins w:id="4453" w:author="muhammad fauzan" w:date="2022-08-04T20:17:00Z">
        <w:r>
          <w:rPr>
            <w:i/>
          </w:rPr>
          <w:t>sales</w:t>
        </w:r>
      </w:ins>
      <w:r>
        <w:t xml:space="preserve">. Pada halaman ini admin dapat mengubah data </w:t>
      </w:r>
      <w:del w:id="4454" w:author="muhammad fauzan" w:date="2022-08-04T20:19:00Z">
        <w:r>
          <w:delText>sales</w:delText>
        </w:r>
      </w:del>
      <w:ins w:id="4455" w:author="muhammad fauzan" w:date="2022-08-04T20:19:00Z">
        <w:r>
          <w:rPr>
            <w:i/>
          </w:rPr>
          <w:t>sales</w:t>
        </w:r>
      </w:ins>
      <w:r>
        <w:t xml:space="preserve"> dengan mengisi setiap entitas yang terdapat pada form sesuai dengan nik yang dipilih sebelumnya. Berikut tampilan halaman ubah data </w:t>
      </w:r>
      <w:del w:id="4456" w:author="muhammad fauzan" w:date="2022-08-04T20:19:00Z">
        <w:r>
          <w:delText>sales</w:delText>
        </w:r>
      </w:del>
      <w:ins w:id="4457" w:author="muhammad fauzan" w:date="2022-08-04T20:19:00Z">
        <w:r>
          <w:rPr>
            <w:i/>
          </w:rPr>
          <w:t>sales</w:t>
        </w:r>
      </w:ins>
      <w:r>
        <w:t>.</w:t>
      </w:r>
    </w:p>
    <w:p w:rsidR="00222167" w:rsidRDefault="008B3912">
      <w:pPr>
        <w:pStyle w:val="ListParagraph"/>
        <w:spacing w:line="240" w:lineRule="auto"/>
        <w:ind w:left="0"/>
        <w:jc w:val="center"/>
        <w:pPrChange w:id="4458" w:author="fauzan" w:date="2022-08-07T17:36:00Z">
          <w:pPr>
            <w:pStyle w:val="ListParagraph"/>
            <w:ind w:left="0"/>
          </w:pPr>
        </w:pPrChange>
      </w:pPr>
      <w:del w:id="4459" w:author="fauzan" w:date="2022-08-07T17:34:00Z">
        <w:r>
          <w:rPr>
            <w:noProof/>
          </w:rPr>
          <w:lastRenderedPageBreak/>
          <w:drawing>
            <wp:inline distT="0" distB="0" distL="0" distR="0">
              <wp:extent cx="5040630" cy="2548255"/>
              <wp:effectExtent l="0" t="0" r="762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6"/>
                      <a:stretch>
                        <a:fillRect/>
                      </a:stretch>
                    </pic:blipFill>
                    <pic:spPr>
                      <a:xfrm>
                        <a:off x="0" y="0"/>
                        <a:ext cx="5040630" cy="2548255"/>
                      </a:xfrm>
                      <a:prstGeom prst="rect">
                        <a:avLst/>
                      </a:prstGeom>
                    </pic:spPr>
                  </pic:pic>
                </a:graphicData>
              </a:graphic>
            </wp:inline>
          </w:drawing>
        </w:r>
      </w:del>
      <w:ins w:id="4460" w:author="fauzan" w:date="2022-08-07T17:36:00Z">
        <w:r>
          <w:rPr>
            <w:noProof/>
          </w:rPr>
          <w:drawing>
            <wp:inline distT="0" distB="0" distL="0" distR="0">
              <wp:extent cx="5040630" cy="25069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7"/>
                      <a:stretch>
                        <a:fillRect/>
                      </a:stretch>
                    </pic:blipFill>
                    <pic:spPr>
                      <a:xfrm>
                        <a:off x="0" y="0"/>
                        <a:ext cx="5040630" cy="2506980"/>
                      </a:xfrm>
                      <a:prstGeom prst="rect">
                        <a:avLst/>
                      </a:prstGeom>
                    </pic:spPr>
                  </pic:pic>
                </a:graphicData>
              </a:graphic>
            </wp:inline>
          </w:drawing>
        </w:r>
        <w:r>
          <w:rPr>
            <w:noProof/>
          </w:rPr>
          <w:drawing>
            <wp:inline distT="0" distB="0" distL="0" distR="0">
              <wp:extent cx="5040630" cy="799465"/>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8"/>
                      <a:stretch>
                        <a:fillRect/>
                      </a:stretch>
                    </pic:blipFill>
                    <pic:spPr>
                      <a:xfrm>
                        <a:off x="0" y="0"/>
                        <a:ext cx="5040630" cy="799465"/>
                      </a:xfrm>
                      <a:prstGeom prst="rect">
                        <a:avLst/>
                      </a:prstGeom>
                    </pic:spPr>
                  </pic:pic>
                </a:graphicData>
              </a:graphic>
            </wp:inline>
          </w:drawing>
        </w:r>
      </w:ins>
    </w:p>
    <w:p w:rsidR="00222167" w:rsidRDefault="008B3912">
      <w:pPr>
        <w:pStyle w:val="ListParagraph"/>
        <w:ind w:left="0"/>
        <w:jc w:val="center"/>
        <w:rPr>
          <w:del w:id="4461" w:author="fauzan" w:date="2022-08-07T17:16:00Z"/>
        </w:rPr>
      </w:pPr>
      <w:ins w:id="4462" w:author="muhammad fauzan" w:date="2022-08-03T21:05:00Z">
        <w:r>
          <w:t xml:space="preserve">Gambar 4. </w:t>
        </w:r>
        <w:r>
          <w:fldChar w:fldCharType="begin"/>
        </w:r>
        <w:r>
          <w:instrText xml:space="preserve"> SEQ Gambar_4. \* ARABIC </w:instrText>
        </w:r>
        <w:r>
          <w:fldChar w:fldCharType="separate"/>
        </w:r>
      </w:ins>
      <w:ins w:id="4463" w:author="muhammad fauzan" w:date="2022-08-10T01:43:00Z">
        <w:r>
          <w:t>6</w:t>
        </w:r>
      </w:ins>
      <w:ins w:id="4464" w:author="muhammad fauzan" w:date="2022-08-03T21:05:00Z">
        <w:r>
          <w:fldChar w:fldCharType="end"/>
        </w:r>
        <w:r>
          <w:t xml:space="preserve"> halaman ubah data </w:t>
        </w:r>
      </w:ins>
      <w:ins w:id="4465" w:author="muhammad fauzan" w:date="2022-08-04T20:19:00Z">
        <w:r>
          <w:rPr>
            <w:i/>
          </w:rPr>
          <w:t>sales</w:t>
        </w:r>
      </w:ins>
      <w:del w:id="4466" w:author="muhammad fauzan" w:date="2022-08-03T21:05:00Z">
        <w:r>
          <w:delText>ddd</w:delText>
        </w:r>
      </w:del>
    </w:p>
    <w:p w:rsidR="00222167" w:rsidRDefault="008B3912">
      <w:pPr>
        <w:pStyle w:val="ListParagraph"/>
        <w:ind w:left="0" w:firstLine="709"/>
        <w:rPr>
          <w:ins w:id="4467" w:author="muhammad fauzan" w:date="2022-08-05T02:55:00Z"/>
          <w:del w:id="4468" w:author="fauzan" w:date="2022-08-07T17:16:00Z"/>
        </w:rPr>
      </w:pPr>
      <w:del w:id="4469" w:author="fauzan" w:date="2022-08-07T17:16:00Z">
        <w:r>
          <w:delText xml:space="preserve">Adapun source code </w:delText>
        </w:r>
      </w:del>
      <w:ins w:id="4470" w:author="muhammad fauzan" w:date="2022-08-04T17:25:00Z">
        <w:del w:id="4471" w:author="fauzan" w:date="2022-08-07T17:16:00Z">
          <w:r>
            <w:rPr>
              <w:i/>
            </w:rPr>
            <w:delText xml:space="preserve">source code </w:delText>
          </w:r>
        </w:del>
      </w:ins>
      <w:del w:id="4472" w:author="fauzan" w:date="2022-08-07T17:16:00Z">
        <w:r>
          <w:delText>untuk halaman ubah data ketika button</w:delText>
        </w:r>
      </w:del>
      <w:ins w:id="4473" w:author="muhammad fauzan" w:date="2022-08-04T18:59:00Z">
        <w:del w:id="4474" w:author="fauzan" w:date="2022-08-07T17:16:00Z">
          <w:r>
            <w:rPr>
              <w:i/>
            </w:rPr>
            <w:delText>button</w:delText>
          </w:r>
        </w:del>
      </w:ins>
      <w:del w:id="4475" w:author="fauzan" w:date="2022-08-07T17:16:00Z">
        <w:r>
          <w:delText xml:space="preserve"> ubah ditekan pada halaman maka sistem akan melakukan pengecekan terhadap form apakah form dikirimkan valid atau sudah benar, jika sudah benar maka sistem akan menyimpan data tersebut sesuai dengan NIK yang ditentukan sebelumnya. Jika form tidak valid maka akan menampilkan notifikasi bahwa data tidak valid. Jika button</w:delText>
        </w:r>
      </w:del>
      <w:ins w:id="4476" w:author="muhammad fauzan" w:date="2022-08-04T18:59:00Z">
        <w:del w:id="4477" w:author="fauzan" w:date="2022-08-07T17:16:00Z">
          <w:r>
            <w:rPr>
              <w:i/>
            </w:rPr>
            <w:delText>button</w:delText>
          </w:r>
        </w:del>
      </w:ins>
      <w:del w:id="4478" w:author="fauzan" w:date="2022-08-07T17:16:00Z">
        <w:r>
          <w:delText xml:space="preserve"> ditekan akan kembali pada halaman data sales</w:delText>
        </w:r>
      </w:del>
      <w:ins w:id="4479" w:author="muhammad fauzan" w:date="2022-08-04T20:19:00Z">
        <w:del w:id="4480" w:author="fauzan" w:date="2022-08-07T17:16:00Z">
          <w:r>
            <w:rPr>
              <w:i/>
            </w:rPr>
            <w:delText>sales</w:delText>
          </w:r>
        </w:del>
      </w:ins>
      <w:del w:id="4481" w:author="fauzan" w:date="2022-08-07T17:16:00Z">
        <w:r>
          <w:delText xml:space="preserve">. Berikut source code </w:delText>
        </w:r>
      </w:del>
      <w:ins w:id="4482" w:author="muhammad fauzan" w:date="2022-08-04T17:25:00Z">
        <w:del w:id="4483" w:author="fauzan" w:date="2022-08-07T17:16:00Z">
          <w:r>
            <w:rPr>
              <w:i/>
            </w:rPr>
            <w:delText xml:space="preserve">source code </w:delText>
          </w:r>
        </w:del>
      </w:ins>
      <w:del w:id="4484" w:author="fauzan" w:date="2022-08-07T17:16:00Z">
        <w:r>
          <w:delText>dari halaman ubah data sales</w:delText>
        </w:r>
      </w:del>
      <w:ins w:id="4485" w:author="muhammad fauzan" w:date="2022-08-04T20:20:00Z">
        <w:del w:id="4486" w:author="fauzan" w:date="2022-08-07T17:16:00Z">
          <w:r>
            <w:rPr>
              <w:i/>
            </w:rPr>
            <w:delText>sales</w:delText>
          </w:r>
        </w:del>
      </w:ins>
      <w:del w:id="4487" w:author="fauzan" w:date="2022-08-07T17:16:00Z">
        <w:r>
          <w:delText>.</w:delText>
        </w:r>
      </w:del>
    </w:p>
    <w:p w:rsidR="00222167" w:rsidRDefault="00222167">
      <w:pPr>
        <w:pStyle w:val="ListParagraph"/>
        <w:ind w:left="0" w:firstLine="709"/>
        <w:rPr>
          <w:ins w:id="4488" w:author="muhammad fauzan" w:date="2022-08-05T02:55:00Z"/>
          <w:del w:id="4489" w:author="fauzan" w:date="2022-08-07T17:16:00Z"/>
        </w:rPr>
      </w:pPr>
    </w:p>
    <w:p w:rsidR="00222167" w:rsidRDefault="00222167">
      <w:pPr>
        <w:pStyle w:val="ListParagraph"/>
        <w:ind w:left="0" w:firstLine="709"/>
        <w:rPr>
          <w:ins w:id="4490" w:author="muhammad fauzan" w:date="2022-08-05T02:55:00Z"/>
          <w:del w:id="4491" w:author="fauzan" w:date="2022-08-07T17:16:00Z"/>
        </w:rPr>
      </w:pPr>
    </w:p>
    <w:p w:rsidR="00222167" w:rsidRDefault="00222167">
      <w:pPr>
        <w:pStyle w:val="ListParagraph"/>
        <w:ind w:left="0" w:firstLine="709"/>
        <w:rPr>
          <w:ins w:id="4492" w:author="muhammad fauzan" w:date="2022-08-05T02:55:00Z"/>
          <w:del w:id="4493" w:author="fauzan" w:date="2022-08-07T17:16:00Z"/>
        </w:rPr>
      </w:pPr>
    </w:p>
    <w:p w:rsidR="00222167" w:rsidRDefault="00222167">
      <w:pPr>
        <w:pStyle w:val="ListParagraph"/>
        <w:ind w:left="0" w:firstLine="709"/>
        <w:rPr>
          <w:ins w:id="4494" w:author="muhammad fauzan" w:date="2022-08-05T02:55:00Z"/>
          <w:del w:id="4495" w:author="fauzan" w:date="2022-08-07T17:16:00Z"/>
        </w:rPr>
      </w:pPr>
    </w:p>
    <w:p w:rsidR="00222167" w:rsidRDefault="00222167">
      <w:pPr>
        <w:pStyle w:val="ListParagraph"/>
        <w:ind w:left="0" w:firstLine="709"/>
        <w:rPr>
          <w:ins w:id="4496" w:author="muhammad fauzan" w:date="2022-08-05T02:55:00Z"/>
          <w:del w:id="4497" w:author="fauzan" w:date="2022-08-07T17:16:00Z"/>
        </w:rPr>
      </w:pPr>
    </w:p>
    <w:p w:rsidR="00222167" w:rsidRDefault="00222167">
      <w:pPr>
        <w:pStyle w:val="ListParagraph"/>
        <w:ind w:left="0" w:firstLine="709"/>
        <w:rPr>
          <w:ins w:id="4498" w:author="muhammad fauzan" w:date="2022-08-05T02:55:00Z"/>
          <w:del w:id="4499" w:author="fauzan" w:date="2022-08-07T17:16:00Z"/>
        </w:rPr>
      </w:pPr>
    </w:p>
    <w:p w:rsidR="00222167" w:rsidRDefault="00222167">
      <w:pPr>
        <w:pStyle w:val="ListParagraph"/>
        <w:ind w:left="0" w:firstLine="709"/>
        <w:rPr>
          <w:del w:id="4500" w:author="fauzan" w:date="2022-08-07T17:16:00Z"/>
        </w:rPr>
        <w:pPrChange w:id="4501" w:author="fauzan" w:date="2022-08-07T17:16:00Z">
          <w:pPr>
            <w:pStyle w:val="ListParagraph"/>
            <w:ind w:left="426"/>
          </w:pPr>
        </w:pPrChange>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02" w:author="fauzan" w:date="2022-08-07T17:16:00Z"/>
          <w:rFonts w:ascii="Courier New" w:hAnsi="Courier New" w:cs="Courier New"/>
          <w:sz w:val="20"/>
          <w:szCs w:val="20"/>
          <w:rPrChange w:id="4503" w:author="muhammad fauzan" w:date="2022-08-03T21:19:00Z">
            <w:rPr>
              <w:del w:id="4504" w:author="fauzan" w:date="2022-08-07T17:16:00Z"/>
            </w:rPr>
          </w:rPrChange>
        </w:rPr>
      </w:pPr>
      <w:del w:id="4505" w:author="fauzan" w:date="2022-08-07T17:16:00Z">
        <w:r>
          <w:rPr>
            <w:rFonts w:ascii="Courier New" w:hAnsi="Courier New" w:cs="Courier New"/>
            <w:sz w:val="20"/>
            <w:szCs w:val="20"/>
            <w:rPrChange w:id="4506" w:author="muhammad fauzan" w:date="2022-08-03T21:19: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07" w:author="fauzan" w:date="2022-08-07T17:16:00Z"/>
          <w:rFonts w:ascii="Courier New" w:hAnsi="Courier New" w:cs="Courier New"/>
          <w:sz w:val="20"/>
          <w:szCs w:val="20"/>
          <w:rPrChange w:id="4508" w:author="muhammad fauzan" w:date="2022-08-03T21:19:00Z">
            <w:rPr>
              <w:del w:id="4509" w:author="fauzan" w:date="2022-08-07T17:16:00Z"/>
            </w:rPr>
          </w:rPrChange>
        </w:rPr>
      </w:pPr>
      <w:del w:id="4510" w:author="fauzan" w:date="2022-08-07T17:16:00Z">
        <w:r>
          <w:rPr>
            <w:rFonts w:ascii="Courier New" w:hAnsi="Courier New" w:cs="Courier New"/>
            <w:sz w:val="20"/>
            <w:szCs w:val="20"/>
            <w:rPrChange w:id="4511" w:author="muhammad fauzan" w:date="2022-08-03T21:19: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12" w:author="fauzan" w:date="2022-08-07T17:16:00Z"/>
          <w:rFonts w:ascii="Courier New" w:hAnsi="Courier New" w:cs="Courier New"/>
          <w:sz w:val="20"/>
          <w:szCs w:val="20"/>
          <w:rPrChange w:id="4513" w:author="muhammad fauzan" w:date="2022-08-03T21:19:00Z">
            <w:rPr>
              <w:del w:id="4514" w:author="fauzan" w:date="2022-08-07T17:16:00Z"/>
            </w:rPr>
          </w:rPrChange>
        </w:rPr>
      </w:pPr>
      <w:del w:id="4515" w:author="fauzan" w:date="2022-08-07T17:16:00Z">
        <w:r>
          <w:rPr>
            <w:rFonts w:ascii="Courier New" w:hAnsi="Courier New" w:cs="Courier New"/>
            <w:sz w:val="20"/>
            <w:szCs w:val="20"/>
            <w:rPrChange w:id="4516" w:author="muhammad fauzan" w:date="2022-08-03T21:19:00Z">
              <w:rPr/>
            </w:rPrChange>
          </w:rPr>
          <w:delText>def updatesales(request, nik_sales):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17" w:author="fauzan" w:date="2022-08-07T17:16:00Z"/>
          <w:rFonts w:ascii="Courier New" w:hAnsi="Courier New" w:cs="Courier New"/>
          <w:sz w:val="20"/>
          <w:szCs w:val="20"/>
          <w:rPrChange w:id="4518" w:author="muhammad fauzan" w:date="2022-08-03T21:19:00Z">
            <w:rPr>
              <w:del w:id="4519" w:author="fauzan" w:date="2022-08-07T17:16:00Z"/>
            </w:rPr>
          </w:rPrChange>
        </w:rPr>
      </w:pPr>
      <w:del w:id="4520" w:author="fauzan" w:date="2022-08-07T17:16:00Z">
        <w:r>
          <w:rPr>
            <w:rFonts w:ascii="Courier New" w:hAnsi="Courier New" w:cs="Courier New"/>
            <w:sz w:val="20"/>
            <w:szCs w:val="20"/>
            <w:rPrChange w:id="4521" w:author="muhammad fauzan" w:date="2022-08-03T21:19:00Z">
              <w:rPr/>
            </w:rPrChange>
          </w:rPr>
          <w:delText xml:space="preserve">    Sales = datasales.objects.get(nik=nik_sales)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22" w:author="fauzan" w:date="2022-08-07T17:16:00Z"/>
          <w:rFonts w:ascii="Courier New" w:hAnsi="Courier New" w:cs="Courier New"/>
          <w:sz w:val="20"/>
          <w:szCs w:val="20"/>
          <w:rPrChange w:id="4523" w:author="muhammad fauzan" w:date="2022-08-03T21:19:00Z">
            <w:rPr>
              <w:del w:id="4524" w:author="fauzan" w:date="2022-08-07T17:16:00Z"/>
            </w:rPr>
          </w:rPrChange>
        </w:rPr>
      </w:pPr>
      <w:del w:id="4525" w:author="fauzan" w:date="2022-08-07T17:16:00Z">
        <w:r>
          <w:rPr>
            <w:rFonts w:ascii="Courier New" w:hAnsi="Courier New" w:cs="Courier New"/>
            <w:sz w:val="20"/>
            <w:szCs w:val="20"/>
            <w:rPrChange w:id="4526" w:author="muhammad fauzan" w:date="2022-08-03T21:19:00Z">
              <w:rPr/>
            </w:rPrChange>
          </w:rPr>
          <w:delText xml:space="preserve">    template = "updatesales.html"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27" w:author="fauzan" w:date="2022-08-07T17:16:00Z"/>
          <w:rFonts w:ascii="Courier New" w:hAnsi="Courier New" w:cs="Courier New"/>
          <w:sz w:val="20"/>
          <w:szCs w:val="20"/>
          <w:rPrChange w:id="4528" w:author="muhammad fauzan" w:date="2022-08-03T21:19:00Z">
            <w:rPr>
              <w:del w:id="4529" w:author="fauzan" w:date="2022-08-07T17:16:00Z"/>
            </w:rPr>
          </w:rPrChange>
        </w:rPr>
      </w:pPr>
      <w:del w:id="4530" w:author="fauzan" w:date="2022-08-07T17:16:00Z">
        <w:r>
          <w:rPr>
            <w:rFonts w:ascii="Courier New" w:hAnsi="Courier New" w:cs="Courier New"/>
            <w:sz w:val="20"/>
            <w:szCs w:val="20"/>
            <w:rPrChange w:id="4531" w:author="muhammad fauzan" w:date="2022-08-03T21:19: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32" w:author="fauzan" w:date="2022-08-07T17:16:00Z"/>
          <w:rFonts w:ascii="Courier New" w:hAnsi="Courier New" w:cs="Courier New"/>
          <w:sz w:val="20"/>
          <w:szCs w:val="20"/>
          <w:rPrChange w:id="4533" w:author="muhammad fauzan" w:date="2022-08-03T21:19:00Z">
            <w:rPr>
              <w:del w:id="4534" w:author="fauzan" w:date="2022-08-07T17:16:00Z"/>
            </w:rPr>
          </w:rPrChange>
        </w:rPr>
      </w:pPr>
      <w:del w:id="4535" w:author="fauzan" w:date="2022-08-07T17:16:00Z">
        <w:r>
          <w:rPr>
            <w:rFonts w:ascii="Courier New" w:hAnsi="Courier New" w:cs="Courier New"/>
            <w:sz w:val="20"/>
            <w:szCs w:val="20"/>
            <w:rPrChange w:id="4536" w:author="muhammad fauzan" w:date="2022-08-03T21:19:00Z">
              <w:rPr/>
            </w:rPrChange>
          </w:rPr>
          <w:delText xml:space="preserve">        form = FormtambahSales(request.POST, instance=Sales)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37" w:author="fauzan" w:date="2022-08-07T17:16:00Z"/>
          <w:rFonts w:ascii="Courier New" w:hAnsi="Courier New" w:cs="Courier New"/>
          <w:sz w:val="20"/>
          <w:szCs w:val="20"/>
          <w:rPrChange w:id="4538" w:author="muhammad fauzan" w:date="2022-08-03T21:19:00Z">
            <w:rPr>
              <w:del w:id="4539" w:author="fauzan" w:date="2022-08-07T17:16:00Z"/>
            </w:rPr>
          </w:rPrChange>
        </w:rPr>
      </w:pPr>
      <w:del w:id="4540" w:author="fauzan" w:date="2022-08-07T17:16:00Z">
        <w:r>
          <w:rPr>
            <w:rFonts w:ascii="Courier New" w:hAnsi="Courier New" w:cs="Courier New"/>
            <w:sz w:val="20"/>
            <w:szCs w:val="20"/>
            <w:rPrChange w:id="4541" w:author="muhammad fauzan" w:date="2022-08-03T21:19: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42" w:author="fauzan" w:date="2022-08-07T17:16:00Z"/>
          <w:rFonts w:ascii="Courier New" w:hAnsi="Courier New" w:cs="Courier New"/>
          <w:sz w:val="20"/>
          <w:szCs w:val="20"/>
          <w:rPrChange w:id="4543" w:author="muhammad fauzan" w:date="2022-08-03T21:19:00Z">
            <w:rPr>
              <w:del w:id="4544" w:author="fauzan" w:date="2022-08-07T17:16:00Z"/>
            </w:rPr>
          </w:rPrChange>
        </w:rPr>
      </w:pPr>
      <w:del w:id="4545" w:author="fauzan" w:date="2022-08-07T17:16:00Z">
        <w:r>
          <w:rPr>
            <w:rFonts w:ascii="Courier New" w:hAnsi="Courier New" w:cs="Courier New"/>
            <w:sz w:val="20"/>
            <w:szCs w:val="20"/>
            <w:rPrChange w:id="4546" w:author="muhammad fauzan" w:date="2022-08-03T21:19: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47" w:author="fauzan" w:date="2022-08-07T17:16:00Z"/>
          <w:rFonts w:ascii="Courier New" w:hAnsi="Courier New" w:cs="Courier New"/>
          <w:sz w:val="20"/>
          <w:szCs w:val="20"/>
          <w:rPrChange w:id="4548" w:author="muhammad fauzan" w:date="2022-08-03T21:19:00Z">
            <w:rPr>
              <w:del w:id="4549" w:author="fauzan" w:date="2022-08-07T17:16:00Z"/>
            </w:rPr>
          </w:rPrChange>
        </w:rPr>
      </w:pPr>
      <w:del w:id="4550" w:author="fauzan" w:date="2022-08-07T17:16:00Z">
        <w:r>
          <w:rPr>
            <w:rFonts w:ascii="Courier New" w:hAnsi="Courier New" w:cs="Courier New"/>
            <w:sz w:val="20"/>
            <w:szCs w:val="20"/>
            <w:rPrChange w:id="4551" w:author="muhammad fauzan" w:date="2022-08-03T21:19:00Z">
              <w:rPr/>
            </w:rPrChange>
          </w:rPr>
          <w:delText xml:space="preserve">            messages.success(request, "Data berhasil diubah")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52" w:author="fauzan" w:date="2022-08-07T17:16:00Z"/>
          <w:rFonts w:ascii="Courier New" w:hAnsi="Courier New" w:cs="Courier New"/>
          <w:sz w:val="20"/>
          <w:szCs w:val="20"/>
          <w:rPrChange w:id="4553" w:author="muhammad fauzan" w:date="2022-08-03T21:19:00Z">
            <w:rPr>
              <w:del w:id="4554" w:author="fauzan" w:date="2022-08-07T17:16:00Z"/>
            </w:rPr>
          </w:rPrChange>
        </w:rPr>
      </w:pPr>
      <w:del w:id="4555" w:author="fauzan" w:date="2022-08-07T17:16:00Z">
        <w:r>
          <w:rPr>
            <w:rFonts w:ascii="Courier New" w:hAnsi="Courier New" w:cs="Courier New"/>
            <w:sz w:val="20"/>
            <w:szCs w:val="20"/>
            <w:rPrChange w:id="4556" w:author="muhammad fauzan" w:date="2022-08-03T21:19:00Z">
              <w:rPr/>
            </w:rPrChange>
          </w:rPr>
          <w:delText xml:space="preserve">            return redirect("update-sales", nik_sales=nik_sales)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57" w:author="fauzan" w:date="2022-08-07T17:16:00Z"/>
          <w:rFonts w:ascii="Courier New" w:hAnsi="Courier New" w:cs="Courier New"/>
          <w:sz w:val="20"/>
          <w:szCs w:val="20"/>
          <w:rPrChange w:id="4558" w:author="muhammad fauzan" w:date="2022-08-03T21:19:00Z">
            <w:rPr>
              <w:del w:id="4559" w:author="fauzan" w:date="2022-08-07T17:16:00Z"/>
            </w:rPr>
          </w:rPrChange>
        </w:rPr>
      </w:pPr>
      <w:del w:id="4560" w:author="fauzan" w:date="2022-08-07T17:16:00Z">
        <w:r>
          <w:rPr>
            <w:rFonts w:ascii="Courier New" w:hAnsi="Courier New" w:cs="Courier New"/>
            <w:sz w:val="20"/>
            <w:szCs w:val="20"/>
            <w:rPrChange w:id="4561" w:author="muhammad fauzan" w:date="2022-08-03T21:19: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62" w:author="fauzan" w:date="2022-08-07T17:16:00Z"/>
          <w:rFonts w:ascii="Courier New" w:hAnsi="Courier New" w:cs="Courier New"/>
          <w:sz w:val="20"/>
          <w:szCs w:val="20"/>
          <w:rPrChange w:id="4563" w:author="muhammad fauzan" w:date="2022-08-03T21:19:00Z">
            <w:rPr>
              <w:del w:id="4564" w:author="fauzan" w:date="2022-08-07T17:16:00Z"/>
            </w:rPr>
          </w:rPrChange>
        </w:rPr>
      </w:pPr>
      <w:del w:id="4565" w:author="fauzan" w:date="2022-08-07T17:16:00Z">
        <w:r>
          <w:rPr>
            <w:rFonts w:ascii="Courier New" w:hAnsi="Courier New" w:cs="Courier New"/>
            <w:sz w:val="20"/>
            <w:szCs w:val="20"/>
            <w:rPrChange w:id="4566" w:author="muhammad fauzan" w:date="2022-08-03T21:19:00Z">
              <w:rPr/>
            </w:rPrChange>
          </w:rPr>
          <w:delText xml:space="preserve">        form = FormtambahSales(instance=Sales)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67" w:author="fauzan" w:date="2022-08-07T17:16:00Z"/>
          <w:rFonts w:ascii="Courier New" w:hAnsi="Courier New" w:cs="Courier New"/>
          <w:sz w:val="20"/>
          <w:szCs w:val="20"/>
          <w:rPrChange w:id="4568" w:author="muhammad fauzan" w:date="2022-08-03T21:19:00Z">
            <w:rPr>
              <w:del w:id="4569" w:author="fauzan" w:date="2022-08-07T17:16:00Z"/>
            </w:rPr>
          </w:rPrChange>
        </w:rPr>
      </w:pPr>
      <w:del w:id="4570" w:author="fauzan" w:date="2022-08-07T17:16:00Z">
        <w:r>
          <w:rPr>
            <w:rFonts w:ascii="Courier New" w:hAnsi="Courier New" w:cs="Courier New"/>
            <w:sz w:val="20"/>
            <w:szCs w:val="20"/>
            <w:rPrChange w:id="4571" w:author="muhammad fauzan" w:date="2022-08-03T21:19: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72" w:author="fauzan" w:date="2022-08-07T17:16:00Z"/>
          <w:rFonts w:ascii="Courier New" w:hAnsi="Courier New" w:cs="Courier New"/>
          <w:sz w:val="20"/>
          <w:szCs w:val="20"/>
          <w:rPrChange w:id="4573" w:author="muhammad fauzan" w:date="2022-08-03T21:19:00Z">
            <w:rPr>
              <w:del w:id="4574" w:author="fauzan" w:date="2022-08-07T17:16:00Z"/>
            </w:rPr>
          </w:rPrChange>
        </w:rPr>
      </w:pPr>
      <w:del w:id="4575" w:author="fauzan" w:date="2022-08-07T17:16:00Z">
        <w:r>
          <w:rPr>
            <w:rFonts w:ascii="Courier New" w:hAnsi="Courier New" w:cs="Courier New"/>
            <w:sz w:val="20"/>
            <w:szCs w:val="20"/>
            <w:rPrChange w:id="4576" w:author="muhammad fauzan" w:date="2022-08-03T21:19: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77" w:author="fauzan" w:date="2022-08-07T17:16:00Z"/>
          <w:rFonts w:ascii="Courier New" w:hAnsi="Courier New" w:cs="Courier New"/>
          <w:sz w:val="20"/>
          <w:szCs w:val="20"/>
          <w:rPrChange w:id="4578" w:author="muhammad fauzan" w:date="2022-08-03T21:19:00Z">
            <w:rPr>
              <w:del w:id="4579" w:author="fauzan" w:date="2022-08-07T17:16:00Z"/>
            </w:rPr>
          </w:rPrChange>
        </w:rPr>
      </w:pPr>
      <w:del w:id="4580" w:author="fauzan" w:date="2022-08-07T17:16:00Z">
        <w:r>
          <w:rPr>
            <w:rFonts w:ascii="Courier New" w:hAnsi="Courier New" w:cs="Courier New"/>
            <w:sz w:val="20"/>
            <w:szCs w:val="20"/>
            <w:rPrChange w:id="4581" w:author="muhammad fauzan" w:date="2022-08-03T21:19:00Z">
              <w:rPr/>
            </w:rPrChange>
          </w:rPr>
          <w:delText xml:space="preserve">            "sales": 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82" w:author="fauzan" w:date="2022-08-07T17:16:00Z"/>
          <w:rFonts w:ascii="Courier New" w:hAnsi="Courier New" w:cs="Courier New"/>
          <w:sz w:val="20"/>
          <w:szCs w:val="20"/>
          <w:rPrChange w:id="4583" w:author="muhammad fauzan" w:date="2022-08-03T21:19:00Z">
            <w:rPr>
              <w:del w:id="4584" w:author="fauzan" w:date="2022-08-07T17:16:00Z"/>
            </w:rPr>
          </w:rPrChange>
        </w:rPr>
      </w:pPr>
      <w:del w:id="4585" w:author="fauzan" w:date="2022-08-07T17:16:00Z">
        <w:r>
          <w:rPr>
            <w:rFonts w:ascii="Courier New" w:hAnsi="Courier New" w:cs="Courier New"/>
            <w:sz w:val="20"/>
            <w:szCs w:val="20"/>
            <w:rPrChange w:id="4586" w:author="muhammad fauzan" w:date="2022-08-03T21:19: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587" w:author="fauzan" w:date="2022-08-07T17:16:00Z"/>
        </w:rPr>
        <w:pPrChange w:id="4588" w:author="fauzan" w:date="2022-08-07T17:16:00Z">
          <w:pPr>
            <w:pStyle w:val="ListParagraph"/>
            <w:pBdr>
              <w:top w:val="single" w:sz="4" w:space="1" w:color="auto"/>
              <w:left w:val="single" w:sz="4" w:space="4" w:color="auto"/>
              <w:bottom w:val="single" w:sz="4" w:space="1" w:color="auto"/>
              <w:right w:val="single" w:sz="4" w:space="4" w:color="auto"/>
            </w:pBdr>
            <w:ind w:left="0"/>
          </w:pPr>
        </w:pPrChange>
      </w:pPr>
      <w:del w:id="4589" w:author="fauzan" w:date="2022-08-07T17:16:00Z">
        <w:r>
          <w:rPr>
            <w:rFonts w:ascii="Courier New" w:hAnsi="Courier New" w:cs="Courier New"/>
            <w:sz w:val="20"/>
            <w:szCs w:val="20"/>
            <w:rPrChange w:id="4590" w:author="muhammad fauzan" w:date="2022-08-03T21:19:00Z">
              <w:rPr/>
            </w:rPrChange>
          </w:rPr>
          <w:delText xml:space="preserve">    return render(request, template, konteks)</w:delText>
        </w:r>
      </w:del>
    </w:p>
    <w:p w:rsidR="00222167" w:rsidRDefault="008B3912">
      <w:pPr>
        <w:pStyle w:val="ListParagraph"/>
        <w:ind w:left="0"/>
        <w:jc w:val="center"/>
      </w:pPr>
      <w:ins w:id="4591" w:author="muhammad fauzan" w:date="2022-08-03T21:06:00Z">
        <w:del w:id="4592" w:author="fauzan" w:date="2022-08-07T17:16:00Z">
          <w:r>
            <w:delText xml:space="preserve">Gambar 4. </w:delText>
          </w:r>
          <w:r>
            <w:fldChar w:fldCharType="begin"/>
          </w:r>
          <w:r>
            <w:delInstrText xml:space="preserve"> SEQ Gambar_4. \* ARABIC </w:delInstrText>
          </w:r>
          <w:r>
            <w:fldChar w:fldCharType="separate"/>
          </w:r>
        </w:del>
      </w:ins>
      <w:ins w:id="4593" w:author="muhammad fauzan" w:date="2022-08-03T21:07:00Z">
        <w:del w:id="4594" w:author="fauzan" w:date="2022-08-07T17:16:00Z">
          <w:r>
            <w:delText>14</w:delText>
          </w:r>
        </w:del>
      </w:ins>
      <w:ins w:id="4595" w:author="muhammad fauzan" w:date="2022-08-03T21:06:00Z">
        <w:del w:id="4596" w:author="fauzan" w:date="2022-08-07T17:16:00Z">
          <w:r>
            <w:fldChar w:fldCharType="end"/>
          </w:r>
          <w:r>
            <w:delText xml:space="preserve"> </w:delText>
          </w:r>
        </w:del>
      </w:ins>
      <w:ins w:id="4597" w:author="muhammad fauzan" w:date="2022-08-04T17:25:00Z">
        <w:del w:id="4598" w:author="fauzan" w:date="2022-08-07T17:16:00Z">
          <w:r>
            <w:rPr>
              <w:i/>
            </w:rPr>
            <w:delText xml:space="preserve">Source code </w:delText>
          </w:r>
        </w:del>
      </w:ins>
      <w:ins w:id="4599" w:author="muhammad fauzan" w:date="2022-08-03T21:07:00Z">
        <w:del w:id="4600" w:author="fauzan" w:date="2022-08-07T17:16:00Z">
          <w:r>
            <w:delText>ubah</w:delText>
          </w:r>
        </w:del>
      </w:ins>
      <w:ins w:id="4601" w:author="muhammad fauzan" w:date="2022-08-03T21:06:00Z">
        <w:del w:id="4602" w:author="fauzan" w:date="2022-08-07T17:16:00Z">
          <w:r>
            <w:delText xml:space="preserve"> data </w:delText>
          </w:r>
        </w:del>
      </w:ins>
      <w:ins w:id="4603" w:author="muhammad fauzan" w:date="2022-08-04T20:20:00Z">
        <w:del w:id="4604" w:author="fauzan" w:date="2022-08-07T17:16:00Z">
          <w:r>
            <w:rPr>
              <w:i/>
            </w:rPr>
            <w:delText>sales</w:delText>
          </w:r>
        </w:del>
      </w:ins>
      <w:del w:id="4605" w:author="muhammad fauzan" w:date="2022-08-03T21:06:00Z">
        <w:r>
          <w:delText>a</w:delText>
        </w:r>
      </w:del>
    </w:p>
    <w:p w:rsidR="00222167" w:rsidRDefault="008B3912">
      <w:pPr>
        <w:pStyle w:val="ListParagraph"/>
        <w:numPr>
          <w:ilvl w:val="0"/>
          <w:numId w:val="40"/>
        </w:numPr>
        <w:ind w:left="426" w:hanging="426"/>
      </w:pPr>
      <w:r>
        <w:t>Halaman data toko pada admin</w:t>
      </w:r>
    </w:p>
    <w:p w:rsidR="00222167" w:rsidRDefault="008B3912">
      <w:pPr>
        <w:pStyle w:val="ListParagraph"/>
        <w:ind w:left="0" w:firstLine="709"/>
        <w:pPrChange w:id="4606" w:author="muhammad fauzan" w:date="2022-08-03T21:07:00Z">
          <w:pPr>
            <w:pStyle w:val="ListParagraph"/>
            <w:ind w:left="426"/>
          </w:pPr>
        </w:pPrChange>
      </w:pPr>
      <w:r>
        <w:t xml:space="preserve">Halaman data toko merupakan halaman yang menampilkan semua data dari </w:t>
      </w:r>
      <w:del w:id="4607" w:author="muhammad fauzan" w:date="2022-08-04T20:20:00Z">
        <w:r>
          <w:delText>sales</w:delText>
        </w:r>
      </w:del>
      <w:ins w:id="4608" w:author="muhammad fauzan" w:date="2022-08-04T20:20:00Z">
        <w:r>
          <w:rPr>
            <w:i/>
          </w:rPr>
          <w:t>sales</w:t>
        </w:r>
      </w:ins>
      <w:r>
        <w:t xml:space="preserve"> yang terdaftar pada </w:t>
      </w:r>
      <w:ins w:id="4609" w:author="muhammad fauzan" w:date="2022-08-03T21:07:00Z">
        <w:r>
          <w:t>CV</w:t>
        </w:r>
      </w:ins>
      <w:del w:id="4610" w:author="muhammad fauzan" w:date="2022-08-03T21:07:00Z">
        <w:r>
          <w:delText>cv</w:delText>
        </w:r>
      </w:del>
      <w:r>
        <w:t xml:space="preserve">.Al-amin jaya. Pada halaman tersebut memiliki navbar dan sidebar yang sama dengan halaman lainnya. Terdapat </w:t>
      </w:r>
      <w:del w:id="4611" w:author="muhammad fauzan" w:date="2022-08-04T18:59:00Z">
        <w:r>
          <w:delText>button</w:delText>
        </w:r>
      </w:del>
      <w:ins w:id="4612" w:author="muhammad fauzan" w:date="2022-08-04T18:59:00Z">
        <w:r>
          <w:rPr>
            <w:i/>
          </w:rPr>
          <w:t>button</w:t>
        </w:r>
      </w:ins>
      <w:r>
        <w:t xml:space="preserve"> untuk menambahkan toko jika ada </w:t>
      </w:r>
      <w:del w:id="4613" w:author="muhammad fauzan" w:date="2022-08-04T20:20:00Z">
        <w:r>
          <w:delText>sales</w:delText>
        </w:r>
      </w:del>
      <w:ins w:id="4614" w:author="muhammad fauzan" w:date="2022-08-04T20:20:00Z">
        <w:r>
          <w:rPr>
            <w:i/>
          </w:rPr>
          <w:t>sales</w:t>
        </w:r>
      </w:ins>
      <w:r>
        <w:t xml:space="preserve"> baru. Lalu terdapat </w:t>
      </w:r>
      <w:del w:id="4615" w:author="muhammad fauzan" w:date="2022-08-04T18:59:00Z">
        <w:r>
          <w:delText>button</w:delText>
        </w:r>
      </w:del>
      <w:ins w:id="4616" w:author="muhammad fauzan" w:date="2022-08-04T18:59:00Z">
        <w:r>
          <w:rPr>
            <w:i/>
          </w:rPr>
          <w:t>button</w:t>
        </w:r>
      </w:ins>
      <w:r>
        <w:t xml:space="preserve"> ubah data dan hapus pada setiap baris dari data toko</w:t>
      </w:r>
      <w:r>
        <w:rPr>
          <w:i/>
        </w:rPr>
        <w:t>.</w:t>
      </w:r>
      <w:r>
        <w:t xml:space="preserve"> Berikut tampilan halaman data toko.</w:t>
      </w:r>
    </w:p>
    <w:p w:rsidR="00222167" w:rsidRDefault="008B3912">
      <w:pPr>
        <w:pStyle w:val="ListParagraph"/>
        <w:ind w:left="0"/>
      </w:pPr>
      <w:del w:id="4617" w:author="fauzan" w:date="2022-08-07T17:36:00Z">
        <w:r>
          <w:rPr>
            <w:noProof/>
          </w:rPr>
          <w:lastRenderedPageBreak/>
          <w:drawing>
            <wp:inline distT="0" distB="0" distL="0" distR="0">
              <wp:extent cx="5040630" cy="2549525"/>
              <wp:effectExtent l="0" t="0" r="762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5040630" cy="2549525"/>
                      </a:xfrm>
                      <a:prstGeom prst="rect">
                        <a:avLst/>
                      </a:prstGeom>
                    </pic:spPr>
                  </pic:pic>
                </a:graphicData>
              </a:graphic>
            </wp:inline>
          </w:drawing>
        </w:r>
      </w:del>
      <w:ins w:id="4618" w:author="fauzan" w:date="2022-08-07T17:37:00Z">
        <w:r>
          <w:rPr>
            <w:noProof/>
          </w:rPr>
          <w:drawing>
            <wp:inline distT="0" distB="0" distL="0" distR="0">
              <wp:extent cx="5040630" cy="254825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0"/>
                      <a:stretch>
                        <a:fillRect/>
                      </a:stretch>
                    </pic:blipFill>
                    <pic:spPr>
                      <a:xfrm>
                        <a:off x="0" y="0"/>
                        <a:ext cx="5040630" cy="2548255"/>
                      </a:xfrm>
                      <a:prstGeom prst="rect">
                        <a:avLst/>
                      </a:prstGeom>
                    </pic:spPr>
                  </pic:pic>
                </a:graphicData>
              </a:graphic>
            </wp:inline>
          </w:drawing>
        </w:r>
      </w:ins>
    </w:p>
    <w:p w:rsidR="00222167" w:rsidRDefault="008B3912">
      <w:pPr>
        <w:pStyle w:val="ListParagraph"/>
        <w:ind w:left="0"/>
        <w:jc w:val="center"/>
        <w:rPr>
          <w:del w:id="4619" w:author="fauzan" w:date="2022-08-07T17:16:00Z"/>
        </w:rPr>
      </w:pPr>
      <w:ins w:id="4620" w:author="muhammad fauzan" w:date="2022-08-03T21:08:00Z">
        <w:r>
          <w:t xml:space="preserve">Gambar 4. </w:t>
        </w:r>
        <w:r>
          <w:fldChar w:fldCharType="begin"/>
        </w:r>
        <w:r>
          <w:instrText xml:space="preserve"> SEQ Gambar_4. \* ARABIC </w:instrText>
        </w:r>
        <w:r>
          <w:fldChar w:fldCharType="separate"/>
        </w:r>
      </w:ins>
      <w:ins w:id="4621" w:author="muhammad fauzan" w:date="2022-08-10T01:43:00Z">
        <w:r>
          <w:t>7</w:t>
        </w:r>
      </w:ins>
      <w:ins w:id="4622" w:author="muhammad fauzan" w:date="2022-08-03T21:08:00Z">
        <w:r>
          <w:fldChar w:fldCharType="end"/>
        </w:r>
        <w:r>
          <w:t xml:space="preserve"> Halaman data toko</w:t>
        </w:r>
      </w:ins>
      <w:del w:id="4623" w:author="muhammad fauzan" w:date="2022-08-03T21:08:00Z">
        <w:r>
          <w:delText>aa</w:delText>
        </w:r>
      </w:del>
    </w:p>
    <w:p w:rsidR="00222167" w:rsidRDefault="008B3912">
      <w:pPr>
        <w:pStyle w:val="ListParagraph"/>
        <w:ind w:left="0" w:firstLine="709"/>
        <w:rPr>
          <w:del w:id="4624" w:author="fauzan" w:date="2022-08-07T17:16:00Z"/>
        </w:rPr>
        <w:pPrChange w:id="4625" w:author="fauzan" w:date="2022-08-07T17:16:00Z">
          <w:pPr>
            <w:pStyle w:val="ListParagraph"/>
            <w:ind w:left="426"/>
          </w:pPr>
        </w:pPrChange>
      </w:pPr>
      <w:del w:id="4626" w:author="fauzan" w:date="2022-08-07T17:16:00Z">
        <w:r>
          <w:delText xml:space="preserve">Adapun untuk source code </w:delText>
        </w:r>
      </w:del>
      <w:ins w:id="4627" w:author="muhammad fauzan" w:date="2022-08-04T17:25:00Z">
        <w:del w:id="4628" w:author="fauzan" w:date="2022-08-07T17:16:00Z">
          <w:r>
            <w:rPr>
              <w:i/>
            </w:rPr>
            <w:delText xml:space="preserve">source code </w:delText>
          </w:r>
        </w:del>
      </w:ins>
      <w:del w:id="4629" w:author="fauzan" w:date="2022-08-07T17:16:00Z">
        <w:r>
          <w:delText xml:space="preserve">untuk menampilkan data pada halaman data toko dengan memanggil model data toko untuk ditampilkan pada halaman tersebut. Berikut source code </w:delText>
        </w:r>
      </w:del>
      <w:ins w:id="4630" w:author="muhammad fauzan" w:date="2022-08-04T17:25:00Z">
        <w:del w:id="4631" w:author="fauzan" w:date="2022-08-07T17:16:00Z">
          <w:r>
            <w:rPr>
              <w:i/>
            </w:rPr>
            <w:delText xml:space="preserve">source code </w:delText>
          </w:r>
        </w:del>
      </w:ins>
      <w:del w:id="4632" w:author="fauzan" w:date="2022-08-07T17:16:00Z">
        <w:r>
          <w:delText>dari halaman data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33" w:author="fauzan" w:date="2022-08-07T17:16:00Z"/>
          <w:rFonts w:ascii="Courier New" w:hAnsi="Courier New" w:cs="Courier New"/>
          <w:sz w:val="20"/>
          <w:szCs w:val="20"/>
          <w:rPrChange w:id="4634" w:author="muhammad fauzan" w:date="2022-08-03T21:21:00Z">
            <w:rPr>
              <w:del w:id="4635" w:author="fauzan" w:date="2022-08-07T17:16:00Z"/>
            </w:rPr>
          </w:rPrChange>
        </w:rPr>
      </w:pPr>
      <w:del w:id="4636" w:author="fauzan" w:date="2022-08-07T17:16:00Z">
        <w:r>
          <w:rPr>
            <w:rFonts w:ascii="Courier New" w:hAnsi="Courier New" w:cs="Courier New"/>
            <w:sz w:val="20"/>
            <w:szCs w:val="20"/>
            <w:rPrChange w:id="4637" w:author="muhammad fauzan" w:date="2022-08-03T21:21: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38" w:author="fauzan" w:date="2022-08-07T17:16:00Z"/>
          <w:rFonts w:ascii="Courier New" w:hAnsi="Courier New" w:cs="Courier New"/>
          <w:sz w:val="20"/>
          <w:szCs w:val="20"/>
          <w:rPrChange w:id="4639" w:author="muhammad fauzan" w:date="2022-08-03T21:21:00Z">
            <w:rPr>
              <w:del w:id="4640" w:author="fauzan" w:date="2022-08-07T17:16:00Z"/>
            </w:rPr>
          </w:rPrChange>
        </w:rPr>
      </w:pPr>
      <w:del w:id="4641" w:author="fauzan" w:date="2022-08-07T17:16:00Z">
        <w:r>
          <w:rPr>
            <w:rFonts w:ascii="Courier New" w:hAnsi="Courier New" w:cs="Courier New"/>
            <w:sz w:val="20"/>
            <w:szCs w:val="20"/>
            <w:rPrChange w:id="4642" w:author="muhammad fauzan" w:date="2022-08-03T21:21: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43" w:author="fauzan" w:date="2022-08-07T17:16:00Z"/>
          <w:rFonts w:ascii="Courier New" w:hAnsi="Courier New" w:cs="Courier New"/>
          <w:sz w:val="20"/>
          <w:szCs w:val="20"/>
          <w:rPrChange w:id="4644" w:author="muhammad fauzan" w:date="2022-08-03T21:21:00Z">
            <w:rPr>
              <w:del w:id="4645" w:author="fauzan" w:date="2022-08-07T17:16:00Z"/>
            </w:rPr>
          </w:rPrChange>
        </w:rPr>
      </w:pPr>
      <w:del w:id="4646" w:author="fauzan" w:date="2022-08-07T17:16:00Z">
        <w:r>
          <w:rPr>
            <w:rFonts w:ascii="Courier New" w:hAnsi="Courier New" w:cs="Courier New"/>
            <w:sz w:val="20"/>
            <w:szCs w:val="20"/>
            <w:rPrChange w:id="4647" w:author="muhammad fauzan" w:date="2022-08-03T21:21:00Z">
              <w:rPr/>
            </w:rPrChange>
          </w:rPr>
          <w:delText>def toko(request):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48" w:author="fauzan" w:date="2022-08-07T17:16:00Z"/>
          <w:rFonts w:ascii="Courier New" w:hAnsi="Courier New" w:cs="Courier New"/>
          <w:sz w:val="20"/>
          <w:szCs w:val="20"/>
          <w:rPrChange w:id="4649" w:author="muhammad fauzan" w:date="2022-08-03T21:21:00Z">
            <w:rPr>
              <w:del w:id="4650" w:author="fauzan" w:date="2022-08-07T17:16:00Z"/>
            </w:rPr>
          </w:rPrChange>
        </w:rPr>
      </w:pPr>
      <w:del w:id="4651" w:author="fauzan" w:date="2022-08-07T17:16:00Z">
        <w:r>
          <w:rPr>
            <w:rFonts w:ascii="Courier New" w:hAnsi="Courier New" w:cs="Courier New"/>
            <w:sz w:val="20"/>
            <w:szCs w:val="20"/>
            <w:rPrChange w:id="4652" w:author="muhammad fauzan" w:date="2022-08-03T21:21:00Z">
              <w:rPr/>
            </w:rPrChange>
          </w:rPr>
          <w:delText xml:space="preserve">    data_toko = datatoko.objects.all()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53" w:author="fauzan" w:date="2022-08-07T17:16:00Z"/>
          <w:rFonts w:ascii="Courier New" w:hAnsi="Courier New" w:cs="Courier New"/>
          <w:sz w:val="20"/>
          <w:szCs w:val="20"/>
          <w:rPrChange w:id="4654" w:author="muhammad fauzan" w:date="2022-08-03T21:21:00Z">
            <w:rPr>
              <w:del w:id="4655" w:author="fauzan" w:date="2022-08-07T17:16:00Z"/>
            </w:rPr>
          </w:rPrChange>
        </w:rPr>
      </w:pPr>
      <w:del w:id="4656" w:author="fauzan" w:date="2022-08-07T17:16:00Z">
        <w:r>
          <w:rPr>
            <w:rFonts w:ascii="Courier New" w:hAnsi="Courier New" w:cs="Courier New"/>
            <w:sz w:val="20"/>
            <w:szCs w:val="20"/>
            <w:rPrChange w:id="4657" w:author="muhammad fauzan" w:date="2022-08-03T21:21: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58" w:author="fauzan" w:date="2022-08-07T17:16:00Z"/>
          <w:rFonts w:ascii="Courier New" w:hAnsi="Courier New" w:cs="Courier New"/>
          <w:sz w:val="20"/>
          <w:szCs w:val="20"/>
          <w:rPrChange w:id="4659" w:author="muhammad fauzan" w:date="2022-08-03T21:21:00Z">
            <w:rPr>
              <w:del w:id="4660" w:author="fauzan" w:date="2022-08-07T17:16:00Z"/>
            </w:rPr>
          </w:rPrChange>
        </w:rPr>
      </w:pPr>
      <w:del w:id="4661" w:author="fauzan" w:date="2022-08-07T17:16:00Z">
        <w:r>
          <w:rPr>
            <w:rFonts w:ascii="Courier New" w:hAnsi="Courier New" w:cs="Courier New"/>
            <w:sz w:val="20"/>
            <w:szCs w:val="20"/>
            <w:rPrChange w:id="4662" w:author="muhammad fauzan" w:date="2022-08-03T21:21:00Z">
              <w:rPr/>
            </w:rPrChange>
          </w:rPr>
          <w:delText xml:space="preserve">        "data_toko":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63" w:author="fauzan" w:date="2022-08-07T17:16:00Z"/>
          <w:rFonts w:ascii="Courier New" w:hAnsi="Courier New" w:cs="Courier New"/>
          <w:sz w:val="20"/>
          <w:szCs w:val="20"/>
          <w:rPrChange w:id="4664" w:author="muhammad fauzan" w:date="2022-08-03T21:21:00Z">
            <w:rPr>
              <w:del w:id="4665" w:author="fauzan" w:date="2022-08-07T17:16:00Z"/>
            </w:rPr>
          </w:rPrChange>
        </w:rPr>
      </w:pPr>
      <w:del w:id="4666" w:author="fauzan" w:date="2022-08-07T17:16:00Z">
        <w:r>
          <w:rPr>
            <w:rFonts w:ascii="Courier New" w:hAnsi="Courier New" w:cs="Courier New"/>
            <w:sz w:val="20"/>
            <w:szCs w:val="20"/>
            <w:rPrChange w:id="4667" w:author="muhammad fauzan" w:date="2022-08-03T21:21: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68" w:author="fauzan" w:date="2022-08-07T17:16:00Z"/>
        </w:rPr>
      </w:pPr>
      <w:del w:id="4669" w:author="fauzan" w:date="2022-08-07T17:16:00Z">
        <w:r>
          <w:rPr>
            <w:rFonts w:ascii="Courier New" w:hAnsi="Courier New" w:cs="Courier New"/>
            <w:sz w:val="20"/>
            <w:szCs w:val="20"/>
            <w:rPrChange w:id="4670" w:author="muhammad fauzan" w:date="2022-08-03T21:21:00Z">
              <w:rPr/>
            </w:rPrChange>
          </w:rPr>
          <w:delText xml:space="preserve">    return render(request, "datatoko.html", konteks)</w:delText>
        </w:r>
      </w:del>
    </w:p>
    <w:p w:rsidR="00222167" w:rsidRDefault="008B3912">
      <w:pPr>
        <w:pStyle w:val="ListParagraph"/>
        <w:tabs>
          <w:tab w:val="left" w:pos="3800"/>
        </w:tabs>
        <w:ind w:left="0"/>
        <w:rPr>
          <w:del w:id="4671" w:author="fauzan" w:date="2022-08-07T17:16:00Z"/>
        </w:rPr>
        <w:pPrChange w:id="4672" w:author="fauzan" w:date="2022-08-07T17:16:00Z">
          <w:pPr>
            <w:pStyle w:val="ListParagraph"/>
            <w:tabs>
              <w:tab w:val="left" w:pos="3800"/>
            </w:tabs>
            <w:ind w:left="0"/>
            <w:jc w:val="center"/>
          </w:pPr>
        </w:pPrChange>
      </w:pPr>
      <w:bookmarkStart w:id="4673" w:name="_Hlk110453447"/>
      <w:ins w:id="4674" w:author="muhammad fauzan" w:date="2022-08-03T21:08:00Z">
        <w:del w:id="4675" w:author="fauzan" w:date="2022-08-07T17:16:00Z">
          <w:r>
            <w:delText xml:space="preserve">Gambar 4. </w:delText>
          </w:r>
          <w:r>
            <w:fldChar w:fldCharType="begin"/>
          </w:r>
          <w:r>
            <w:delInstrText xml:space="preserve"> SEQ Gambar_4. \* ARABIC </w:delInstrText>
          </w:r>
          <w:r>
            <w:fldChar w:fldCharType="separate"/>
          </w:r>
        </w:del>
      </w:ins>
      <w:ins w:id="4676" w:author="muhammad fauzan" w:date="2022-08-03T21:09:00Z">
        <w:del w:id="4677" w:author="fauzan" w:date="2022-08-07T17:16:00Z">
          <w:r>
            <w:delText>16</w:delText>
          </w:r>
        </w:del>
      </w:ins>
      <w:ins w:id="4678" w:author="muhammad fauzan" w:date="2022-08-03T21:08:00Z">
        <w:del w:id="4679" w:author="fauzan" w:date="2022-08-07T17:16:00Z">
          <w:r>
            <w:fldChar w:fldCharType="end"/>
          </w:r>
          <w:r>
            <w:delText xml:space="preserve"> </w:delText>
          </w:r>
        </w:del>
      </w:ins>
      <w:ins w:id="4680" w:author="muhammad fauzan" w:date="2022-08-04T17:26:00Z">
        <w:del w:id="4681" w:author="fauzan" w:date="2022-08-07T17:16:00Z">
          <w:r>
            <w:rPr>
              <w:i/>
            </w:rPr>
            <w:delText xml:space="preserve">Source code </w:delText>
          </w:r>
        </w:del>
      </w:ins>
      <w:ins w:id="4682" w:author="muhammad fauzan" w:date="2022-08-03T21:08:00Z">
        <w:del w:id="4683" w:author="fauzan" w:date="2022-08-07T17:16:00Z">
          <w:r>
            <w:delText>data toko</w:delText>
          </w:r>
        </w:del>
      </w:ins>
      <w:bookmarkEnd w:id="4673"/>
      <w:del w:id="4684" w:author="fauzan" w:date="2022-08-07T17:16:00Z">
        <w:r>
          <w:delText>aa</w:delText>
        </w:r>
      </w:del>
    </w:p>
    <w:p w:rsidR="00222167" w:rsidRDefault="008B3912">
      <w:pPr>
        <w:pStyle w:val="ListParagraph"/>
        <w:ind w:left="0" w:firstLine="709"/>
        <w:rPr>
          <w:del w:id="4685" w:author="fauzan" w:date="2022-08-07T17:16:00Z"/>
        </w:rPr>
        <w:pPrChange w:id="4686" w:author="fauzan" w:date="2022-08-07T17:16:00Z">
          <w:pPr>
            <w:pStyle w:val="ListParagraph"/>
            <w:ind w:left="426"/>
          </w:pPr>
        </w:pPrChange>
      </w:pPr>
      <w:del w:id="4687" w:author="fauzan" w:date="2022-08-07T17:16:00Z">
        <w:r>
          <w:delText>ketika button</w:delText>
        </w:r>
      </w:del>
      <w:ins w:id="4688" w:author="muhammad fauzan" w:date="2022-08-04T18:59:00Z">
        <w:del w:id="4689" w:author="fauzan" w:date="2022-08-07T17:16:00Z">
          <w:r>
            <w:rPr>
              <w:i/>
            </w:rPr>
            <w:delText>button</w:delText>
          </w:r>
        </w:del>
      </w:ins>
      <w:del w:id="4690" w:author="fauzan" w:date="2022-08-07T17:16:00Z">
        <w:r>
          <w:delText xml:space="preserve"> hapus ditekan maka akan memanggil </w:delText>
        </w:r>
      </w:del>
      <w:del w:id="4691" w:author="fauzan" w:date="2022-08-05T01:23:00Z">
        <w:r>
          <w:delText>function</w:delText>
        </w:r>
      </w:del>
      <w:del w:id="4692" w:author="fauzan" w:date="2022-08-07T17:16:00Z">
        <w:r>
          <w:delText xml:space="preserve"> hapus_toko, lalu dipanggil model dari data toko sesuai kode yang dikirimkan, kemudian dipanggil method hapus lalu diredirect kehalaman data toko kembali. Berikut source code </w:delText>
        </w:r>
      </w:del>
      <w:ins w:id="4693" w:author="muhammad fauzan" w:date="2022-08-04T17:26:00Z">
        <w:del w:id="4694" w:author="fauzan" w:date="2022-08-07T17:16:00Z">
          <w:r>
            <w:rPr>
              <w:i/>
            </w:rPr>
            <w:delText xml:space="preserve">source code </w:delText>
          </w:r>
        </w:del>
      </w:ins>
      <w:del w:id="4695" w:author="fauzan" w:date="2022-08-07T17:16:00Z">
        <w:r>
          <w:delText>untuk hapus data sales</w:delText>
        </w:r>
      </w:del>
      <w:ins w:id="4696" w:author="muhammad fauzan" w:date="2022-08-04T20:20:00Z">
        <w:del w:id="4697" w:author="fauzan" w:date="2022-08-07T17:16:00Z">
          <w:r>
            <w:rPr>
              <w:i/>
            </w:rPr>
            <w:delText>sales</w:delText>
          </w:r>
        </w:del>
      </w:ins>
      <w:del w:id="4698" w:author="fauzan" w:date="2022-08-07T17:16:00Z">
        <w:r>
          <w:delTex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699" w:author="fauzan" w:date="2022-08-07T17:16:00Z"/>
          <w:rFonts w:ascii="Courier New" w:hAnsi="Courier New" w:cs="Courier New"/>
          <w:sz w:val="20"/>
          <w:szCs w:val="20"/>
          <w:rPrChange w:id="4700" w:author="muhammad fauzan" w:date="2022-08-03T21:09:00Z">
            <w:rPr>
              <w:del w:id="4701" w:author="fauzan" w:date="2022-08-07T17:16:00Z"/>
              <w:rFonts w:ascii="Courier New" w:hAnsi="Courier New" w:cs="Courier New"/>
              <w:sz w:val="22"/>
            </w:rPr>
          </w:rPrChange>
        </w:rPr>
        <w:pPrChange w:id="4702"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03" w:author="fauzan" w:date="2022-08-07T17:16:00Z">
        <w:r>
          <w:rPr>
            <w:rFonts w:ascii="Courier New" w:hAnsi="Courier New" w:cs="Courier New"/>
            <w:sz w:val="20"/>
            <w:szCs w:val="20"/>
            <w:rPrChange w:id="4704" w:author="muhammad fauzan" w:date="2022-08-03T21:09:00Z">
              <w:rPr>
                <w:rFonts w:ascii="Courier New" w:hAnsi="Courier New" w:cs="Courier New"/>
                <w:sz w:val="22"/>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05" w:author="fauzan" w:date="2022-08-07T17:16:00Z"/>
          <w:rFonts w:ascii="Courier New" w:hAnsi="Courier New" w:cs="Courier New"/>
          <w:sz w:val="20"/>
          <w:szCs w:val="20"/>
          <w:rPrChange w:id="4706" w:author="muhammad fauzan" w:date="2022-08-03T21:09:00Z">
            <w:rPr>
              <w:del w:id="4707" w:author="fauzan" w:date="2022-08-07T17:16:00Z"/>
              <w:rFonts w:ascii="Courier New" w:hAnsi="Courier New" w:cs="Courier New"/>
              <w:sz w:val="22"/>
            </w:rPr>
          </w:rPrChange>
        </w:rPr>
        <w:pPrChange w:id="4708"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09" w:author="fauzan" w:date="2022-08-07T17:16:00Z">
        <w:r>
          <w:rPr>
            <w:rFonts w:ascii="Courier New" w:hAnsi="Courier New" w:cs="Courier New"/>
            <w:sz w:val="20"/>
            <w:szCs w:val="20"/>
            <w:rPrChange w:id="4710" w:author="muhammad fauzan" w:date="2022-08-03T21:09:00Z">
              <w:rPr>
                <w:rFonts w:ascii="Courier New" w:hAnsi="Courier New" w:cs="Courier New"/>
                <w:sz w:val="22"/>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11" w:author="fauzan" w:date="2022-08-07T17:16:00Z"/>
          <w:rFonts w:ascii="Courier New" w:hAnsi="Courier New" w:cs="Courier New"/>
          <w:sz w:val="20"/>
          <w:szCs w:val="20"/>
          <w:rPrChange w:id="4712" w:author="muhammad fauzan" w:date="2022-08-03T21:09:00Z">
            <w:rPr>
              <w:del w:id="4713" w:author="fauzan" w:date="2022-08-07T17:16:00Z"/>
              <w:rFonts w:ascii="Courier New" w:hAnsi="Courier New" w:cs="Courier New"/>
              <w:sz w:val="22"/>
            </w:rPr>
          </w:rPrChange>
        </w:rPr>
        <w:pPrChange w:id="4714"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15" w:author="fauzan" w:date="2022-08-07T17:16:00Z">
        <w:r>
          <w:rPr>
            <w:rFonts w:ascii="Courier New" w:hAnsi="Courier New" w:cs="Courier New"/>
            <w:sz w:val="20"/>
            <w:szCs w:val="20"/>
            <w:rPrChange w:id="4716" w:author="muhammad fauzan" w:date="2022-08-03T21:09:00Z">
              <w:rPr>
                <w:rFonts w:ascii="Courier New" w:hAnsi="Courier New" w:cs="Courier New"/>
                <w:sz w:val="22"/>
              </w:rPr>
            </w:rPrChange>
          </w:rPr>
          <w:delText>def hapus_toko(request,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17" w:author="fauzan" w:date="2022-08-07T17:16:00Z"/>
          <w:rFonts w:ascii="Courier New" w:hAnsi="Courier New" w:cs="Courier New"/>
          <w:sz w:val="20"/>
          <w:szCs w:val="20"/>
          <w:rPrChange w:id="4718" w:author="muhammad fauzan" w:date="2022-08-03T21:09:00Z">
            <w:rPr>
              <w:del w:id="4719" w:author="fauzan" w:date="2022-08-07T17:16:00Z"/>
              <w:rFonts w:ascii="Courier New" w:hAnsi="Courier New" w:cs="Courier New"/>
              <w:sz w:val="22"/>
            </w:rPr>
          </w:rPrChange>
        </w:rPr>
        <w:pPrChange w:id="4720"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21" w:author="fauzan" w:date="2022-08-07T17:16:00Z">
        <w:r>
          <w:rPr>
            <w:rFonts w:ascii="Courier New" w:hAnsi="Courier New" w:cs="Courier New"/>
            <w:sz w:val="20"/>
            <w:szCs w:val="20"/>
            <w:rPrChange w:id="4722" w:author="muhammad fauzan" w:date="2022-08-03T21:09:00Z">
              <w:rPr>
                <w:rFonts w:ascii="Courier New" w:hAnsi="Courier New" w:cs="Courier New"/>
                <w:sz w:val="22"/>
              </w:rPr>
            </w:rPrChange>
          </w:rPr>
          <w:delText xml:space="preserve">    Toko = datatoko.objects.filter(kode=kode)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23" w:author="fauzan" w:date="2022-08-07T17:16:00Z"/>
          <w:rFonts w:ascii="Courier New" w:hAnsi="Courier New" w:cs="Courier New"/>
          <w:sz w:val="20"/>
          <w:szCs w:val="20"/>
          <w:rPrChange w:id="4724" w:author="muhammad fauzan" w:date="2022-08-03T21:09:00Z">
            <w:rPr>
              <w:del w:id="4725" w:author="fauzan" w:date="2022-08-07T17:16:00Z"/>
              <w:rFonts w:ascii="Courier New" w:hAnsi="Courier New" w:cs="Courier New"/>
              <w:sz w:val="22"/>
            </w:rPr>
          </w:rPrChange>
        </w:rPr>
        <w:pPrChange w:id="4726"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27" w:author="fauzan" w:date="2022-08-07T17:16:00Z">
        <w:r>
          <w:rPr>
            <w:rFonts w:ascii="Courier New" w:hAnsi="Courier New" w:cs="Courier New"/>
            <w:sz w:val="20"/>
            <w:szCs w:val="20"/>
            <w:rPrChange w:id="4728" w:author="muhammad fauzan" w:date="2022-08-03T21:09:00Z">
              <w:rPr>
                <w:rFonts w:ascii="Courier New" w:hAnsi="Courier New" w:cs="Courier New"/>
                <w:sz w:val="22"/>
              </w:rPr>
            </w:rPrChange>
          </w:rPr>
          <w:delText xml:space="preserve">    Toko.delete()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29" w:author="fauzan" w:date="2022-08-07T17:16:00Z"/>
          <w:rFonts w:ascii="Courier New" w:hAnsi="Courier New" w:cs="Courier New"/>
          <w:sz w:val="20"/>
          <w:szCs w:val="20"/>
          <w:rPrChange w:id="4730" w:author="muhammad fauzan" w:date="2022-08-03T21:09:00Z">
            <w:rPr>
              <w:del w:id="4731" w:author="fauzan" w:date="2022-08-07T17:16:00Z"/>
              <w:rFonts w:ascii="Courier New" w:hAnsi="Courier New" w:cs="Courier New"/>
              <w:sz w:val="22"/>
            </w:rPr>
          </w:rPrChange>
        </w:rPr>
        <w:pPrChange w:id="4732"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33" w:author="fauzan" w:date="2022-08-07T17:16:00Z">
        <w:r>
          <w:rPr>
            <w:rFonts w:ascii="Courier New" w:hAnsi="Courier New" w:cs="Courier New"/>
            <w:sz w:val="20"/>
            <w:szCs w:val="20"/>
            <w:rPrChange w:id="4734" w:author="muhammad fauzan" w:date="2022-08-03T21:09:00Z">
              <w:rPr>
                <w:rFonts w:ascii="Courier New" w:hAnsi="Courier New" w:cs="Courier New"/>
                <w:sz w:val="22"/>
              </w:rPr>
            </w:rPrChange>
          </w:rPr>
          <w:delText xml:space="preserve">    messages.success(request, "Data Berhasil Dihapus")</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35" w:author="fauzan" w:date="2022-08-07T17:16:00Z"/>
        </w:rPr>
        <w:pPrChange w:id="4736" w:author="fauzan" w:date="2022-08-07T17:16:00Z">
          <w:pPr>
            <w:pStyle w:val="ListParagraph"/>
            <w:pBdr>
              <w:top w:val="single" w:sz="4" w:space="1" w:color="auto"/>
              <w:left w:val="single" w:sz="4" w:space="4" w:color="auto"/>
              <w:bottom w:val="single" w:sz="4" w:space="1" w:color="auto"/>
              <w:right w:val="single" w:sz="4" w:space="4" w:color="auto"/>
            </w:pBdr>
            <w:spacing w:line="240" w:lineRule="auto"/>
            <w:ind w:left="426"/>
          </w:pPr>
        </w:pPrChange>
      </w:pPr>
      <w:del w:id="4737" w:author="fauzan" w:date="2022-08-07T17:16:00Z">
        <w:r>
          <w:rPr>
            <w:rFonts w:ascii="Courier New" w:hAnsi="Courier New" w:cs="Courier New"/>
            <w:sz w:val="20"/>
            <w:szCs w:val="20"/>
            <w:rPrChange w:id="4738" w:author="muhammad fauzan" w:date="2022-08-03T21:09:00Z">
              <w:rPr>
                <w:rFonts w:ascii="Courier New" w:hAnsi="Courier New" w:cs="Courier New"/>
                <w:sz w:val="22"/>
              </w:rPr>
            </w:rPrChange>
          </w:rPr>
          <w:delText xml:space="preserve">    return redirect("data-toko</w:delText>
        </w:r>
        <w:r>
          <w:rPr>
            <w:rFonts w:ascii="Courier New" w:hAnsi="Courier New" w:cs="Courier New"/>
            <w:sz w:val="22"/>
          </w:rPr>
          <w:delText>")</w:delText>
        </w:r>
      </w:del>
    </w:p>
    <w:p w:rsidR="00222167" w:rsidRDefault="008B3912">
      <w:pPr>
        <w:pStyle w:val="ListParagraph"/>
        <w:ind w:left="0"/>
        <w:jc w:val="center"/>
      </w:pPr>
      <w:ins w:id="4739" w:author="muhammad fauzan" w:date="2022-08-03T21:10:00Z">
        <w:del w:id="4740" w:author="fauzan" w:date="2022-08-07T17:16:00Z">
          <w:r>
            <w:delText xml:space="preserve">Gambar 4. </w:delText>
          </w:r>
          <w:r>
            <w:fldChar w:fldCharType="begin"/>
          </w:r>
          <w:r>
            <w:delInstrText xml:space="preserve"> SEQ Gambar_4. \* ARABIC </w:delInstrText>
          </w:r>
          <w:r>
            <w:fldChar w:fldCharType="separate"/>
          </w:r>
          <w:r>
            <w:delText>17</w:delText>
          </w:r>
          <w:r>
            <w:fldChar w:fldCharType="end"/>
          </w:r>
          <w:r>
            <w:delText xml:space="preserve"> </w:delText>
          </w:r>
        </w:del>
      </w:ins>
      <w:ins w:id="4741" w:author="muhammad fauzan" w:date="2022-08-04T17:26:00Z">
        <w:del w:id="4742" w:author="fauzan" w:date="2022-08-07T17:16:00Z">
          <w:r>
            <w:rPr>
              <w:i/>
            </w:rPr>
            <w:delText xml:space="preserve">Source code </w:delText>
          </w:r>
        </w:del>
      </w:ins>
      <w:ins w:id="4743" w:author="muhammad fauzan" w:date="2022-08-03T21:10:00Z">
        <w:del w:id="4744" w:author="fauzan" w:date="2022-08-07T17:16:00Z">
          <w:r>
            <w:delText>hapus data toko</w:delText>
          </w:r>
        </w:del>
      </w:ins>
      <w:del w:id="4745" w:author="muhammad fauzan" w:date="2022-08-03T21:10:00Z">
        <w:r>
          <w:delText>asa</w:delText>
        </w:r>
      </w:del>
    </w:p>
    <w:p w:rsidR="00222167" w:rsidRDefault="008B3912">
      <w:pPr>
        <w:pStyle w:val="ListParagraph"/>
        <w:numPr>
          <w:ilvl w:val="0"/>
          <w:numId w:val="40"/>
        </w:numPr>
        <w:ind w:left="426" w:hanging="426"/>
      </w:pPr>
      <w:r>
        <w:t>Halaman tambah data toko pada admin</w:t>
      </w:r>
    </w:p>
    <w:p w:rsidR="00222167" w:rsidRDefault="008B3912">
      <w:pPr>
        <w:pStyle w:val="ListParagraph"/>
        <w:ind w:left="0" w:firstLine="709"/>
        <w:pPrChange w:id="4746" w:author="muhammad fauzan" w:date="2022-08-03T21:11:00Z">
          <w:pPr>
            <w:pStyle w:val="ListParagraph"/>
            <w:ind w:left="426"/>
          </w:pPr>
        </w:pPrChange>
      </w:pPr>
      <w:r>
        <w:t xml:space="preserve">Halaman tambah data toko merupakan halaman tujuan ketika </w:t>
      </w:r>
      <w:del w:id="4747" w:author="muhammad fauzan" w:date="2022-08-04T18:59:00Z">
        <w:r>
          <w:delText>button</w:delText>
        </w:r>
      </w:del>
      <w:ins w:id="4748" w:author="muhammad fauzan" w:date="2022-08-04T18:59:00Z">
        <w:r>
          <w:rPr>
            <w:i/>
          </w:rPr>
          <w:t>button</w:t>
        </w:r>
      </w:ins>
      <w:r>
        <w:t xml:space="preserve"> tambah ditekan pada halaman data toko. Pada halaman ini admin dapat menambahkan data toko dengan mengisi setiap entitas yang terdapat pada form. Berikut tampilan halaman tambah data toko.</w:t>
      </w:r>
    </w:p>
    <w:p w:rsidR="00222167" w:rsidRDefault="008B3912">
      <w:pPr>
        <w:pStyle w:val="ListParagraph"/>
        <w:spacing w:line="240" w:lineRule="auto"/>
        <w:ind w:left="0"/>
        <w:pPrChange w:id="4749" w:author="fauzan" w:date="2022-08-07T17:38:00Z">
          <w:pPr>
            <w:pStyle w:val="ListParagraph"/>
            <w:ind w:left="0"/>
          </w:pPr>
        </w:pPrChange>
      </w:pPr>
      <w:del w:id="4750" w:author="fauzan" w:date="2022-08-07T17:37:00Z">
        <w:r>
          <w:rPr>
            <w:noProof/>
          </w:rPr>
          <w:lastRenderedPageBreak/>
          <w:drawing>
            <wp:inline distT="0" distB="0" distL="0" distR="0">
              <wp:extent cx="5040630" cy="255524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1"/>
                      <a:stretch>
                        <a:fillRect/>
                      </a:stretch>
                    </pic:blipFill>
                    <pic:spPr>
                      <a:xfrm>
                        <a:off x="0" y="0"/>
                        <a:ext cx="5040630" cy="2555240"/>
                      </a:xfrm>
                      <a:prstGeom prst="rect">
                        <a:avLst/>
                      </a:prstGeom>
                    </pic:spPr>
                  </pic:pic>
                </a:graphicData>
              </a:graphic>
            </wp:inline>
          </w:drawing>
        </w:r>
      </w:del>
      <w:ins w:id="4751" w:author="fauzan" w:date="2022-08-07T17:38:00Z">
        <w:r>
          <w:rPr>
            <w:noProof/>
          </w:rPr>
          <w:drawing>
            <wp:inline distT="0" distB="0" distL="0" distR="0">
              <wp:extent cx="5040630" cy="244284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72"/>
                      <a:stretch>
                        <a:fillRect/>
                      </a:stretch>
                    </pic:blipFill>
                    <pic:spPr>
                      <a:xfrm>
                        <a:off x="0" y="0"/>
                        <a:ext cx="5040630" cy="2442845"/>
                      </a:xfrm>
                      <a:prstGeom prst="rect">
                        <a:avLst/>
                      </a:prstGeom>
                    </pic:spPr>
                  </pic:pic>
                </a:graphicData>
              </a:graphic>
            </wp:inline>
          </w:drawing>
        </w:r>
        <w:r>
          <w:rPr>
            <w:noProof/>
          </w:rPr>
          <w:drawing>
            <wp:inline distT="0" distB="0" distL="0" distR="0">
              <wp:extent cx="5040630" cy="113093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73"/>
                      <a:stretch>
                        <a:fillRect/>
                      </a:stretch>
                    </pic:blipFill>
                    <pic:spPr>
                      <a:xfrm>
                        <a:off x="0" y="0"/>
                        <a:ext cx="5040630" cy="1130935"/>
                      </a:xfrm>
                      <a:prstGeom prst="rect">
                        <a:avLst/>
                      </a:prstGeom>
                    </pic:spPr>
                  </pic:pic>
                </a:graphicData>
              </a:graphic>
            </wp:inline>
          </w:drawing>
        </w:r>
      </w:ins>
    </w:p>
    <w:p w:rsidR="00222167" w:rsidRDefault="008B3912">
      <w:pPr>
        <w:pStyle w:val="ListParagraph"/>
        <w:ind w:left="0"/>
        <w:jc w:val="center"/>
      </w:pPr>
      <w:ins w:id="4752" w:author="muhammad fauzan" w:date="2022-08-03T21:11:00Z">
        <w:r>
          <w:t xml:space="preserve">Gambar 4. </w:t>
        </w:r>
        <w:r>
          <w:fldChar w:fldCharType="begin"/>
        </w:r>
        <w:r>
          <w:instrText xml:space="preserve"> SEQ Gambar_4. \* ARABIC </w:instrText>
        </w:r>
        <w:r>
          <w:fldChar w:fldCharType="separate"/>
        </w:r>
      </w:ins>
      <w:ins w:id="4753" w:author="muhammad fauzan" w:date="2022-08-10T01:43:00Z">
        <w:r>
          <w:t>8</w:t>
        </w:r>
      </w:ins>
      <w:ins w:id="4754" w:author="muhammad fauzan" w:date="2022-08-03T21:11:00Z">
        <w:r>
          <w:fldChar w:fldCharType="end"/>
        </w:r>
        <w:r>
          <w:t xml:space="preserve"> </w:t>
        </w:r>
      </w:ins>
      <w:ins w:id="4755" w:author="muhammad fauzan" w:date="2022-08-03T21:24:00Z">
        <w:r>
          <w:t>Halaman</w:t>
        </w:r>
      </w:ins>
      <w:ins w:id="4756" w:author="muhammad fauzan" w:date="2022-08-03T21:11:00Z">
        <w:r>
          <w:t xml:space="preserve"> tambah data toko</w:t>
        </w:r>
      </w:ins>
      <w:del w:id="4757" w:author="muhammad fauzan" w:date="2022-08-03T21:11:00Z">
        <w:r>
          <w:delText>aa</w:delText>
        </w:r>
      </w:del>
    </w:p>
    <w:p w:rsidR="00222167" w:rsidRDefault="008B3912">
      <w:pPr>
        <w:pStyle w:val="ListParagraph"/>
        <w:ind w:left="0" w:firstLine="709"/>
        <w:rPr>
          <w:ins w:id="4758" w:author="muhammad fauzan" w:date="2022-08-05T02:55:00Z"/>
          <w:del w:id="4759" w:author="fauzan" w:date="2022-08-07T17:16:00Z"/>
        </w:rPr>
      </w:pPr>
      <w:del w:id="4760" w:author="fauzan" w:date="2022-08-07T17:16:00Z">
        <w:r>
          <w:delText xml:space="preserve">Adapun source code </w:delText>
        </w:r>
      </w:del>
      <w:ins w:id="4761" w:author="muhammad fauzan" w:date="2022-08-04T17:26:00Z">
        <w:del w:id="4762" w:author="fauzan" w:date="2022-08-07T17:16:00Z">
          <w:r>
            <w:rPr>
              <w:i/>
            </w:rPr>
            <w:delText xml:space="preserve">source code </w:delText>
          </w:r>
        </w:del>
      </w:ins>
      <w:del w:id="4763" w:author="fauzan" w:date="2022-08-07T17:16:00Z">
        <w:r>
          <w:delText>untuk halaman tambah data ketika button</w:delText>
        </w:r>
      </w:del>
      <w:ins w:id="4764" w:author="muhammad fauzan" w:date="2022-08-04T18:59:00Z">
        <w:del w:id="4765" w:author="fauzan" w:date="2022-08-07T17:16:00Z">
          <w:r>
            <w:rPr>
              <w:i/>
            </w:rPr>
            <w:delText>button</w:delText>
          </w:r>
        </w:del>
      </w:ins>
      <w:del w:id="4766" w:author="fauzan" w:date="2022-08-07T17:16:00Z">
        <w:r>
          <w:delText xml:space="preserve"> tambah ditekan pada halaman maka sistem akan melakukan pengecekan terhadap form apakah form dikirimkan valid atau sudah benar, jika sudah benar maka sistem akan menambahkan data kedalam database data toko. Jika form tidak valid maka akan menampilkan notifikasi bahwa data tidak valid. Jika button</w:delText>
        </w:r>
      </w:del>
      <w:ins w:id="4767" w:author="muhammad fauzan" w:date="2022-08-04T18:59:00Z">
        <w:del w:id="4768" w:author="fauzan" w:date="2022-08-07T17:16:00Z">
          <w:r>
            <w:rPr>
              <w:i/>
            </w:rPr>
            <w:delText>button</w:delText>
          </w:r>
        </w:del>
      </w:ins>
      <w:del w:id="4769" w:author="fauzan" w:date="2022-08-07T17:16:00Z">
        <w:r>
          <w:delText xml:space="preserve"> kembali ditekan maka akan kembali pada halaman data toko. Berikut source code </w:delText>
        </w:r>
      </w:del>
      <w:ins w:id="4770" w:author="muhammad fauzan" w:date="2022-08-04T17:26:00Z">
        <w:del w:id="4771" w:author="fauzan" w:date="2022-08-07T17:16:00Z">
          <w:r>
            <w:rPr>
              <w:i/>
            </w:rPr>
            <w:delText xml:space="preserve">source code </w:delText>
          </w:r>
        </w:del>
      </w:ins>
      <w:del w:id="4772" w:author="fauzan" w:date="2022-08-07T17:16:00Z">
        <w:r>
          <w:delText>dari halaman tambah data toko.</w:delText>
        </w:r>
      </w:del>
    </w:p>
    <w:p w:rsidR="00222167" w:rsidRDefault="00222167">
      <w:pPr>
        <w:pStyle w:val="ListParagraph"/>
        <w:ind w:left="0" w:firstLine="709"/>
        <w:rPr>
          <w:ins w:id="4773" w:author="muhammad fauzan" w:date="2022-08-05T02:55:00Z"/>
          <w:del w:id="4774" w:author="fauzan" w:date="2022-08-07T17:16:00Z"/>
        </w:rPr>
      </w:pPr>
    </w:p>
    <w:p w:rsidR="00222167" w:rsidRDefault="00222167">
      <w:pPr>
        <w:pStyle w:val="ListParagraph"/>
        <w:ind w:left="0" w:firstLine="709"/>
        <w:rPr>
          <w:ins w:id="4775" w:author="muhammad fauzan" w:date="2022-08-05T02:55:00Z"/>
          <w:del w:id="4776" w:author="fauzan" w:date="2022-08-07T17:16:00Z"/>
        </w:rPr>
      </w:pPr>
    </w:p>
    <w:p w:rsidR="00222167" w:rsidRDefault="00222167">
      <w:pPr>
        <w:pStyle w:val="ListParagraph"/>
        <w:ind w:left="0" w:firstLine="709"/>
        <w:rPr>
          <w:ins w:id="4777" w:author="muhammad fauzan" w:date="2022-08-05T02:55:00Z"/>
          <w:del w:id="4778" w:author="fauzan" w:date="2022-08-07T17:16:00Z"/>
        </w:rPr>
      </w:pPr>
    </w:p>
    <w:p w:rsidR="00222167" w:rsidRDefault="00222167">
      <w:pPr>
        <w:pStyle w:val="ListParagraph"/>
        <w:ind w:left="0" w:firstLine="709"/>
        <w:rPr>
          <w:ins w:id="4779" w:author="muhammad fauzan" w:date="2022-08-05T02:55:00Z"/>
          <w:del w:id="4780" w:author="fauzan" w:date="2022-08-07T17:16:00Z"/>
        </w:rPr>
      </w:pPr>
    </w:p>
    <w:p w:rsidR="00222167" w:rsidRDefault="00222167">
      <w:pPr>
        <w:pStyle w:val="ListParagraph"/>
        <w:ind w:left="0" w:firstLine="709"/>
        <w:rPr>
          <w:ins w:id="4781" w:author="muhammad fauzan" w:date="2022-08-05T02:55:00Z"/>
          <w:del w:id="4782" w:author="fauzan" w:date="2022-08-07T17:16:00Z"/>
        </w:rPr>
      </w:pPr>
    </w:p>
    <w:p w:rsidR="00222167" w:rsidRDefault="00222167">
      <w:pPr>
        <w:pStyle w:val="ListParagraph"/>
        <w:ind w:left="0" w:firstLine="709"/>
        <w:rPr>
          <w:ins w:id="4783" w:author="muhammad fauzan" w:date="2022-08-05T02:55:00Z"/>
          <w:del w:id="4784" w:author="fauzan" w:date="2022-08-07T17:16:00Z"/>
        </w:rPr>
      </w:pPr>
    </w:p>
    <w:p w:rsidR="00222167" w:rsidRDefault="00222167">
      <w:pPr>
        <w:pStyle w:val="ListParagraph"/>
        <w:ind w:left="0" w:firstLine="709"/>
        <w:rPr>
          <w:ins w:id="4785" w:author="muhammad fauzan" w:date="2022-08-05T02:55:00Z"/>
          <w:del w:id="4786" w:author="fauzan" w:date="2022-08-07T17:16:00Z"/>
        </w:rPr>
      </w:pPr>
    </w:p>
    <w:p w:rsidR="00222167" w:rsidRDefault="00222167">
      <w:pPr>
        <w:pStyle w:val="ListParagraph"/>
        <w:ind w:left="0" w:firstLine="709"/>
        <w:rPr>
          <w:del w:id="4787" w:author="fauzan" w:date="2022-08-07T17:16:00Z"/>
        </w:rPr>
        <w:pPrChange w:id="4788" w:author="fauzan" w:date="2022-08-07T17:16:00Z">
          <w:pPr>
            <w:pStyle w:val="ListParagraph"/>
            <w:ind w:left="426"/>
          </w:pPr>
        </w:pPrChange>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89" w:author="fauzan" w:date="2022-08-07T17:16:00Z"/>
          <w:rFonts w:ascii="Courier New" w:hAnsi="Courier New" w:cs="Courier New"/>
          <w:sz w:val="20"/>
          <w:szCs w:val="20"/>
          <w:rPrChange w:id="4790" w:author="muhammad fauzan" w:date="2022-08-03T21:21:00Z">
            <w:rPr>
              <w:del w:id="4791" w:author="fauzan" w:date="2022-08-07T17:16:00Z"/>
            </w:rPr>
          </w:rPrChange>
        </w:rPr>
      </w:pPr>
      <w:del w:id="4792" w:author="fauzan" w:date="2022-08-07T17:16:00Z">
        <w:r>
          <w:rPr>
            <w:rFonts w:ascii="Courier New" w:hAnsi="Courier New" w:cs="Courier New"/>
            <w:sz w:val="20"/>
            <w:szCs w:val="20"/>
            <w:rPrChange w:id="4793" w:author="muhammad fauzan" w:date="2022-08-03T21:21: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94" w:author="fauzan" w:date="2022-08-07T17:16:00Z"/>
          <w:rFonts w:ascii="Courier New" w:hAnsi="Courier New" w:cs="Courier New"/>
          <w:sz w:val="20"/>
          <w:szCs w:val="20"/>
          <w:rPrChange w:id="4795" w:author="muhammad fauzan" w:date="2022-08-03T21:21:00Z">
            <w:rPr>
              <w:del w:id="4796" w:author="fauzan" w:date="2022-08-07T17:16:00Z"/>
            </w:rPr>
          </w:rPrChange>
        </w:rPr>
      </w:pPr>
      <w:del w:id="4797" w:author="fauzan" w:date="2022-08-07T17:16:00Z">
        <w:r>
          <w:rPr>
            <w:rFonts w:ascii="Courier New" w:hAnsi="Courier New" w:cs="Courier New"/>
            <w:sz w:val="20"/>
            <w:szCs w:val="20"/>
            <w:rPrChange w:id="4798" w:author="muhammad fauzan" w:date="2022-08-03T21:21: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799" w:author="fauzan" w:date="2022-08-07T17:16:00Z"/>
          <w:rFonts w:ascii="Courier New" w:hAnsi="Courier New" w:cs="Courier New"/>
          <w:sz w:val="20"/>
          <w:szCs w:val="20"/>
          <w:rPrChange w:id="4800" w:author="muhammad fauzan" w:date="2022-08-03T21:21:00Z">
            <w:rPr>
              <w:del w:id="4801" w:author="fauzan" w:date="2022-08-07T17:16:00Z"/>
            </w:rPr>
          </w:rPrChange>
        </w:rPr>
      </w:pPr>
      <w:del w:id="4802" w:author="fauzan" w:date="2022-08-07T17:16:00Z">
        <w:r>
          <w:rPr>
            <w:rFonts w:ascii="Courier New" w:hAnsi="Courier New" w:cs="Courier New"/>
            <w:sz w:val="20"/>
            <w:szCs w:val="20"/>
            <w:rPrChange w:id="4803" w:author="muhammad fauzan" w:date="2022-08-03T21:21:00Z">
              <w:rPr/>
            </w:rPrChange>
          </w:rPr>
          <w:delText>def tambahtoko(request):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04" w:author="fauzan" w:date="2022-08-07T17:16:00Z"/>
          <w:rFonts w:ascii="Courier New" w:hAnsi="Courier New" w:cs="Courier New"/>
          <w:sz w:val="20"/>
          <w:szCs w:val="20"/>
          <w:rPrChange w:id="4805" w:author="muhammad fauzan" w:date="2022-08-03T21:21:00Z">
            <w:rPr>
              <w:del w:id="4806" w:author="fauzan" w:date="2022-08-07T17:16:00Z"/>
            </w:rPr>
          </w:rPrChange>
        </w:rPr>
      </w:pPr>
      <w:del w:id="4807" w:author="fauzan" w:date="2022-08-07T17:16:00Z">
        <w:r>
          <w:rPr>
            <w:rFonts w:ascii="Courier New" w:hAnsi="Courier New" w:cs="Courier New"/>
            <w:sz w:val="20"/>
            <w:szCs w:val="20"/>
            <w:rPrChange w:id="4808" w:author="muhammad fauzan" w:date="2022-08-03T21:21: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09" w:author="fauzan" w:date="2022-08-07T17:16:00Z"/>
          <w:rFonts w:ascii="Courier New" w:hAnsi="Courier New" w:cs="Courier New"/>
          <w:sz w:val="20"/>
          <w:szCs w:val="20"/>
          <w:rPrChange w:id="4810" w:author="muhammad fauzan" w:date="2022-08-03T21:21:00Z">
            <w:rPr>
              <w:del w:id="4811" w:author="fauzan" w:date="2022-08-07T17:16:00Z"/>
            </w:rPr>
          </w:rPrChange>
        </w:rPr>
      </w:pPr>
      <w:del w:id="4812" w:author="fauzan" w:date="2022-08-07T17:16:00Z">
        <w:r>
          <w:rPr>
            <w:rFonts w:ascii="Courier New" w:hAnsi="Courier New" w:cs="Courier New"/>
            <w:sz w:val="20"/>
            <w:szCs w:val="20"/>
            <w:rPrChange w:id="4813" w:author="muhammad fauzan" w:date="2022-08-03T21:21:00Z">
              <w:rPr/>
            </w:rPrChange>
          </w:rPr>
          <w:delText xml:space="preserve">        form = Formtoko(request.POST)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14" w:author="fauzan" w:date="2022-08-07T17:16:00Z"/>
          <w:rFonts w:ascii="Courier New" w:hAnsi="Courier New" w:cs="Courier New"/>
          <w:sz w:val="20"/>
          <w:szCs w:val="20"/>
          <w:rPrChange w:id="4815" w:author="muhammad fauzan" w:date="2022-08-03T21:21:00Z">
            <w:rPr>
              <w:del w:id="4816" w:author="fauzan" w:date="2022-08-07T17:16:00Z"/>
            </w:rPr>
          </w:rPrChange>
        </w:rPr>
      </w:pPr>
      <w:del w:id="4817" w:author="fauzan" w:date="2022-08-07T17:16:00Z">
        <w:r>
          <w:rPr>
            <w:rFonts w:ascii="Courier New" w:hAnsi="Courier New" w:cs="Courier New"/>
            <w:sz w:val="20"/>
            <w:szCs w:val="20"/>
            <w:rPrChange w:id="4818" w:author="muhammad fauzan" w:date="2022-08-03T21:21: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19" w:author="fauzan" w:date="2022-08-07T17:16:00Z"/>
          <w:rFonts w:ascii="Courier New" w:hAnsi="Courier New" w:cs="Courier New"/>
          <w:sz w:val="20"/>
          <w:szCs w:val="20"/>
          <w:rPrChange w:id="4820" w:author="muhammad fauzan" w:date="2022-08-03T21:21:00Z">
            <w:rPr>
              <w:del w:id="4821" w:author="fauzan" w:date="2022-08-07T17:16:00Z"/>
            </w:rPr>
          </w:rPrChange>
        </w:rPr>
      </w:pPr>
      <w:del w:id="4822" w:author="fauzan" w:date="2022-08-07T17:16:00Z">
        <w:r>
          <w:rPr>
            <w:rFonts w:ascii="Courier New" w:hAnsi="Courier New" w:cs="Courier New"/>
            <w:sz w:val="20"/>
            <w:szCs w:val="20"/>
            <w:rPrChange w:id="4823" w:author="muhammad fauzan" w:date="2022-08-03T21:21: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24" w:author="fauzan" w:date="2022-08-07T17:16:00Z"/>
          <w:rFonts w:ascii="Courier New" w:hAnsi="Courier New" w:cs="Courier New"/>
          <w:sz w:val="20"/>
          <w:szCs w:val="20"/>
          <w:rPrChange w:id="4825" w:author="muhammad fauzan" w:date="2022-08-03T21:21:00Z">
            <w:rPr>
              <w:del w:id="4826" w:author="fauzan" w:date="2022-08-07T17:16:00Z"/>
            </w:rPr>
          </w:rPrChange>
        </w:rPr>
      </w:pPr>
      <w:del w:id="4827" w:author="fauzan" w:date="2022-08-07T17:16:00Z">
        <w:r>
          <w:rPr>
            <w:rFonts w:ascii="Courier New" w:hAnsi="Courier New" w:cs="Courier New"/>
            <w:sz w:val="20"/>
            <w:szCs w:val="20"/>
            <w:rPrChange w:id="4828" w:author="muhammad fauzan" w:date="2022-08-03T21:21:00Z">
              <w:rPr/>
            </w:rPrChange>
          </w:rPr>
          <w:delText xml:space="preserve">            pesan = "Data berhasil ditambahkan"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29" w:author="fauzan" w:date="2022-08-07T17:16:00Z"/>
          <w:rFonts w:ascii="Courier New" w:hAnsi="Courier New" w:cs="Courier New"/>
          <w:sz w:val="20"/>
          <w:szCs w:val="20"/>
          <w:rPrChange w:id="4830" w:author="muhammad fauzan" w:date="2022-08-03T21:21:00Z">
            <w:rPr>
              <w:del w:id="4831" w:author="fauzan" w:date="2022-08-07T17:16:00Z"/>
            </w:rPr>
          </w:rPrChange>
        </w:rPr>
      </w:pPr>
      <w:del w:id="4832" w:author="fauzan" w:date="2022-08-07T17:16:00Z">
        <w:r>
          <w:rPr>
            <w:rFonts w:ascii="Courier New" w:hAnsi="Courier New" w:cs="Courier New"/>
            <w:sz w:val="20"/>
            <w:szCs w:val="20"/>
            <w:rPrChange w:id="4833" w:author="muhammad fauzan" w:date="2022-08-03T21:21: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34" w:author="fauzan" w:date="2022-08-07T17:16:00Z"/>
          <w:rFonts w:ascii="Courier New" w:hAnsi="Courier New" w:cs="Courier New"/>
          <w:sz w:val="20"/>
          <w:szCs w:val="20"/>
          <w:rPrChange w:id="4835" w:author="muhammad fauzan" w:date="2022-08-03T21:21:00Z">
            <w:rPr>
              <w:del w:id="4836" w:author="fauzan" w:date="2022-08-07T17:16:00Z"/>
            </w:rPr>
          </w:rPrChange>
        </w:rPr>
      </w:pPr>
      <w:del w:id="4837" w:author="fauzan" w:date="2022-08-07T17:16:00Z">
        <w:r>
          <w:rPr>
            <w:rFonts w:ascii="Courier New" w:hAnsi="Courier New" w:cs="Courier New"/>
            <w:sz w:val="20"/>
            <w:szCs w:val="20"/>
            <w:rPrChange w:id="4838" w:author="muhammad fauzan" w:date="2022-08-03T21:21:00Z">
              <w:rPr/>
            </w:rPrChange>
          </w:rPr>
          <w:delText xml:space="preserve">            pesan = "Data yang dimasukkan tidak 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39" w:author="fauzan" w:date="2022-08-07T17:16:00Z"/>
          <w:rFonts w:ascii="Courier New" w:hAnsi="Courier New" w:cs="Courier New"/>
          <w:sz w:val="20"/>
          <w:szCs w:val="20"/>
          <w:rPrChange w:id="4840" w:author="muhammad fauzan" w:date="2022-08-03T21:21:00Z">
            <w:rPr>
              <w:del w:id="4841" w:author="fauzan" w:date="2022-08-07T17:16:00Z"/>
            </w:rPr>
          </w:rPrChange>
        </w:rPr>
      </w:pPr>
      <w:del w:id="4842" w:author="fauzan" w:date="2022-08-07T17:16:00Z">
        <w:r>
          <w:rPr>
            <w:rFonts w:ascii="Courier New" w:hAnsi="Courier New" w:cs="Courier New"/>
            <w:sz w:val="20"/>
            <w:szCs w:val="20"/>
            <w:rPrChange w:id="4843" w:author="muhammad fauzan" w:date="2022-08-03T21:21:00Z">
              <w:rPr/>
            </w:rPrChange>
          </w:rPr>
          <w:delText xml:space="preserve">        form = Formtoko()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44" w:author="fauzan" w:date="2022-08-07T17:16:00Z"/>
          <w:rFonts w:ascii="Courier New" w:hAnsi="Courier New" w:cs="Courier New"/>
          <w:sz w:val="20"/>
          <w:szCs w:val="20"/>
          <w:rPrChange w:id="4845" w:author="muhammad fauzan" w:date="2022-08-03T21:21:00Z">
            <w:rPr>
              <w:del w:id="4846" w:author="fauzan" w:date="2022-08-07T17:16:00Z"/>
            </w:rPr>
          </w:rPrChange>
        </w:rPr>
      </w:pPr>
      <w:del w:id="4847" w:author="fauzan" w:date="2022-08-07T17:16:00Z">
        <w:r>
          <w:rPr>
            <w:rFonts w:ascii="Courier New" w:hAnsi="Courier New" w:cs="Courier New"/>
            <w:sz w:val="20"/>
            <w:szCs w:val="20"/>
            <w:rPrChange w:id="4848" w:author="muhammad fauzan" w:date="2022-08-03T21:21: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49" w:author="fauzan" w:date="2022-08-07T17:16:00Z"/>
          <w:rFonts w:ascii="Courier New" w:hAnsi="Courier New" w:cs="Courier New"/>
          <w:sz w:val="20"/>
          <w:szCs w:val="20"/>
          <w:rPrChange w:id="4850" w:author="muhammad fauzan" w:date="2022-08-03T21:21:00Z">
            <w:rPr>
              <w:del w:id="4851" w:author="fauzan" w:date="2022-08-07T17:16:00Z"/>
            </w:rPr>
          </w:rPrChange>
        </w:rPr>
      </w:pPr>
      <w:del w:id="4852" w:author="fauzan" w:date="2022-08-07T17:16:00Z">
        <w:r>
          <w:rPr>
            <w:rFonts w:ascii="Courier New" w:hAnsi="Courier New" w:cs="Courier New"/>
            <w:sz w:val="20"/>
            <w:szCs w:val="20"/>
            <w:rPrChange w:id="4853" w:author="muhammad fauzan" w:date="2022-08-03T21:21: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54" w:author="fauzan" w:date="2022-08-07T17:16:00Z"/>
          <w:rFonts w:ascii="Courier New" w:hAnsi="Courier New" w:cs="Courier New"/>
          <w:sz w:val="20"/>
          <w:szCs w:val="20"/>
          <w:rPrChange w:id="4855" w:author="muhammad fauzan" w:date="2022-08-03T21:21:00Z">
            <w:rPr>
              <w:del w:id="4856" w:author="fauzan" w:date="2022-08-07T17:16:00Z"/>
            </w:rPr>
          </w:rPrChange>
        </w:rPr>
      </w:pPr>
      <w:del w:id="4857" w:author="fauzan" w:date="2022-08-07T17:16:00Z">
        <w:r>
          <w:rPr>
            <w:rFonts w:ascii="Courier New" w:hAnsi="Courier New" w:cs="Courier New"/>
            <w:sz w:val="20"/>
            <w:szCs w:val="20"/>
            <w:rPrChange w:id="4858" w:author="muhammad fauzan" w:date="2022-08-03T21:21:00Z">
              <w:rPr/>
            </w:rPrChange>
          </w:rPr>
          <w:delText xml:space="preserve">            "pesan": pesan,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59" w:author="fauzan" w:date="2022-08-07T17:16:00Z"/>
          <w:rFonts w:ascii="Courier New" w:hAnsi="Courier New" w:cs="Courier New"/>
          <w:sz w:val="20"/>
          <w:szCs w:val="20"/>
          <w:rPrChange w:id="4860" w:author="muhammad fauzan" w:date="2022-08-03T21:21:00Z">
            <w:rPr>
              <w:del w:id="4861" w:author="fauzan" w:date="2022-08-07T17:16:00Z"/>
            </w:rPr>
          </w:rPrChange>
        </w:rPr>
      </w:pPr>
      <w:del w:id="4862" w:author="fauzan" w:date="2022-08-07T17:16:00Z">
        <w:r>
          <w:rPr>
            <w:rFonts w:ascii="Courier New" w:hAnsi="Courier New" w:cs="Courier New"/>
            <w:sz w:val="20"/>
            <w:szCs w:val="20"/>
            <w:rPrChange w:id="4863" w:author="muhammad fauzan" w:date="2022-08-03T21:21: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64" w:author="fauzan" w:date="2022-08-07T17:16:00Z"/>
          <w:rFonts w:ascii="Courier New" w:hAnsi="Courier New" w:cs="Courier New"/>
          <w:sz w:val="20"/>
          <w:szCs w:val="20"/>
          <w:rPrChange w:id="4865" w:author="muhammad fauzan" w:date="2022-08-03T21:21:00Z">
            <w:rPr>
              <w:del w:id="4866" w:author="fauzan" w:date="2022-08-07T17:16:00Z"/>
            </w:rPr>
          </w:rPrChange>
        </w:rPr>
      </w:pPr>
      <w:del w:id="4867" w:author="fauzan" w:date="2022-08-07T17:16:00Z">
        <w:r>
          <w:rPr>
            <w:rFonts w:ascii="Courier New" w:hAnsi="Courier New" w:cs="Courier New"/>
            <w:sz w:val="20"/>
            <w:szCs w:val="20"/>
            <w:rPrChange w:id="4868" w:author="muhammad fauzan" w:date="2022-08-03T21:21:00Z">
              <w:rPr/>
            </w:rPrChange>
          </w:rPr>
          <w:delText xml:space="preserve">        return render(request, "tambahtoko.html", konteks)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69" w:author="fauzan" w:date="2022-08-07T17:16:00Z"/>
          <w:rFonts w:ascii="Courier New" w:hAnsi="Courier New" w:cs="Courier New"/>
          <w:sz w:val="20"/>
          <w:szCs w:val="20"/>
          <w:rPrChange w:id="4870" w:author="muhammad fauzan" w:date="2022-08-03T21:21:00Z">
            <w:rPr>
              <w:del w:id="4871" w:author="fauzan" w:date="2022-08-07T17:16:00Z"/>
            </w:rPr>
          </w:rPrChange>
        </w:rPr>
      </w:pPr>
      <w:del w:id="4872" w:author="fauzan" w:date="2022-08-07T17:16:00Z">
        <w:r>
          <w:rPr>
            <w:rFonts w:ascii="Courier New" w:hAnsi="Courier New" w:cs="Courier New"/>
            <w:sz w:val="20"/>
            <w:szCs w:val="20"/>
            <w:rPrChange w:id="4873" w:author="muhammad fauzan" w:date="2022-08-03T21:21: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74" w:author="fauzan" w:date="2022-08-07T17:16:00Z"/>
          <w:rFonts w:ascii="Courier New" w:hAnsi="Courier New" w:cs="Courier New"/>
          <w:sz w:val="20"/>
          <w:szCs w:val="20"/>
          <w:rPrChange w:id="4875" w:author="muhammad fauzan" w:date="2022-08-03T21:21:00Z">
            <w:rPr>
              <w:del w:id="4876" w:author="fauzan" w:date="2022-08-07T17:16:00Z"/>
            </w:rPr>
          </w:rPrChange>
        </w:rPr>
      </w:pPr>
      <w:del w:id="4877" w:author="fauzan" w:date="2022-08-07T17:16:00Z">
        <w:r>
          <w:rPr>
            <w:rFonts w:ascii="Courier New" w:hAnsi="Courier New" w:cs="Courier New"/>
            <w:sz w:val="20"/>
            <w:szCs w:val="20"/>
            <w:rPrChange w:id="4878" w:author="muhammad fauzan" w:date="2022-08-03T21:21:00Z">
              <w:rPr/>
            </w:rPrChange>
          </w:rPr>
          <w:delText xml:space="preserve">        form = Formtoko()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79" w:author="fauzan" w:date="2022-08-07T17:16:00Z"/>
          <w:rFonts w:ascii="Courier New" w:hAnsi="Courier New" w:cs="Courier New"/>
          <w:sz w:val="20"/>
          <w:szCs w:val="20"/>
          <w:rPrChange w:id="4880" w:author="muhammad fauzan" w:date="2022-08-03T21:21:00Z">
            <w:rPr>
              <w:del w:id="4881" w:author="fauzan" w:date="2022-08-07T17:16:00Z"/>
            </w:rPr>
          </w:rPrChange>
        </w:rPr>
      </w:pPr>
      <w:del w:id="4882" w:author="fauzan" w:date="2022-08-07T17:16:00Z">
        <w:r>
          <w:rPr>
            <w:rFonts w:ascii="Courier New" w:hAnsi="Courier New" w:cs="Courier New"/>
            <w:sz w:val="20"/>
            <w:szCs w:val="20"/>
            <w:rPrChange w:id="4883" w:author="muhammad fauzan" w:date="2022-08-03T21:21: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84" w:author="fauzan" w:date="2022-08-07T17:16:00Z"/>
          <w:rFonts w:ascii="Courier New" w:hAnsi="Courier New" w:cs="Courier New"/>
          <w:sz w:val="20"/>
          <w:szCs w:val="20"/>
          <w:rPrChange w:id="4885" w:author="muhammad fauzan" w:date="2022-08-03T21:21:00Z">
            <w:rPr>
              <w:del w:id="4886" w:author="fauzan" w:date="2022-08-07T17:16:00Z"/>
            </w:rPr>
          </w:rPrChange>
        </w:rPr>
      </w:pPr>
      <w:del w:id="4887" w:author="fauzan" w:date="2022-08-07T17:16:00Z">
        <w:r>
          <w:rPr>
            <w:rFonts w:ascii="Courier New" w:hAnsi="Courier New" w:cs="Courier New"/>
            <w:sz w:val="20"/>
            <w:szCs w:val="20"/>
            <w:rPrChange w:id="4888" w:author="muhammad fauzan" w:date="2022-08-03T21:21: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89" w:author="fauzan" w:date="2022-08-07T17:16:00Z"/>
          <w:rFonts w:ascii="Courier New" w:hAnsi="Courier New" w:cs="Courier New"/>
          <w:sz w:val="20"/>
          <w:szCs w:val="20"/>
          <w:rPrChange w:id="4890" w:author="muhammad fauzan" w:date="2022-08-03T21:21:00Z">
            <w:rPr>
              <w:del w:id="4891" w:author="fauzan" w:date="2022-08-07T17:16:00Z"/>
            </w:rPr>
          </w:rPrChange>
        </w:rPr>
      </w:pPr>
      <w:del w:id="4892" w:author="fauzan" w:date="2022-08-07T17:16:00Z">
        <w:r>
          <w:rPr>
            <w:rFonts w:ascii="Courier New" w:hAnsi="Courier New" w:cs="Courier New"/>
            <w:sz w:val="20"/>
            <w:szCs w:val="20"/>
            <w:rPrChange w:id="4893" w:author="muhammad fauzan" w:date="2022-08-03T21:21: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894" w:author="fauzan" w:date="2022-08-07T17:16:00Z"/>
        </w:rPr>
      </w:pPr>
      <w:del w:id="4895" w:author="fauzan" w:date="2022-08-07T17:16:00Z">
        <w:r>
          <w:rPr>
            <w:rFonts w:ascii="Courier New" w:hAnsi="Courier New" w:cs="Courier New"/>
            <w:sz w:val="20"/>
            <w:szCs w:val="20"/>
            <w:rPrChange w:id="4896" w:author="muhammad fauzan" w:date="2022-08-03T21:21:00Z">
              <w:rPr/>
            </w:rPrChange>
          </w:rPr>
          <w:delText xml:space="preserve">        return render(request, "tambahtoko.html", konteks)</w:delText>
        </w:r>
      </w:del>
    </w:p>
    <w:p w:rsidR="00222167" w:rsidRDefault="008B3912">
      <w:pPr>
        <w:pStyle w:val="ListParagraph"/>
        <w:pPrChange w:id="4897" w:author="fauzan" w:date="2022-08-07T17:16:00Z">
          <w:pPr>
            <w:pStyle w:val="ListParagraph"/>
            <w:jc w:val="center"/>
          </w:pPr>
        </w:pPrChange>
      </w:pPr>
      <w:ins w:id="4898" w:author="muhammad fauzan" w:date="2022-08-03T21:21:00Z">
        <w:del w:id="4899" w:author="fauzan" w:date="2022-08-07T17:16:00Z">
          <w:r>
            <w:delText xml:space="preserve">Gambar 4. </w:delText>
          </w:r>
          <w:r>
            <w:fldChar w:fldCharType="begin"/>
          </w:r>
          <w:r>
            <w:delInstrText xml:space="preserve"> SEQ Gambar_4. \* ARABIC </w:delInstrText>
          </w:r>
          <w:r>
            <w:fldChar w:fldCharType="separate"/>
          </w:r>
          <w:r>
            <w:delText>19</w:delText>
          </w:r>
          <w:r>
            <w:fldChar w:fldCharType="end"/>
          </w:r>
          <w:r>
            <w:delText xml:space="preserve"> </w:delText>
          </w:r>
        </w:del>
      </w:ins>
      <w:ins w:id="4900" w:author="muhammad fauzan" w:date="2022-08-04T17:26:00Z">
        <w:del w:id="4901" w:author="fauzan" w:date="2022-08-07T17:16:00Z">
          <w:r>
            <w:rPr>
              <w:i/>
            </w:rPr>
            <w:delText xml:space="preserve">Source code </w:delText>
          </w:r>
        </w:del>
      </w:ins>
      <w:ins w:id="4902" w:author="muhammad fauzan" w:date="2022-08-03T21:22:00Z">
        <w:del w:id="4903" w:author="fauzan" w:date="2022-08-07T17:16:00Z">
          <w:r>
            <w:delText xml:space="preserve">tambah </w:delText>
          </w:r>
        </w:del>
      </w:ins>
      <w:ins w:id="4904" w:author="muhammad fauzan" w:date="2022-08-03T21:21:00Z">
        <w:del w:id="4905" w:author="fauzan" w:date="2022-08-07T17:16:00Z">
          <w:r>
            <w:delText>data toko</w:delText>
          </w:r>
        </w:del>
      </w:ins>
    </w:p>
    <w:p w:rsidR="00222167" w:rsidRDefault="008B3912">
      <w:pPr>
        <w:pStyle w:val="ListParagraph"/>
        <w:numPr>
          <w:ilvl w:val="0"/>
          <w:numId w:val="40"/>
        </w:numPr>
        <w:ind w:left="426" w:hanging="426"/>
      </w:pPr>
      <w:r>
        <w:t>Halaman ubah data toko pada admin</w:t>
      </w:r>
    </w:p>
    <w:p w:rsidR="00222167" w:rsidRDefault="008B3912">
      <w:pPr>
        <w:pStyle w:val="ListParagraph"/>
        <w:ind w:left="0" w:firstLine="709"/>
        <w:pPrChange w:id="4906" w:author="muhammad fauzan" w:date="2022-08-03T21:27:00Z">
          <w:pPr>
            <w:pStyle w:val="ListParagraph"/>
            <w:ind w:left="426"/>
          </w:pPr>
        </w:pPrChange>
      </w:pPr>
      <w:r>
        <w:t xml:space="preserve">Halaman </w:t>
      </w:r>
      <w:ins w:id="4907" w:author="muhammad fauzan" w:date="2022-08-04T23:53:00Z">
        <w:r>
          <w:t xml:space="preserve">ubah </w:t>
        </w:r>
      </w:ins>
      <w:del w:id="4908" w:author="muhammad fauzan" w:date="2022-08-04T23:53:00Z">
        <w:r>
          <w:delText xml:space="preserve">tambah </w:delText>
        </w:r>
      </w:del>
      <w:r>
        <w:t xml:space="preserve">data toko merupakan halaman tujuan ketika </w:t>
      </w:r>
      <w:del w:id="4909" w:author="muhammad fauzan" w:date="2022-08-04T18:59:00Z">
        <w:r>
          <w:delText>button</w:delText>
        </w:r>
      </w:del>
      <w:ins w:id="4910" w:author="muhammad fauzan" w:date="2022-08-04T18:59:00Z">
        <w:r>
          <w:rPr>
            <w:i/>
          </w:rPr>
          <w:t>button</w:t>
        </w:r>
      </w:ins>
      <w:r>
        <w:t xml:space="preserve"> ubah ditekan pada halaman data toko. Pada halaman ini admin dapat mengubah data </w:t>
      </w:r>
      <w:del w:id="4911" w:author="muhammad fauzan" w:date="2022-08-04T20:20:00Z">
        <w:r>
          <w:delText>sales</w:delText>
        </w:r>
      </w:del>
      <w:ins w:id="4912" w:author="muhammad fauzan" w:date="2022-08-04T20:20:00Z">
        <w:r>
          <w:rPr>
            <w:i/>
          </w:rPr>
          <w:t>sales</w:t>
        </w:r>
      </w:ins>
      <w:r>
        <w:t xml:space="preserve"> dengan mengisi setiap entitas yang terdapat pada form sesuai dengan kode yang dipilih sebelumnya. Berikut tampilan halaman ubah data toko.</w:t>
      </w:r>
    </w:p>
    <w:p w:rsidR="00222167" w:rsidRDefault="008B3912">
      <w:pPr>
        <w:pStyle w:val="ListParagraph"/>
        <w:spacing w:line="240" w:lineRule="auto"/>
        <w:ind w:left="0"/>
        <w:jc w:val="center"/>
        <w:pPrChange w:id="4913" w:author="fauzan" w:date="2022-08-07T17:40:00Z">
          <w:pPr>
            <w:pStyle w:val="ListParagraph"/>
            <w:ind w:left="0"/>
          </w:pPr>
        </w:pPrChange>
      </w:pPr>
      <w:del w:id="4914" w:author="fauzan" w:date="2022-08-07T17:39:00Z">
        <w:r>
          <w:rPr>
            <w:noProof/>
          </w:rPr>
          <w:lastRenderedPageBreak/>
          <w:drawing>
            <wp:inline distT="0" distB="0" distL="0" distR="0">
              <wp:extent cx="4671695"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4"/>
                      <a:stretch>
                        <a:fillRect/>
                      </a:stretch>
                    </pic:blipFill>
                    <pic:spPr>
                      <a:xfrm>
                        <a:off x="0" y="0"/>
                        <a:ext cx="4702301" cy="2386101"/>
                      </a:xfrm>
                      <a:prstGeom prst="rect">
                        <a:avLst/>
                      </a:prstGeom>
                    </pic:spPr>
                  </pic:pic>
                </a:graphicData>
              </a:graphic>
            </wp:inline>
          </w:drawing>
        </w:r>
      </w:del>
      <w:ins w:id="4915" w:author="fauzan" w:date="2022-08-07T17:39:00Z">
        <w:r>
          <w:rPr>
            <w:noProof/>
          </w:rPr>
          <w:drawing>
            <wp:inline distT="0" distB="0" distL="0" distR="0">
              <wp:extent cx="5040630" cy="244411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5"/>
                      <a:stretch>
                        <a:fillRect/>
                      </a:stretch>
                    </pic:blipFill>
                    <pic:spPr>
                      <a:xfrm>
                        <a:off x="0" y="0"/>
                        <a:ext cx="5040630" cy="2444115"/>
                      </a:xfrm>
                      <a:prstGeom prst="rect">
                        <a:avLst/>
                      </a:prstGeom>
                    </pic:spPr>
                  </pic:pic>
                </a:graphicData>
              </a:graphic>
            </wp:inline>
          </w:drawing>
        </w:r>
      </w:ins>
      <w:ins w:id="4916" w:author="fauzan" w:date="2022-08-07T17:40:00Z">
        <w:r>
          <w:rPr>
            <w:noProof/>
          </w:rPr>
          <w:drawing>
            <wp:inline distT="0" distB="0" distL="0" distR="0">
              <wp:extent cx="5040630" cy="95567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76"/>
                      <a:stretch>
                        <a:fillRect/>
                      </a:stretch>
                    </pic:blipFill>
                    <pic:spPr>
                      <a:xfrm>
                        <a:off x="0" y="0"/>
                        <a:ext cx="5040630" cy="955675"/>
                      </a:xfrm>
                      <a:prstGeom prst="rect">
                        <a:avLst/>
                      </a:prstGeom>
                    </pic:spPr>
                  </pic:pic>
                </a:graphicData>
              </a:graphic>
            </wp:inline>
          </w:drawing>
        </w:r>
      </w:ins>
    </w:p>
    <w:p w:rsidR="00222167" w:rsidRDefault="008B3912">
      <w:pPr>
        <w:pStyle w:val="ListParagraph"/>
        <w:ind w:left="0"/>
        <w:jc w:val="center"/>
        <w:rPr>
          <w:del w:id="4917" w:author="fauzan" w:date="2022-08-07T17:17:00Z"/>
        </w:rPr>
      </w:pPr>
      <w:ins w:id="4918" w:author="muhammad fauzan" w:date="2022-08-03T21:22:00Z">
        <w:r>
          <w:t xml:space="preserve">Gambar 4. </w:t>
        </w:r>
        <w:r>
          <w:fldChar w:fldCharType="begin"/>
        </w:r>
        <w:r>
          <w:instrText xml:space="preserve"> SEQ Gambar_4. \* ARABIC </w:instrText>
        </w:r>
        <w:r>
          <w:fldChar w:fldCharType="separate"/>
        </w:r>
      </w:ins>
      <w:ins w:id="4919" w:author="muhammad fauzan" w:date="2022-08-10T01:43:00Z">
        <w:r>
          <w:t>9</w:t>
        </w:r>
      </w:ins>
      <w:ins w:id="4920" w:author="muhammad fauzan" w:date="2022-08-03T21:22:00Z">
        <w:r>
          <w:fldChar w:fldCharType="end"/>
        </w:r>
        <w:r>
          <w:t xml:space="preserve"> </w:t>
        </w:r>
      </w:ins>
      <w:ins w:id="4921" w:author="muhammad fauzan" w:date="2022-08-03T21:23:00Z">
        <w:r>
          <w:t>Halaman</w:t>
        </w:r>
      </w:ins>
      <w:ins w:id="4922" w:author="muhammad fauzan" w:date="2022-08-03T21:22:00Z">
        <w:r>
          <w:t xml:space="preserve"> ubah data toko</w:t>
        </w:r>
      </w:ins>
      <w:del w:id="4923" w:author="muhammad fauzan" w:date="2022-08-03T21:22:00Z">
        <w:r>
          <w:delText>aaa</w:delText>
        </w:r>
      </w:del>
    </w:p>
    <w:p w:rsidR="00222167" w:rsidRDefault="008B3912">
      <w:pPr>
        <w:pStyle w:val="ListParagraph"/>
        <w:ind w:left="0" w:firstLine="709"/>
        <w:rPr>
          <w:del w:id="4924" w:author="fauzan" w:date="2022-08-07T17:17:00Z"/>
        </w:rPr>
        <w:pPrChange w:id="4925" w:author="fauzan" w:date="2022-08-07T17:17:00Z">
          <w:pPr>
            <w:pStyle w:val="ListParagraph"/>
            <w:ind w:left="426"/>
          </w:pPr>
        </w:pPrChange>
      </w:pPr>
      <w:del w:id="4926" w:author="fauzan" w:date="2022-08-07T17:17:00Z">
        <w:r>
          <w:delText xml:space="preserve">Adapun source code </w:delText>
        </w:r>
      </w:del>
      <w:ins w:id="4927" w:author="muhammad fauzan" w:date="2022-08-04T17:26:00Z">
        <w:del w:id="4928" w:author="fauzan" w:date="2022-08-07T17:17:00Z">
          <w:r>
            <w:rPr>
              <w:i/>
            </w:rPr>
            <w:delText xml:space="preserve">source code </w:delText>
          </w:r>
        </w:del>
      </w:ins>
      <w:del w:id="4929" w:author="fauzan" w:date="2022-08-07T17:17:00Z">
        <w:r>
          <w:delText>untuk halaman ubah data ketika button</w:delText>
        </w:r>
      </w:del>
      <w:ins w:id="4930" w:author="muhammad fauzan" w:date="2022-08-04T18:59:00Z">
        <w:del w:id="4931" w:author="fauzan" w:date="2022-08-07T17:17:00Z">
          <w:r>
            <w:rPr>
              <w:i/>
            </w:rPr>
            <w:delText>button</w:delText>
          </w:r>
        </w:del>
      </w:ins>
      <w:del w:id="4932" w:author="fauzan" w:date="2022-08-07T17:17:00Z">
        <w:r>
          <w:delText xml:space="preserve"> ubah ditekan pada halaman maka sistem akan melakukan pengecekan terhadap form apakah form dikirimkan valid atau sudah benar, jika sudah benar maka sistem akan menyimpan data tersebut sesuai dengan NIK yang ditentukan sebelumnya. Jika form tidak valid maka akan menampilkan notifikasi bahwa data tidak valid. Jika button</w:delText>
        </w:r>
      </w:del>
      <w:ins w:id="4933" w:author="muhammad fauzan" w:date="2022-08-04T18:59:00Z">
        <w:del w:id="4934" w:author="fauzan" w:date="2022-08-07T17:17:00Z">
          <w:r>
            <w:rPr>
              <w:i/>
            </w:rPr>
            <w:delText>button</w:delText>
          </w:r>
        </w:del>
      </w:ins>
      <w:del w:id="4935" w:author="fauzan" w:date="2022-08-07T17:17:00Z">
        <w:r>
          <w:delText xml:space="preserve"> ditekan akan kembali pada halaman data toko. Berikut source code </w:delText>
        </w:r>
      </w:del>
      <w:ins w:id="4936" w:author="muhammad fauzan" w:date="2022-08-04T17:26:00Z">
        <w:del w:id="4937" w:author="fauzan" w:date="2022-08-07T17:17:00Z">
          <w:r>
            <w:rPr>
              <w:i/>
            </w:rPr>
            <w:delText xml:space="preserve">source code </w:delText>
          </w:r>
        </w:del>
      </w:ins>
      <w:del w:id="4938" w:author="fauzan" w:date="2022-08-07T17:17:00Z">
        <w:r>
          <w:delText>dari halaman ubah data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39" w:author="fauzan" w:date="2022-08-07T17:17:00Z"/>
          <w:rFonts w:ascii="Courier New" w:hAnsi="Courier New" w:cs="Courier New"/>
          <w:sz w:val="20"/>
          <w:szCs w:val="20"/>
          <w:rPrChange w:id="4940" w:author="muhammad fauzan" w:date="2022-08-03T21:22:00Z">
            <w:rPr>
              <w:del w:id="4941" w:author="fauzan" w:date="2022-08-07T17:17:00Z"/>
            </w:rPr>
          </w:rPrChange>
        </w:rPr>
      </w:pPr>
      <w:del w:id="4942" w:author="fauzan" w:date="2022-08-07T17:17:00Z">
        <w:r>
          <w:rPr>
            <w:rFonts w:ascii="Courier New" w:hAnsi="Courier New" w:cs="Courier New"/>
            <w:sz w:val="20"/>
            <w:szCs w:val="20"/>
            <w:rPrChange w:id="4943" w:author="muhammad fauzan" w:date="2022-08-03T21:22: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44" w:author="fauzan" w:date="2022-08-07T17:17:00Z"/>
          <w:rFonts w:ascii="Courier New" w:hAnsi="Courier New" w:cs="Courier New"/>
          <w:sz w:val="20"/>
          <w:szCs w:val="20"/>
          <w:rPrChange w:id="4945" w:author="muhammad fauzan" w:date="2022-08-03T21:22:00Z">
            <w:rPr>
              <w:del w:id="4946" w:author="fauzan" w:date="2022-08-07T17:17:00Z"/>
            </w:rPr>
          </w:rPrChange>
        </w:rPr>
      </w:pPr>
      <w:del w:id="4947" w:author="fauzan" w:date="2022-08-07T17:17:00Z">
        <w:r>
          <w:rPr>
            <w:rFonts w:ascii="Courier New" w:hAnsi="Courier New" w:cs="Courier New"/>
            <w:sz w:val="20"/>
            <w:szCs w:val="20"/>
            <w:rPrChange w:id="4948" w:author="muhammad fauzan" w:date="2022-08-03T21:22: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49" w:author="fauzan" w:date="2022-08-07T17:17:00Z"/>
          <w:rFonts w:ascii="Courier New" w:hAnsi="Courier New" w:cs="Courier New"/>
          <w:sz w:val="20"/>
          <w:szCs w:val="20"/>
          <w:rPrChange w:id="4950" w:author="muhammad fauzan" w:date="2022-08-03T21:22:00Z">
            <w:rPr>
              <w:del w:id="4951" w:author="fauzan" w:date="2022-08-07T17:17:00Z"/>
            </w:rPr>
          </w:rPrChange>
        </w:rPr>
      </w:pPr>
      <w:del w:id="4952" w:author="fauzan" w:date="2022-08-07T17:17:00Z">
        <w:r>
          <w:rPr>
            <w:rFonts w:ascii="Courier New" w:hAnsi="Courier New" w:cs="Courier New"/>
            <w:sz w:val="20"/>
            <w:szCs w:val="20"/>
            <w:rPrChange w:id="4953" w:author="muhammad fauzan" w:date="2022-08-03T21:22:00Z">
              <w:rPr/>
            </w:rPrChange>
          </w:rPr>
          <w:delText>def updatetoko(request,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54" w:author="fauzan" w:date="2022-08-07T17:17:00Z"/>
          <w:rFonts w:ascii="Courier New" w:hAnsi="Courier New" w:cs="Courier New"/>
          <w:sz w:val="20"/>
          <w:szCs w:val="20"/>
          <w:rPrChange w:id="4955" w:author="muhammad fauzan" w:date="2022-08-03T21:22:00Z">
            <w:rPr>
              <w:del w:id="4956" w:author="fauzan" w:date="2022-08-07T17:17:00Z"/>
            </w:rPr>
          </w:rPrChange>
        </w:rPr>
      </w:pPr>
      <w:del w:id="4957" w:author="fauzan" w:date="2022-08-07T17:17:00Z">
        <w:r>
          <w:rPr>
            <w:rFonts w:ascii="Courier New" w:hAnsi="Courier New" w:cs="Courier New"/>
            <w:sz w:val="20"/>
            <w:szCs w:val="20"/>
            <w:rPrChange w:id="4958" w:author="muhammad fauzan" w:date="2022-08-03T21:22:00Z">
              <w:rPr/>
            </w:rPrChange>
          </w:rPr>
          <w:delText xml:space="preserve">    Toko = datatoko.objects.get(kode=kode)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59" w:author="fauzan" w:date="2022-08-07T17:17:00Z"/>
          <w:rFonts w:ascii="Courier New" w:hAnsi="Courier New" w:cs="Courier New"/>
          <w:sz w:val="20"/>
          <w:szCs w:val="20"/>
          <w:rPrChange w:id="4960" w:author="muhammad fauzan" w:date="2022-08-03T21:22:00Z">
            <w:rPr>
              <w:del w:id="4961" w:author="fauzan" w:date="2022-08-07T17:17:00Z"/>
            </w:rPr>
          </w:rPrChange>
        </w:rPr>
      </w:pPr>
      <w:del w:id="4962" w:author="fauzan" w:date="2022-08-07T17:17:00Z">
        <w:r>
          <w:rPr>
            <w:rFonts w:ascii="Courier New" w:hAnsi="Courier New" w:cs="Courier New"/>
            <w:sz w:val="20"/>
            <w:szCs w:val="20"/>
            <w:rPrChange w:id="4963" w:author="muhammad fauzan" w:date="2022-08-03T21:22:00Z">
              <w:rPr/>
            </w:rPrChange>
          </w:rPr>
          <w:delText xml:space="preserve">    template = "updatetoko.html"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64" w:author="fauzan" w:date="2022-08-07T17:17:00Z"/>
          <w:rFonts w:ascii="Courier New" w:hAnsi="Courier New" w:cs="Courier New"/>
          <w:sz w:val="20"/>
          <w:szCs w:val="20"/>
          <w:rPrChange w:id="4965" w:author="muhammad fauzan" w:date="2022-08-03T21:22:00Z">
            <w:rPr>
              <w:del w:id="4966" w:author="fauzan" w:date="2022-08-07T17:17:00Z"/>
            </w:rPr>
          </w:rPrChange>
        </w:rPr>
      </w:pPr>
      <w:del w:id="4967" w:author="fauzan" w:date="2022-08-07T17:17:00Z">
        <w:r>
          <w:rPr>
            <w:rFonts w:ascii="Courier New" w:hAnsi="Courier New" w:cs="Courier New"/>
            <w:sz w:val="20"/>
            <w:szCs w:val="20"/>
            <w:rPrChange w:id="4968" w:author="muhammad fauzan" w:date="2022-08-03T21:22: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69" w:author="fauzan" w:date="2022-08-07T17:17:00Z"/>
          <w:rFonts w:ascii="Courier New" w:hAnsi="Courier New" w:cs="Courier New"/>
          <w:sz w:val="20"/>
          <w:szCs w:val="20"/>
          <w:rPrChange w:id="4970" w:author="muhammad fauzan" w:date="2022-08-03T21:22:00Z">
            <w:rPr>
              <w:del w:id="4971" w:author="fauzan" w:date="2022-08-07T17:17:00Z"/>
            </w:rPr>
          </w:rPrChange>
        </w:rPr>
      </w:pPr>
      <w:del w:id="4972" w:author="fauzan" w:date="2022-08-07T17:17:00Z">
        <w:r>
          <w:rPr>
            <w:rFonts w:ascii="Courier New" w:hAnsi="Courier New" w:cs="Courier New"/>
            <w:sz w:val="20"/>
            <w:szCs w:val="20"/>
            <w:rPrChange w:id="4973" w:author="muhammad fauzan" w:date="2022-08-03T21:22:00Z">
              <w:rPr/>
            </w:rPrChange>
          </w:rPr>
          <w:delText xml:space="preserve">        form = Formtoko(request.POST, instance=Toko)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74" w:author="fauzan" w:date="2022-08-07T17:17:00Z"/>
          <w:rFonts w:ascii="Courier New" w:hAnsi="Courier New" w:cs="Courier New"/>
          <w:sz w:val="20"/>
          <w:szCs w:val="20"/>
          <w:rPrChange w:id="4975" w:author="muhammad fauzan" w:date="2022-08-03T21:22:00Z">
            <w:rPr>
              <w:del w:id="4976" w:author="fauzan" w:date="2022-08-07T17:17:00Z"/>
            </w:rPr>
          </w:rPrChange>
        </w:rPr>
      </w:pPr>
      <w:del w:id="4977" w:author="fauzan" w:date="2022-08-07T17:17:00Z">
        <w:r>
          <w:rPr>
            <w:rFonts w:ascii="Courier New" w:hAnsi="Courier New" w:cs="Courier New"/>
            <w:sz w:val="20"/>
            <w:szCs w:val="20"/>
            <w:rPrChange w:id="4978" w:author="muhammad fauzan" w:date="2022-08-03T21:22: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79" w:author="fauzan" w:date="2022-08-07T17:17:00Z"/>
          <w:rFonts w:ascii="Courier New" w:hAnsi="Courier New" w:cs="Courier New"/>
          <w:sz w:val="20"/>
          <w:szCs w:val="20"/>
          <w:rPrChange w:id="4980" w:author="muhammad fauzan" w:date="2022-08-03T21:22:00Z">
            <w:rPr>
              <w:del w:id="4981" w:author="fauzan" w:date="2022-08-07T17:17:00Z"/>
            </w:rPr>
          </w:rPrChange>
        </w:rPr>
      </w:pPr>
      <w:del w:id="4982" w:author="fauzan" w:date="2022-08-07T17:17:00Z">
        <w:r>
          <w:rPr>
            <w:rFonts w:ascii="Courier New" w:hAnsi="Courier New" w:cs="Courier New"/>
            <w:sz w:val="20"/>
            <w:szCs w:val="20"/>
            <w:rPrChange w:id="4983" w:author="muhammad fauzan" w:date="2022-08-03T21:22: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84" w:author="fauzan" w:date="2022-08-07T17:17:00Z"/>
          <w:rFonts w:ascii="Courier New" w:hAnsi="Courier New" w:cs="Courier New"/>
          <w:sz w:val="20"/>
          <w:szCs w:val="20"/>
          <w:rPrChange w:id="4985" w:author="muhammad fauzan" w:date="2022-08-03T21:22:00Z">
            <w:rPr>
              <w:del w:id="4986" w:author="fauzan" w:date="2022-08-07T17:17:00Z"/>
            </w:rPr>
          </w:rPrChange>
        </w:rPr>
      </w:pPr>
      <w:del w:id="4987" w:author="fauzan" w:date="2022-08-07T17:17:00Z">
        <w:r>
          <w:rPr>
            <w:rFonts w:ascii="Courier New" w:hAnsi="Courier New" w:cs="Courier New"/>
            <w:sz w:val="20"/>
            <w:szCs w:val="20"/>
            <w:rPrChange w:id="4988" w:author="muhammad fauzan" w:date="2022-08-03T21:22:00Z">
              <w:rPr/>
            </w:rPrChange>
          </w:rPr>
          <w:delText xml:space="preserve">            messages.success(request, "Data berhasil diubah")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89" w:author="fauzan" w:date="2022-08-07T17:17:00Z"/>
          <w:rFonts w:ascii="Courier New" w:hAnsi="Courier New" w:cs="Courier New"/>
          <w:sz w:val="20"/>
          <w:szCs w:val="20"/>
          <w:rPrChange w:id="4990" w:author="muhammad fauzan" w:date="2022-08-03T21:22:00Z">
            <w:rPr>
              <w:del w:id="4991" w:author="fauzan" w:date="2022-08-07T17:17:00Z"/>
            </w:rPr>
          </w:rPrChange>
        </w:rPr>
      </w:pPr>
      <w:del w:id="4992" w:author="fauzan" w:date="2022-08-07T17:17:00Z">
        <w:r>
          <w:rPr>
            <w:rFonts w:ascii="Courier New" w:hAnsi="Courier New" w:cs="Courier New"/>
            <w:sz w:val="20"/>
            <w:szCs w:val="20"/>
            <w:rPrChange w:id="4993" w:author="muhammad fauzan" w:date="2022-08-03T21:22:00Z">
              <w:rPr/>
            </w:rPrChange>
          </w:rPr>
          <w:delText xml:space="preserve">            return redirect("update-toko", kode=kode)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94" w:author="fauzan" w:date="2022-08-07T17:17:00Z"/>
          <w:rFonts w:ascii="Courier New" w:hAnsi="Courier New" w:cs="Courier New"/>
          <w:sz w:val="20"/>
          <w:szCs w:val="20"/>
          <w:rPrChange w:id="4995" w:author="muhammad fauzan" w:date="2022-08-03T21:22:00Z">
            <w:rPr>
              <w:del w:id="4996" w:author="fauzan" w:date="2022-08-07T17:17:00Z"/>
            </w:rPr>
          </w:rPrChange>
        </w:rPr>
      </w:pPr>
      <w:del w:id="4997" w:author="fauzan" w:date="2022-08-07T17:17:00Z">
        <w:r>
          <w:rPr>
            <w:rFonts w:ascii="Courier New" w:hAnsi="Courier New" w:cs="Courier New"/>
            <w:sz w:val="20"/>
            <w:szCs w:val="20"/>
            <w:rPrChange w:id="4998" w:author="muhammad fauzan" w:date="2022-08-03T21:22: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4999" w:author="fauzan" w:date="2022-08-07T17:17:00Z"/>
          <w:rFonts w:ascii="Courier New" w:hAnsi="Courier New" w:cs="Courier New"/>
          <w:sz w:val="20"/>
          <w:szCs w:val="20"/>
          <w:rPrChange w:id="5000" w:author="muhammad fauzan" w:date="2022-08-03T21:22:00Z">
            <w:rPr>
              <w:del w:id="5001" w:author="fauzan" w:date="2022-08-07T17:17:00Z"/>
            </w:rPr>
          </w:rPrChange>
        </w:rPr>
      </w:pPr>
      <w:del w:id="5002" w:author="fauzan" w:date="2022-08-07T17:17:00Z">
        <w:r>
          <w:rPr>
            <w:rFonts w:ascii="Courier New" w:hAnsi="Courier New" w:cs="Courier New"/>
            <w:sz w:val="20"/>
            <w:szCs w:val="20"/>
            <w:rPrChange w:id="5003" w:author="muhammad fauzan" w:date="2022-08-03T21:22:00Z">
              <w:rPr/>
            </w:rPrChange>
          </w:rPr>
          <w:delText xml:space="preserve">        form = Formtoko(instance=Toko)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04" w:author="fauzan" w:date="2022-08-07T17:17:00Z"/>
          <w:rFonts w:ascii="Courier New" w:hAnsi="Courier New" w:cs="Courier New"/>
          <w:sz w:val="20"/>
          <w:szCs w:val="20"/>
          <w:rPrChange w:id="5005" w:author="muhammad fauzan" w:date="2022-08-03T21:22:00Z">
            <w:rPr>
              <w:del w:id="5006" w:author="fauzan" w:date="2022-08-07T17:17:00Z"/>
            </w:rPr>
          </w:rPrChange>
        </w:rPr>
      </w:pPr>
      <w:del w:id="5007" w:author="fauzan" w:date="2022-08-07T17:17:00Z">
        <w:r>
          <w:rPr>
            <w:rFonts w:ascii="Courier New" w:hAnsi="Courier New" w:cs="Courier New"/>
            <w:sz w:val="20"/>
            <w:szCs w:val="20"/>
            <w:rPrChange w:id="5008" w:author="muhammad fauzan" w:date="2022-08-03T21:22: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09" w:author="fauzan" w:date="2022-08-07T17:17:00Z"/>
          <w:rFonts w:ascii="Courier New" w:hAnsi="Courier New" w:cs="Courier New"/>
          <w:sz w:val="20"/>
          <w:szCs w:val="20"/>
          <w:rPrChange w:id="5010" w:author="muhammad fauzan" w:date="2022-08-03T21:22:00Z">
            <w:rPr>
              <w:del w:id="5011" w:author="fauzan" w:date="2022-08-07T17:17:00Z"/>
            </w:rPr>
          </w:rPrChange>
        </w:rPr>
      </w:pPr>
      <w:del w:id="5012" w:author="fauzan" w:date="2022-08-07T17:17:00Z">
        <w:r>
          <w:rPr>
            <w:rFonts w:ascii="Courier New" w:hAnsi="Courier New" w:cs="Courier New"/>
            <w:sz w:val="20"/>
            <w:szCs w:val="20"/>
            <w:rPrChange w:id="5013" w:author="muhammad fauzan" w:date="2022-08-03T21:22: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14" w:author="fauzan" w:date="2022-08-07T17:17:00Z"/>
          <w:rFonts w:ascii="Courier New" w:hAnsi="Courier New" w:cs="Courier New"/>
          <w:sz w:val="20"/>
          <w:szCs w:val="20"/>
          <w:rPrChange w:id="5015" w:author="muhammad fauzan" w:date="2022-08-03T21:22:00Z">
            <w:rPr>
              <w:del w:id="5016" w:author="fauzan" w:date="2022-08-07T17:17:00Z"/>
            </w:rPr>
          </w:rPrChange>
        </w:rPr>
      </w:pPr>
      <w:del w:id="5017" w:author="fauzan" w:date="2022-08-07T17:17:00Z">
        <w:r>
          <w:rPr>
            <w:rFonts w:ascii="Courier New" w:hAnsi="Courier New" w:cs="Courier New"/>
            <w:sz w:val="20"/>
            <w:szCs w:val="20"/>
            <w:rPrChange w:id="5018" w:author="muhammad fauzan" w:date="2022-08-03T21:22:00Z">
              <w:rPr/>
            </w:rPrChange>
          </w:rPr>
          <w:delText xml:space="preserve">            "toko":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19" w:author="fauzan" w:date="2022-08-07T17:17:00Z"/>
          <w:rFonts w:ascii="Courier New" w:hAnsi="Courier New" w:cs="Courier New"/>
          <w:sz w:val="20"/>
          <w:szCs w:val="20"/>
          <w:rPrChange w:id="5020" w:author="muhammad fauzan" w:date="2022-08-03T21:22:00Z">
            <w:rPr>
              <w:del w:id="5021" w:author="fauzan" w:date="2022-08-07T17:17:00Z"/>
            </w:rPr>
          </w:rPrChange>
        </w:rPr>
      </w:pPr>
      <w:del w:id="5022" w:author="fauzan" w:date="2022-08-07T17:17:00Z">
        <w:r>
          <w:rPr>
            <w:rFonts w:ascii="Courier New" w:hAnsi="Courier New" w:cs="Courier New"/>
            <w:sz w:val="20"/>
            <w:szCs w:val="20"/>
            <w:rPrChange w:id="5023" w:author="muhammad fauzan" w:date="2022-08-03T21:22: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24" w:author="fauzan" w:date="2022-08-07T17:17:00Z"/>
        </w:rPr>
      </w:pPr>
      <w:del w:id="5025" w:author="fauzan" w:date="2022-08-07T17:17:00Z">
        <w:r>
          <w:rPr>
            <w:rFonts w:ascii="Courier New" w:hAnsi="Courier New" w:cs="Courier New"/>
            <w:sz w:val="20"/>
            <w:szCs w:val="20"/>
            <w:rPrChange w:id="5026" w:author="muhammad fauzan" w:date="2022-08-03T21:22:00Z">
              <w:rPr/>
            </w:rPrChange>
          </w:rPr>
          <w:delText xml:space="preserve">    return render(request, template, konteks)</w:delText>
        </w:r>
      </w:del>
    </w:p>
    <w:p w:rsidR="00222167" w:rsidRDefault="008B3912">
      <w:pPr>
        <w:pStyle w:val="ListParagraph"/>
        <w:spacing w:after="160" w:line="259" w:lineRule="auto"/>
        <w:ind w:left="0"/>
        <w:jc w:val="center"/>
        <w:rPr>
          <w:ins w:id="5027" w:author="muhammad fauzan" w:date="2022-08-03T21:28:00Z"/>
          <w:del w:id="5028" w:author="fauzan" w:date="2022-08-07T17:17:00Z"/>
        </w:rPr>
        <w:pPrChange w:id="5029" w:author="fauzan" w:date="2022-08-07T17:17:00Z">
          <w:pPr>
            <w:tabs>
              <w:tab w:val="left" w:pos="6222"/>
            </w:tabs>
            <w:spacing w:after="160" w:line="259" w:lineRule="auto"/>
            <w:jc w:val="center"/>
          </w:pPr>
        </w:pPrChange>
      </w:pPr>
      <w:ins w:id="5030" w:author="muhammad fauzan" w:date="2022-08-03T21:23:00Z">
        <w:del w:id="5031" w:author="fauzan" w:date="2022-08-07T17:17:00Z">
          <w:r>
            <w:delText xml:space="preserve">Gambar 4. </w:delText>
          </w:r>
          <w:r>
            <w:fldChar w:fldCharType="begin"/>
          </w:r>
          <w:r>
            <w:delInstrText xml:space="preserve"> SEQ Gambar_4. \* ARABIC </w:delInstrText>
          </w:r>
          <w:r>
            <w:fldChar w:fldCharType="separate"/>
          </w:r>
        </w:del>
      </w:ins>
      <w:ins w:id="5032" w:author="muhammad fauzan" w:date="2022-08-03T21:28:00Z">
        <w:del w:id="5033" w:author="fauzan" w:date="2022-08-07T17:17:00Z">
          <w:r>
            <w:delText>21</w:delText>
          </w:r>
        </w:del>
      </w:ins>
      <w:ins w:id="5034" w:author="muhammad fauzan" w:date="2022-08-03T21:23:00Z">
        <w:del w:id="5035" w:author="fauzan" w:date="2022-08-07T17:17:00Z">
          <w:r>
            <w:fldChar w:fldCharType="end"/>
          </w:r>
          <w:r>
            <w:delText xml:space="preserve"> </w:delText>
          </w:r>
        </w:del>
      </w:ins>
      <w:ins w:id="5036" w:author="muhammad fauzan" w:date="2022-08-04T17:26:00Z">
        <w:del w:id="5037" w:author="fauzan" w:date="2022-08-07T17:17:00Z">
          <w:r>
            <w:rPr>
              <w:i/>
            </w:rPr>
            <w:delText xml:space="preserve">Source code </w:delText>
          </w:r>
        </w:del>
      </w:ins>
      <w:ins w:id="5038" w:author="muhammad fauzan" w:date="2022-08-03T21:23:00Z">
        <w:del w:id="5039" w:author="fauzan" w:date="2022-08-07T17:17:00Z">
          <w:r>
            <w:delText>ubah data toko</w:delText>
          </w:r>
        </w:del>
      </w:ins>
      <w:del w:id="5040" w:author="muhammad fauzan" w:date="2022-08-03T21:22:00Z">
        <w:r>
          <w:delText>cccccc</w:delText>
        </w:r>
      </w:del>
    </w:p>
    <w:p w:rsidR="00222167" w:rsidRDefault="00222167">
      <w:pPr>
        <w:pStyle w:val="ListParagraph"/>
        <w:spacing w:after="160" w:line="259" w:lineRule="auto"/>
        <w:ind w:left="0"/>
        <w:jc w:val="center"/>
        <w:pPrChange w:id="5041" w:author="fauzan" w:date="2022-08-07T17:17:00Z">
          <w:pPr>
            <w:tabs>
              <w:tab w:val="left" w:pos="6222"/>
            </w:tabs>
            <w:spacing w:after="160" w:line="259" w:lineRule="auto"/>
            <w:jc w:val="center"/>
          </w:pPr>
        </w:pPrChange>
      </w:pPr>
    </w:p>
    <w:p w:rsidR="00222167" w:rsidRDefault="008B3912">
      <w:pPr>
        <w:pStyle w:val="ListParagraph"/>
        <w:numPr>
          <w:ilvl w:val="0"/>
          <w:numId w:val="40"/>
        </w:numPr>
        <w:ind w:left="426" w:hanging="426"/>
      </w:pPr>
      <w:r>
        <w:t>Halaman data roti pada admin</w:t>
      </w:r>
    </w:p>
    <w:p w:rsidR="00222167" w:rsidRDefault="008B3912">
      <w:pPr>
        <w:pStyle w:val="ListParagraph"/>
        <w:ind w:left="0" w:firstLine="709"/>
        <w:pPrChange w:id="5042" w:author="muhammad fauzan" w:date="2022-08-03T21:27:00Z">
          <w:pPr>
            <w:pStyle w:val="ListParagraph"/>
            <w:ind w:left="426"/>
          </w:pPr>
        </w:pPrChange>
      </w:pPr>
      <w:r>
        <w:t xml:space="preserve">Halaman data roti merupakan halaman yang menampilkan semua data dari roti yang terdaftar pada </w:t>
      </w:r>
      <w:ins w:id="5043" w:author="muhammad fauzan" w:date="2022-08-03T21:27:00Z">
        <w:r>
          <w:t>CV</w:t>
        </w:r>
      </w:ins>
      <w:del w:id="5044" w:author="muhammad fauzan" w:date="2022-08-03T21:27:00Z">
        <w:r>
          <w:delText>cv</w:delText>
        </w:r>
      </w:del>
      <w:r>
        <w:t xml:space="preserve">.Al-amin jaya. Pada halaman tersebut memiliki navbar dan sidebar yang sama dengan halaman lainnya. Terdapat </w:t>
      </w:r>
      <w:del w:id="5045" w:author="muhammad fauzan" w:date="2022-08-04T18:59:00Z">
        <w:r>
          <w:delText>button</w:delText>
        </w:r>
      </w:del>
      <w:ins w:id="5046" w:author="muhammad fauzan" w:date="2022-08-04T18:59:00Z">
        <w:r>
          <w:rPr>
            <w:i/>
          </w:rPr>
          <w:t>button</w:t>
        </w:r>
      </w:ins>
      <w:r>
        <w:t xml:space="preserve"> untuk menambahkan roti jika ada roti baru. Lalu terdapat </w:t>
      </w:r>
      <w:del w:id="5047" w:author="muhammad fauzan" w:date="2022-08-04T19:00:00Z">
        <w:r>
          <w:delText>button</w:delText>
        </w:r>
      </w:del>
      <w:ins w:id="5048" w:author="muhammad fauzan" w:date="2022-08-04T19:00:00Z">
        <w:r>
          <w:rPr>
            <w:i/>
          </w:rPr>
          <w:t>button</w:t>
        </w:r>
      </w:ins>
      <w:r>
        <w:t xml:space="preserve"> ubah data dan hapus pada setiap baris dari data roti</w:t>
      </w:r>
      <w:r>
        <w:rPr>
          <w:i/>
        </w:rPr>
        <w:t>.</w:t>
      </w:r>
      <w:r>
        <w:t xml:space="preserve"> Berikut tampilan halaman data roti.</w:t>
      </w:r>
    </w:p>
    <w:p w:rsidR="00222167" w:rsidRDefault="008B3912">
      <w:pPr>
        <w:pStyle w:val="ListParagraph"/>
        <w:ind w:left="0"/>
        <w:jc w:val="center"/>
        <w:pPrChange w:id="5049" w:author="fauzan" w:date="2022-08-07T17:41:00Z">
          <w:pPr>
            <w:pStyle w:val="ListParagraph"/>
            <w:ind w:left="0"/>
          </w:pPr>
        </w:pPrChange>
      </w:pPr>
      <w:del w:id="5050" w:author="fauzan" w:date="2022-08-07T17:40:00Z">
        <w:r>
          <w:rPr>
            <w:noProof/>
          </w:rPr>
          <w:lastRenderedPageBreak/>
          <w:drawing>
            <wp:inline distT="0" distB="0" distL="0" distR="0">
              <wp:extent cx="5040630" cy="2545715"/>
              <wp:effectExtent l="0" t="0" r="762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7"/>
                      <a:stretch>
                        <a:fillRect/>
                      </a:stretch>
                    </pic:blipFill>
                    <pic:spPr>
                      <a:xfrm>
                        <a:off x="0" y="0"/>
                        <a:ext cx="5040630" cy="2545715"/>
                      </a:xfrm>
                      <a:prstGeom prst="rect">
                        <a:avLst/>
                      </a:prstGeom>
                    </pic:spPr>
                  </pic:pic>
                </a:graphicData>
              </a:graphic>
            </wp:inline>
          </w:drawing>
        </w:r>
      </w:del>
      <w:ins w:id="5051" w:author="fauzan" w:date="2022-08-07T17:41:00Z">
        <w:r>
          <w:rPr>
            <w:noProof/>
          </w:rPr>
          <w:drawing>
            <wp:inline distT="0" distB="0" distL="0" distR="0">
              <wp:extent cx="5040630" cy="25527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8"/>
                      <a:stretch>
                        <a:fillRect/>
                      </a:stretch>
                    </pic:blipFill>
                    <pic:spPr>
                      <a:xfrm>
                        <a:off x="0" y="0"/>
                        <a:ext cx="5040630" cy="2552700"/>
                      </a:xfrm>
                      <a:prstGeom prst="rect">
                        <a:avLst/>
                      </a:prstGeom>
                    </pic:spPr>
                  </pic:pic>
                </a:graphicData>
              </a:graphic>
            </wp:inline>
          </w:drawing>
        </w:r>
      </w:ins>
    </w:p>
    <w:p w:rsidR="00222167" w:rsidRDefault="008B3912">
      <w:pPr>
        <w:pStyle w:val="ListParagraph"/>
        <w:ind w:left="0"/>
        <w:jc w:val="center"/>
        <w:rPr>
          <w:del w:id="5052" w:author="fauzan" w:date="2022-08-07T17:17:00Z"/>
        </w:rPr>
      </w:pPr>
      <w:bookmarkStart w:id="5053" w:name="_Hlk110454311"/>
      <w:ins w:id="5054" w:author="muhammad fauzan" w:date="2022-08-03T21:24:00Z">
        <w:r>
          <w:t xml:space="preserve">Gambar 4. </w:t>
        </w:r>
        <w:r>
          <w:fldChar w:fldCharType="begin"/>
        </w:r>
        <w:r>
          <w:instrText xml:space="preserve"> SEQ Gambar_4. \* ARABIC </w:instrText>
        </w:r>
        <w:r>
          <w:fldChar w:fldCharType="separate"/>
        </w:r>
      </w:ins>
      <w:ins w:id="5055" w:author="muhammad fauzan" w:date="2022-08-10T01:43:00Z">
        <w:r>
          <w:t>10</w:t>
        </w:r>
      </w:ins>
      <w:ins w:id="5056" w:author="muhammad fauzan" w:date="2022-08-03T21:24:00Z">
        <w:r>
          <w:fldChar w:fldCharType="end"/>
        </w:r>
        <w:r>
          <w:t xml:space="preserve"> Halaman data roti</w:t>
        </w:r>
      </w:ins>
      <w:bookmarkEnd w:id="5053"/>
      <w:del w:id="5057" w:author="muhammad fauzan" w:date="2022-08-03T21:24:00Z">
        <w:r>
          <w:delText>eee</w:delText>
        </w:r>
      </w:del>
    </w:p>
    <w:p w:rsidR="00222167" w:rsidRDefault="008B3912">
      <w:pPr>
        <w:pStyle w:val="ListParagraph"/>
        <w:ind w:left="0" w:firstLine="709"/>
        <w:rPr>
          <w:del w:id="5058" w:author="fauzan" w:date="2022-08-07T17:17:00Z"/>
        </w:rPr>
        <w:pPrChange w:id="5059" w:author="fauzan" w:date="2022-08-07T17:17:00Z">
          <w:pPr>
            <w:pStyle w:val="ListParagraph"/>
            <w:ind w:left="426"/>
          </w:pPr>
        </w:pPrChange>
      </w:pPr>
      <w:del w:id="5060" w:author="fauzan" w:date="2022-08-07T17:17:00Z">
        <w:r>
          <w:delText xml:space="preserve">Adapun untuk source code </w:delText>
        </w:r>
      </w:del>
      <w:ins w:id="5061" w:author="muhammad fauzan" w:date="2022-08-04T17:26:00Z">
        <w:del w:id="5062" w:author="fauzan" w:date="2022-08-07T17:17:00Z">
          <w:r>
            <w:rPr>
              <w:i/>
            </w:rPr>
            <w:delText xml:space="preserve">source code </w:delText>
          </w:r>
        </w:del>
      </w:ins>
      <w:del w:id="5063" w:author="fauzan" w:date="2022-08-07T17:17:00Z">
        <w:r>
          <w:delText xml:space="preserve">untuk menampilkan data pada halaman data roti dengan memanggil model data roti untuk ditampilkan pada halaman tersebut. Berikut source code </w:delText>
        </w:r>
      </w:del>
      <w:ins w:id="5064" w:author="muhammad fauzan" w:date="2022-08-04T17:26:00Z">
        <w:del w:id="5065" w:author="fauzan" w:date="2022-08-07T17:17:00Z">
          <w:r>
            <w:rPr>
              <w:i/>
            </w:rPr>
            <w:delText xml:space="preserve">source code </w:delText>
          </w:r>
        </w:del>
      </w:ins>
      <w:del w:id="5066" w:author="fauzan" w:date="2022-08-07T17:17:00Z">
        <w:r>
          <w:delText>dari halaman data 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67" w:author="fauzan" w:date="2022-08-07T17:17:00Z"/>
          <w:rFonts w:ascii="Courier New" w:hAnsi="Courier New" w:cs="Courier New"/>
          <w:sz w:val="20"/>
          <w:szCs w:val="20"/>
          <w:rPrChange w:id="5068" w:author="muhammad fauzan" w:date="2022-08-03T21:25:00Z">
            <w:rPr>
              <w:del w:id="5069" w:author="fauzan" w:date="2022-08-07T17:17:00Z"/>
            </w:rPr>
          </w:rPrChange>
        </w:rPr>
      </w:pPr>
      <w:del w:id="5070" w:author="fauzan" w:date="2022-08-07T17:17:00Z">
        <w:r>
          <w:rPr>
            <w:rFonts w:ascii="Courier New" w:hAnsi="Courier New" w:cs="Courier New"/>
            <w:sz w:val="20"/>
            <w:szCs w:val="20"/>
            <w:rPrChange w:id="5071" w:author="muhammad fauzan" w:date="2022-08-03T21:25: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tabs>
          <w:tab w:val="left" w:pos="2848"/>
        </w:tabs>
        <w:spacing w:line="240" w:lineRule="auto"/>
        <w:ind w:left="0"/>
        <w:rPr>
          <w:del w:id="5072" w:author="fauzan" w:date="2022-08-07T17:17:00Z"/>
          <w:rFonts w:ascii="Courier New" w:hAnsi="Courier New" w:cs="Courier New"/>
          <w:sz w:val="20"/>
          <w:szCs w:val="20"/>
          <w:rPrChange w:id="5073" w:author="muhammad fauzan" w:date="2022-08-03T21:25:00Z">
            <w:rPr>
              <w:del w:id="5074" w:author="fauzan" w:date="2022-08-07T17:17:00Z"/>
            </w:rPr>
          </w:rPrChange>
        </w:rPr>
      </w:pPr>
      <w:del w:id="5075" w:author="fauzan" w:date="2022-08-07T17:17:00Z">
        <w:r>
          <w:rPr>
            <w:rFonts w:ascii="Courier New" w:hAnsi="Courier New" w:cs="Courier New"/>
            <w:sz w:val="20"/>
            <w:szCs w:val="20"/>
            <w:rPrChange w:id="5076" w:author="muhammad fauzan" w:date="2022-08-03T21:25:00Z">
              <w:rPr/>
            </w:rPrChange>
          </w:rPr>
          <w:delText>@admin_only</w:delText>
        </w:r>
        <w:r>
          <w:rPr>
            <w:rFonts w:ascii="Courier New" w:hAnsi="Courier New" w:cs="Courier New"/>
            <w:sz w:val="20"/>
            <w:szCs w:val="20"/>
            <w:rPrChange w:id="5077" w:author="muhammad fauzan" w:date="2022-08-03T21:25:00Z">
              <w:rPr/>
            </w:rPrChange>
          </w:rPr>
          <w:tab/>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78" w:author="fauzan" w:date="2022-08-07T17:17:00Z"/>
          <w:rFonts w:ascii="Courier New" w:hAnsi="Courier New" w:cs="Courier New"/>
          <w:sz w:val="20"/>
          <w:szCs w:val="20"/>
          <w:rPrChange w:id="5079" w:author="muhammad fauzan" w:date="2022-08-03T21:25:00Z">
            <w:rPr>
              <w:del w:id="5080" w:author="fauzan" w:date="2022-08-07T17:17:00Z"/>
            </w:rPr>
          </w:rPrChange>
        </w:rPr>
      </w:pPr>
      <w:del w:id="5081" w:author="fauzan" w:date="2022-08-07T17:17:00Z">
        <w:r>
          <w:rPr>
            <w:rFonts w:ascii="Courier New" w:hAnsi="Courier New" w:cs="Courier New"/>
            <w:sz w:val="20"/>
            <w:szCs w:val="20"/>
            <w:rPrChange w:id="5082" w:author="muhammad fauzan" w:date="2022-08-03T21:25:00Z">
              <w:rPr/>
            </w:rPrChange>
          </w:rPr>
          <w:delText>def roti(request):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83" w:author="fauzan" w:date="2022-08-07T17:17:00Z"/>
          <w:rFonts w:ascii="Courier New" w:hAnsi="Courier New" w:cs="Courier New"/>
          <w:sz w:val="20"/>
          <w:szCs w:val="20"/>
          <w:rPrChange w:id="5084" w:author="muhammad fauzan" w:date="2022-08-03T21:25:00Z">
            <w:rPr>
              <w:del w:id="5085" w:author="fauzan" w:date="2022-08-07T17:17:00Z"/>
            </w:rPr>
          </w:rPrChange>
        </w:rPr>
      </w:pPr>
      <w:del w:id="5086" w:author="fauzan" w:date="2022-08-07T17:17:00Z">
        <w:r>
          <w:rPr>
            <w:rFonts w:ascii="Courier New" w:hAnsi="Courier New" w:cs="Courier New"/>
            <w:sz w:val="20"/>
            <w:szCs w:val="20"/>
            <w:rPrChange w:id="5087" w:author="muhammad fauzan" w:date="2022-08-03T21:25:00Z">
              <w:rPr/>
            </w:rPrChange>
          </w:rPr>
          <w:delText xml:space="preserve">    data_roti = dataroti.objects.all()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88" w:author="fauzan" w:date="2022-08-07T17:17:00Z"/>
          <w:rFonts w:ascii="Courier New" w:hAnsi="Courier New" w:cs="Courier New"/>
          <w:sz w:val="20"/>
          <w:szCs w:val="20"/>
          <w:rPrChange w:id="5089" w:author="muhammad fauzan" w:date="2022-08-03T21:25:00Z">
            <w:rPr>
              <w:del w:id="5090" w:author="fauzan" w:date="2022-08-07T17:17:00Z"/>
            </w:rPr>
          </w:rPrChange>
        </w:rPr>
      </w:pPr>
      <w:del w:id="5091" w:author="fauzan" w:date="2022-08-07T17:17:00Z">
        <w:r>
          <w:rPr>
            <w:rFonts w:ascii="Courier New" w:hAnsi="Courier New" w:cs="Courier New"/>
            <w:sz w:val="20"/>
            <w:szCs w:val="20"/>
            <w:rPrChange w:id="5092" w:author="muhammad fauzan" w:date="2022-08-03T21:25:00Z">
              <w:rPr/>
            </w:rPrChange>
          </w:rPr>
          <w:delText xml:space="preserve">    konteks = {"data_roti": data_roti}</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093" w:author="fauzan" w:date="2022-08-07T17:17:00Z"/>
        </w:rPr>
      </w:pPr>
      <w:del w:id="5094" w:author="fauzan" w:date="2022-08-07T17:17:00Z">
        <w:r>
          <w:rPr>
            <w:rFonts w:ascii="Courier New" w:hAnsi="Courier New" w:cs="Courier New"/>
            <w:sz w:val="20"/>
            <w:szCs w:val="20"/>
            <w:rPrChange w:id="5095" w:author="muhammad fauzan" w:date="2022-08-03T21:25:00Z">
              <w:rPr/>
            </w:rPrChange>
          </w:rPr>
          <w:delText xml:space="preserve">    return render(request, "dataroti.html", konteks)</w:delText>
        </w:r>
      </w:del>
    </w:p>
    <w:p w:rsidR="00222167" w:rsidRDefault="008B3912">
      <w:pPr>
        <w:pStyle w:val="ListParagraph"/>
        <w:tabs>
          <w:tab w:val="left" w:pos="3800"/>
        </w:tabs>
        <w:rPr>
          <w:del w:id="5096" w:author="fauzan" w:date="2022-08-07T17:17:00Z"/>
        </w:rPr>
        <w:pPrChange w:id="5097" w:author="fauzan" w:date="2022-08-07T17:17:00Z">
          <w:pPr>
            <w:pStyle w:val="ListParagraph"/>
            <w:tabs>
              <w:tab w:val="left" w:pos="3800"/>
            </w:tabs>
            <w:jc w:val="center"/>
          </w:pPr>
        </w:pPrChange>
      </w:pPr>
      <w:ins w:id="5098" w:author="muhammad fauzan" w:date="2022-08-03T21:25:00Z">
        <w:del w:id="5099" w:author="fauzan" w:date="2022-08-07T17:17:00Z">
          <w:r>
            <w:delText xml:space="preserve">Gambar 4. </w:delText>
          </w:r>
          <w:r>
            <w:fldChar w:fldCharType="begin"/>
          </w:r>
          <w:r>
            <w:delInstrText xml:space="preserve"> SEQ Gambar_4. \* ARABIC </w:delInstrText>
          </w:r>
          <w:r>
            <w:fldChar w:fldCharType="separate"/>
          </w:r>
        </w:del>
      </w:ins>
      <w:ins w:id="5100" w:author="muhammad fauzan" w:date="2022-08-03T21:26:00Z">
        <w:del w:id="5101" w:author="fauzan" w:date="2022-08-07T17:17:00Z">
          <w:r>
            <w:delText>23</w:delText>
          </w:r>
        </w:del>
      </w:ins>
      <w:ins w:id="5102" w:author="muhammad fauzan" w:date="2022-08-03T21:25:00Z">
        <w:del w:id="5103" w:author="fauzan" w:date="2022-08-07T17:17:00Z">
          <w:r>
            <w:fldChar w:fldCharType="end"/>
          </w:r>
          <w:r>
            <w:delText xml:space="preserve"> </w:delText>
          </w:r>
        </w:del>
      </w:ins>
      <w:ins w:id="5104" w:author="muhammad fauzan" w:date="2022-08-04T17:26:00Z">
        <w:del w:id="5105" w:author="fauzan" w:date="2022-08-07T17:17:00Z">
          <w:r>
            <w:rPr>
              <w:i/>
            </w:rPr>
            <w:delText xml:space="preserve">Source code </w:delText>
          </w:r>
        </w:del>
      </w:ins>
      <w:ins w:id="5106" w:author="muhammad fauzan" w:date="2022-08-03T21:25:00Z">
        <w:del w:id="5107" w:author="fauzan" w:date="2022-08-07T17:17:00Z">
          <w:r>
            <w:delText>data roti</w:delText>
          </w:r>
        </w:del>
      </w:ins>
      <w:del w:id="5108" w:author="fauzan" w:date="2022-08-07T17:17:00Z">
        <w:r>
          <w:delText>aa</w:delText>
        </w:r>
      </w:del>
    </w:p>
    <w:p w:rsidR="00222167" w:rsidRDefault="008B3912">
      <w:pPr>
        <w:pStyle w:val="ListParagraph"/>
        <w:ind w:left="0" w:firstLine="709"/>
        <w:rPr>
          <w:del w:id="5109" w:author="fauzan" w:date="2022-08-07T17:17:00Z"/>
        </w:rPr>
        <w:pPrChange w:id="5110" w:author="fauzan" w:date="2022-08-07T17:17:00Z">
          <w:pPr>
            <w:pStyle w:val="ListParagraph"/>
            <w:ind w:left="426"/>
          </w:pPr>
        </w:pPrChange>
      </w:pPr>
      <w:del w:id="5111" w:author="fauzan" w:date="2022-08-07T17:17:00Z">
        <w:r>
          <w:delText>ketika button</w:delText>
        </w:r>
      </w:del>
      <w:ins w:id="5112" w:author="muhammad fauzan" w:date="2022-08-04T19:00:00Z">
        <w:del w:id="5113" w:author="fauzan" w:date="2022-08-07T17:17:00Z">
          <w:r>
            <w:rPr>
              <w:i/>
            </w:rPr>
            <w:delText>button</w:delText>
          </w:r>
        </w:del>
      </w:ins>
      <w:del w:id="5114" w:author="fauzan" w:date="2022-08-07T17:17:00Z">
        <w:r>
          <w:delText xml:space="preserve"> hapus ditekan maka akan memanggil </w:delText>
        </w:r>
      </w:del>
      <w:del w:id="5115" w:author="fauzan" w:date="2022-08-05T01:23:00Z">
        <w:r>
          <w:delText>function</w:delText>
        </w:r>
      </w:del>
      <w:del w:id="5116" w:author="fauzan" w:date="2022-08-07T17:17:00Z">
        <w:r>
          <w:delText xml:space="preserve"> hapus_ roti, lalu dipanggil model dari data roti sesuai kode yang dikirimkan, kemudian dipanggil method hapus lalu diredirect kehalaman data roti kembali. Berikut source code </w:delText>
        </w:r>
      </w:del>
      <w:ins w:id="5117" w:author="muhammad fauzan" w:date="2022-08-04T17:26:00Z">
        <w:del w:id="5118" w:author="fauzan" w:date="2022-08-07T17:17:00Z">
          <w:r>
            <w:rPr>
              <w:i/>
            </w:rPr>
            <w:delText xml:space="preserve">source code </w:delText>
          </w:r>
        </w:del>
      </w:ins>
      <w:del w:id="5119" w:author="fauzan" w:date="2022-08-07T17:17:00Z">
        <w:r>
          <w:delText>untuk hapus data roti.</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20" w:author="fauzan" w:date="2022-08-07T17:17:00Z"/>
          <w:rFonts w:ascii="Courier New" w:hAnsi="Courier New" w:cs="Courier New"/>
          <w:sz w:val="22"/>
        </w:rPr>
      </w:pPr>
      <w:del w:id="5121" w:author="fauzan" w:date="2022-08-07T17:17:00Z">
        <w:r>
          <w:rPr>
            <w:rFonts w:ascii="Courier New" w:hAnsi="Courier New" w:cs="Courier New"/>
            <w:sz w:val="22"/>
          </w:rPr>
          <w:delText>@login_required(login_url="login")</w:delText>
        </w:r>
      </w:del>
    </w:p>
    <w:p w:rsidR="00222167" w:rsidRDefault="008B3912">
      <w:pPr>
        <w:pStyle w:val="ListParagraph"/>
        <w:pBdr>
          <w:top w:val="single" w:sz="4" w:space="1" w:color="auto"/>
          <w:left w:val="single" w:sz="4" w:space="4" w:color="auto"/>
          <w:bottom w:val="single" w:sz="4" w:space="1" w:color="auto"/>
          <w:right w:val="single" w:sz="4" w:space="4" w:color="auto"/>
        </w:pBdr>
        <w:tabs>
          <w:tab w:val="left" w:pos="2579"/>
        </w:tabs>
        <w:spacing w:line="240" w:lineRule="auto"/>
        <w:ind w:left="0"/>
        <w:rPr>
          <w:del w:id="5122" w:author="fauzan" w:date="2022-08-07T17:17:00Z"/>
          <w:rFonts w:ascii="Courier New" w:hAnsi="Courier New" w:cs="Courier New"/>
          <w:sz w:val="22"/>
        </w:rPr>
        <w:pPrChange w:id="5123" w:author="fauzan" w:date="2022-08-07T17:17: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5124" w:author="fauzan" w:date="2022-08-07T17:17:00Z">
        <w:r>
          <w:rPr>
            <w:rFonts w:ascii="Courier New" w:hAnsi="Courier New" w:cs="Courier New"/>
            <w:sz w:val="22"/>
          </w:rPr>
          <w:delText>@admin_only</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25" w:author="fauzan" w:date="2022-08-07T17:17:00Z"/>
          <w:rFonts w:ascii="Courier New" w:hAnsi="Courier New" w:cs="Courier New"/>
          <w:sz w:val="22"/>
        </w:rPr>
      </w:pPr>
      <w:del w:id="5126" w:author="fauzan" w:date="2022-08-07T17:17:00Z">
        <w:r>
          <w:rPr>
            <w:rFonts w:ascii="Courier New" w:hAnsi="Courier New" w:cs="Courier New"/>
            <w:sz w:val="22"/>
          </w:rPr>
          <w:delText>def hapus_roti(request, kode):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27" w:author="fauzan" w:date="2022-08-07T17:17:00Z"/>
          <w:rFonts w:ascii="Courier New" w:hAnsi="Courier New" w:cs="Courier New"/>
          <w:sz w:val="22"/>
        </w:rPr>
      </w:pPr>
      <w:del w:id="5128" w:author="fauzan" w:date="2022-08-07T17:17:00Z">
        <w:r>
          <w:rPr>
            <w:rFonts w:ascii="Courier New" w:hAnsi="Courier New" w:cs="Courier New"/>
            <w:sz w:val="22"/>
          </w:rPr>
          <w:delText xml:space="preserve">    roti = dataroti.objects.filter(kode=kode)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29" w:author="fauzan" w:date="2022-08-07T17:17:00Z"/>
          <w:rFonts w:ascii="Courier New" w:hAnsi="Courier New" w:cs="Courier New"/>
          <w:sz w:val="22"/>
        </w:rPr>
      </w:pPr>
      <w:del w:id="5130" w:author="fauzan" w:date="2022-08-07T17:17:00Z">
        <w:r>
          <w:rPr>
            <w:rFonts w:ascii="Courier New" w:hAnsi="Courier New" w:cs="Courier New"/>
            <w:sz w:val="22"/>
          </w:rPr>
          <w:delText xml:space="preserve">    roti.delete()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31" w:author="fauzan" w:date="2022-08-07T17:17:00Z"/>
          <w:rFonts w:ascii="Courier New" w:hAnsi="Courier New" w:cs="Courier New"/>
          <w:sz w:val="22"/>
        </w:rPr>
      </w:pPr>
      <w:del w:id="5132" w:author="fauzan" w:date="2022-08-07T17:17:00Z">
        <w:r>
          <w:rPr>
            <w:rFonts w:ascii="Courier New" w:hAnsi="Courier New" w:cs="Courier New"/>
            <w:sz w:val="22"/>
          </w:rPr>
          <w:delText xml:space="preserve">    messages.success(request, "Data Berhasil Dihapus")</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33" w:author="fauzan" w:date="2022-08-07T17:17:00Z"/>
        </w:rPr>
      </w:pPr>
      <w:del w:id="5134" w:author="fauzan" w:date="2022-08-07T17:17:00Z">
        <w:r>
          <w:rPr>
            <w:rFonts w:ascii="Courier New" w:hAnsi="Courier New" w:cs="Courier New"/>
            <w:sz w:val="22"/>
          </w:rPr>
          <w:delText xml:space="preserve">    return redirect("data-roti")</w:delText>
        </w:r>
      </w:del>
    </w:p>
    <w:p w:rsidR="00222167" w:rsidRDefault="008B3912">
      <w:pPr>
        <w:pStyle w:val="ListParagraph"/>
        <w:ind w:left="0"/>
        <w:jc w:val="center"/>
      </w:pPr>
      <w:ins w:id="5135" w:author="muhammad fauzan" w:date="2022-08-03T21:26:00Z">
        <w:del w:id="5136" w:author="fauzan" w:date="2022-08-07T17:17:00Z">
          <w:r>
            <w:delText xml:space="preserve">Gambar 4. </w:delText>
          </w:r>
          <w:r>
            <w:fldChar w:fldCharType="begin"/>
          </w:r>
          <w:r>
            <w:delInstrText xml:space="preserve"> SEQ Gambar_4. \* ARABIC </w:delInstrText>
          </w:r>
          <w:r>
            <w:fldChar w:fldCharType="separate"/>
          </w:r>
          <w:r>
            <w:delText>24</w:delText>
          </w:r>
          <w:r>
            <w:fldChar w:fldCharType="end"/>
          </w:r>
          <w:r>
            <w:delText xml:space="preserve"> </w:delText>
          </w:r>
        </w:del>
      </w:ins>
      <w:ins w:id="5137" w:author="muhammad fauzan" w:date="2022-08-04T17:26:00Z">
        <w:del w:id="5138" w:author="fauzan" w:date="2022-08-07T17:17:00Z">
          <w:r>
            <w:rPr>
              <w:i/>
            </w:rPr>
            <w:delText xml:space="preserve">Source code </w:delText>
          </w:r>
        </w:del>
      </w:ins>
      <w:ins w:id="5139" w:author="muhammad fauzan" w:date="2022-08-03T21:26:00Z">
        <w:del w:id="5140" w:author="fauzan" w:date="2022-08-07T17:17:00Z">
          <w:r>
            <w:delText>hapus data roti</w:delText>
          </w:r>
        </w:del>
      </w:ins>
      <w:del w:id="5141" w:author="muhammad fauzan" w:date="2022-08-03T21:26:00Z">
        <w:r>
          <w:delText>asa</w:delText>
        </w:r>
      </w:del>
    </w:p>
    <w:p w:rsidR="00222167" w:rsidRDefault="008B3912">
      <w:pPr>
        <w:pStyle w:val="ListParagraph"/>
        <w:numPr>
          <w:ilvl w:val="0"/>
          <w:numId w:val="40"/>
        </w:numPr>
        <w:ind w:left="426" w:hanging="426"/>
      </w:pPr>
      <w:r>
        <w:t>Halaman tambah data roti pada admin</w:t>
      </w:r>
    </w:p>
    <w:p w:rsidR="00222167" w:rsidRDefault="008B3912">
      <w:pPr>
        <w:pStyle w:val="ListParagraph"/>
        <w:ind w:left="0" w:firstLine="709"/>
        <w:pPrChange w:id="5142" w:author="muhammad fauzan" w:date="2022-08-03T21:29:00Z">
          <w:pPr>
            <w:pStyle w:val="ListParagraph"/>
            <w:ind w:left="426"/>
          </w:pPr>
        </w:pPrChange>
      </w:pPr>
      <w:r>
        <w:t xml:space="preserve">Halaman tambah data roti merupakan halaman tujuan ketika </w:t>
      </w:r>
      <w:del w:id="5143" w:author="muhammad fauzan" w:date="2022-08-04T19:00:00Z">
        <w:r>
          <w:delText>button</w:delText>
        </w:r>
      </w:del>
      <w:ins w:id="5144" w:author="muhammad fauzan" w:date="2022-08-04T19:00:00Z">
        <w:r>
          <w:rPr>
            <w:i/>
          </w:rPr>
          <w:t>button</w:t>
        </w:r>
      </w:ins>
      <w:r>
        <w:t xml:space="preserve"> tambah ditekan pada halaman data roti. Pada halaman ini admin dapat menambahkan data roti dengan mengisi setiap entitas yang terdapat pada form. Berikut tampilan halaman tambah data roti.</w:t>
      </w:r>
    </w:p>
    <w:p w:rsidR="00222167" w:rsidRDefault="008B3912">
      <w:pPr>
        <w:pStyle w:val="ListParagraph"/>
        <w:ind w:left="0"/>
        <w:jc w:val="center"/>
        <w:pPrChange w:id="5145" w:author="fauzan" w:date="2022-08-07T17:42:00Z">
          <w:pPr>
            <w:pStyle w:val="ListParagraph"/>
            <w:ind w:left="0"/>
          </w:pPr>
        </w:pPrChange>
      </w:pPr>
      <w:del w:id="5146" w:author="fauzan" w:date="2022-08-07T17:41:00Z">
        <w:r>
          <w:rPr>
            <w:noProof/>
          </w:rPr>
          <w:drawing>
            <wp:inline distT="0" distB="0" distL="0" distR="0">
              <wp:extent cx="5040630" cy="11868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9"/>
                      <a:srcRect b="53359"/>
                      <a:stretch>
                        <a:fillRect/>
                      </a:stretch>
                    </pic:blipFill>
                    <pic:spPr>
                      <a:xfrm>
                        <a:off x="0" y="0"/>
                        <a:ext cx="5040630" cy="1187355"/>
                      </a:xfrm>
                      <a:prstGeom prst="rect">
                        <a:avLst/>
                      </a:prstGeom>
                      <a:ln>
                        <a:noFill/>
                      </a:ln>
                    </pic:spPr>
                  </pic:pic>
                </a:graphicData>
              </a:graphic>
            </wp:inline>
          </w:drawing>
        </w:r>
      </w:del>
      <w:ins w:id="5147" w:author="fauzan" w:date="2022-08-07T17:42:00Z">
        <w:r>
          <w:rPr>
            <w:noProof/>
          </w:rPr>
          <w:drawing>
            <wp:inline distT="0" distB="0" distL="0" distR="0">
              <wp:extent cx="5040630" cy="127889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80"/>
                      <a:stretch>
                        <a:fillRect/>
                      </a:stretch>
                    </pic:blipFill>
                    <pic:spPr>
                      <a:xfrm>
                        <a:off x="0" y="0"/>
                        <a:ext cx="5040630" cy="1278890"/>
                      </a:xfrm>
                      <a:prstGeom prst="rect">
                        <a:avLst/>
                      </a:prstGeom>
                    </pic:spPr>
                  </pic:pic>
                </a:graphicData>
              </a:graphic>
            </wp:inline>
          </w:drawing>
        </w:r>
      </w:ins>
    </w:p>
    <w:p w:rsidR="00222167" w:rsidRDefault="008B3912">
      <w:pPr>
        <w:pStyle w:val="ListParagraph"/>
        <w:ind w:left="0"/>
        <w:jc w:val="center"/>
        <w:rPr>
          <w:del w:id="5148" w:author="fauzan" w:date="2022-08-07T17:17:00Z"/>
        </w:rPr>
      </w:pPr>
      <w:ins w:id="5149" w:author="muhammad fauzan" w:date="2022-08-03T21:26:00Z">
        <w:r>
          <w:t xml:space="preserve">Gambar 4. </w:t>
        </w:r>
        <w:r>
          <w:fldChar w:fldCharType="begin"/>
        </w:r>
        <w:r>
          <w:instrText xml:space="preserve"> SEQ Gambar_4. \* ARABIC </w:instrText>
        </w:r>
        <w:r>
          <w:fldChar w:fldCharType="separate"/>
        </w:r>
      </w:ins>
      <w:ins w:id="5150" w:author="muhammad fauzan" w:date="2022-08-10T01:43:00Z">
        <w:r>
          <w:t>11</w:t>
        </w:r>
      </w:ins>
      <w:ins w:id="5151" w:author="muhammad fauzan" w:date="2022-08-03T21:26:00Z">
        <w:r>
          <w:fldChar w:fldCharType="end"/>
        </w:r>
        <w:r>
          <w:t xml:space="preserve"> Halaman tambah data roti</w:t>
        </w:r>
      </w:ins>
      <w:del w:id="5152" w:author="muhammad fauzan" w:date="2022-08-03T21:26:00Z">
        <w:r>
          <w:delText>aa</w:delText>
        </w:r>
      </w:del>
    </w:p>
    <w:p w:rsidR="00222167" w:rsidRDefault="008B3912">
      <w:pPr>
        <w:pStyle w:val="ListParagraph"/>
        <w:ind w:left="0" w:firstLine="709"/>
        <w:rPr>
          <w:ins w:id="5153" w:author="muhammad fauzan" w:date="2022-08-05T02:55:00Z"/>
          <w:del w:id="5154" w:author="fauzan" w:date="2022-08-07T17:17:00Z"/>
        </w:rPr>
      </w:pPr>
      <w:del w:id="5155" w:author="fauzan" w:date="2022-08-07T17:17:00Z">
        <w:r>
          <w:delText xml:space="preserve">Adapun source code </w:delText>
        </w:r>
      </w:del>
      <w:ins w:id="5156" w:author="muhammad fauzan" w:date="2022-08-04T17:26:00Z">
        <w:del w:id="5157" w:author="fauzan" w:date="2022-08-07T17:17:00Z">
          <w:r>
            <w:rPr>
              <w:i/>
            </w:rPr>
            <w:delText xml:space="preserve">source code </w:delText>
          </w:r>
        </w:del>
      </w:ins>
      <w:del w:id="5158" w:author="fauzan" w:date="2022-08-07T17:17:00Z">
        <w:r>
          <w:delText>untuk halaman tambah data ketika button</w:delText>
        </w:r>
      </w:del>
      <w:ins w:id="5159" w:author="muhammad fauzan" w:date="2022-08-04T19:00:00Z">
        <w:del w:id="5160" w:author="fauzan" w:date="2022-08-07T17:17:00Z">
          <w:r>
            <w:rPr>
              <w:i/>
            </w:rPr>
            <w:delText>button</w:delText>
          </w:r>
        </w:del>
      </w:ins>
      <w:del w:id="5161" w:author="fauzan" w:date="2022-08-07T17:17:00Z">
        <w:r>
          <w:delText xml:space="preserve"> tambah ditekan pada halaman maka sistem akan melakukan pengecekan terhadap form apakah form dikirimkan valid atau sudah benar, jika sudah benar maka sistem akan menambahkan data kedalam database data roti. Jika form tidak valid maka akan menampilkan notifikasi bahwa data tidak valid. Jika button</w:delText>
        </w:r>
      </w:del>
      <w:ins w:id="5162" w:author="muhammad fauzan" w:date="2022-08-04T19:00:00Z">
        <w:del w:id="5163" w:author="fauzan" w:date="2022-08-07T17:17:00Z">
          <w:r>
            <w:rPr>
              <w:i/>
            </w:rPr>
            <w:delText>button</w:delText>
          </w:r>
        </w:del>
      </w:ins>
      <w:del w:id="5164" w:author="fauzan" w:date="2022-08-07T17:17:00Z">
        <w:r>
          <w:delText xml:space="preserve"> kembali ditekan maka akan kembali pada halaman data roti. Berikut source code </w:delText>
        </w:r>
      </w:del>
      <w:ins w:id="5165" w:author="muhammad fauzan" w:date="2022-08-04T17:26:00Z">
        <w:del w:id="5166" w:author="fauzan" w:date="2022-08-07T17:17:00Z">
          <w:r>
            <w:rPr>
              <w:i/>
            </w:rPr>
            <w:delText xml:space="preserve">source code </w:delText>
          </w:r>
        </w:del>
      </w:ins>
      <w:del w:id="5167" w:author="fauzan" w:date="2022-08-07T17:17:00Z">
        <w:r>
          <w:delText>dari halaman tambah data roti.</w:delText>
        </w:r>
      </w:del>
    </w:p>
    <w:p w:rsidR="00222167" w:rsidRDefault="00222167">
      <w:pPr>
        <w:pStyle w:val="ListParagraph"/>
        <w:ind w:left="0" w:firstLine="709"/>
        <w:rPr>
          <w:ins w:id="5168" w:author="muhammad fauzan" w:date="2022-08-05T02:55:00Z"/>
          <w:del w:id="5169" w:author="fauzan" w:date="2022-08-07T17:17:00Z"/>
        </w:rPr>
      </w:pPr>
    </w:p>
    <w:p w:rsidR="00222167" w:rsidRDefault="00222167">
      <w:pPr>
        <w:pStyle w:val="ListParagraph"/>
        <w:ind w:left="0" w:firstLine="709"/>
        <w:rPr>
          <w:ins w:id="5170" w:author="muhammad fauzan" w:date="2022-08-05T02:56:00Z"/>
          <w:del w:id="5171" w:author="fauzan" w:date="2022-08-07T17:17:00Z"/>
        </w:rPr>
      </w:pPr>
    </w:p>
    <w:p w:rsidR="00222167" w:rsidRDefault="00222167">
      <w:pPr>
        <w:pStyle w:val="ListParagraph"/>
        <w:ind w:left="0" w:firstLine="709"/>
        <w:rPr>
          <w:ins w:id="5172" w:author="muhammad fauzan" w:date="2022-08-05T02:56:00Z"/>
          <w:del w:id="5173" w:author="fauzan" w:date="2022-08-07T17:17:00Z"/>
        </w:rPr>
      </w:pPr>
    </w:p>
    <w:p w:rsidR="00222167" w:rsidRDefault="00222167">
      <w:pPr>
        <w:pStyle w:val="ListParagraph"/>
        <w:ind w:left="0" w:firstLine="709"/>
        <w:rPr>
          <w:ins w:id="5174" w:author="muhammad fauzan" w:date="2022-08-05T02:56:00Z"/>
          <w:del w:id="5175" w:author="fauzan" w:date="2022-08-07T17:17:00Z"/>
        </w:rPr>
      </w:pPr>
    </w:p>
    <w:p w:rsidR="00222167" w:rsidRDefault="00222167">
      <w:pPr>
        <w:pStyle w:val="ListParagraph"/>
        <w:ind w:left="0" w:firstLine="709"/>
        <w:rPr>
          <w:ins w:id="5176" w:author="muhammad fauzan" w:date="2022-08-05T02:56:00Z"/>
          <w:del w:id="5177" w:author="fauzan" w:date="2022-08-07T17:17:00Z"/>
        </w:rPr>
      </w:pPr>
    </w:p>
    <w:p w:rsidR="00222167" w:rsidRDefault="00222167">
      <w:pPr>
        <w:pStyle w:val="ListParagraph"/>
        <w:ind w:left="0" w:firstLine="709"/>
        <w:rPr>
          <w:del w:id="5178" w:author="fauzan" w:date="2022-08-07T17:17:00Z"/>
        </w:rPr>
        <w:pPrChange w:id="5179" w:author="fauzan" w:date="2022-08-07T17:17:00Z">
          <w:pPr>
            <w:pStyle w:val="ListParagraph"/>
            <w:ind w:left="426"/>
          </w:pPr>
        </w:pPrChange>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80" w:author="fauzan" w:date="2022-08-07T17:17:00Z"/>
          <w:rFonts w:ascii="Courier New" w:hAnsi="Courier New" w:cs="Courier New"/>
          <w:sz w:val="20"/>
          <w:szCs w:val="20"/>
          <w:rPrChange w:id="5181" w:author="muhammad fauzan" w:date="2022-08-03T21:29:00Z">
            <w:rPr>
              <w:del w:id="5182" w:author="fauzan" w:date="2022-08-07T17:17:00Z"/>
            </w:rPr>
          </w:rPrChange>
        </w:rPr>
      </w:pPr>
      <w:del w:id="5183" w:author="fauzan" w:date="2022-08-07T17:17:00Z">
        <w:r>
          <w:rPr>
            <w:rFonts w:ascii="Courier New" w:hAnsi="Courier New" w:cs="Courier New"/>
            <w:sz w:val="20"/>
            <w:szCs w:val="20"/>
            <w:rPrChange w:id="5184" w:author="muhammad fauzan" w:date="2022-08-03T21:29: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85" w:author="fauzan" w:date="2022-08-07T17:17:00Z"/>
          <w:rFonts w:ascii="Courier New" w:hAnsi="Courier New" w:cs="Courier New"/>
          <w:sz w:val="20"/>
          <w:szCs w:val="20"/>
          <w:rPrChange w:id="5186" w:author="muhammad fauzan" w:date="2022-08-03T21:29:00Z">
            <w:rPr>
              <w:del w:id="5187" w:author="fauzan" w:date="2022-08-07T17:17:00Z"/>
            </w:rPr>
          </w:rPrChange>
        </w:rPr>
      </w:pPr>
      <w:del w:id="5188" w:author="fauzan" w:date="2022-08-07T17:17:00Z">
        <w:r>
          <w:rPr>
            <w:rFonts w:ascii="Courier New" w:hAnsi="Courier New" w:cs="Courier New"/>
            <w:sz w:val="20"/>
            <w:szCs w:val="20"/>
            <w:rPrChange w:id="5189" w:author="muhammad fauzan" w:date="2022-08-03T21:29: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90" w:author="fauzan" w:date="2022-08-07T17:17:00Z"/>
          <w:rFonts w:ascii="Courier New" w:hAnsi="Courier New" w:cs="Courier New"/>
          <w:sz w:val="20"/>
          <w:szCs w:val="20"/>
          <w:rPrChange w:id="5191" w:author="muhammad fauzan" w:date="2022-08-03T21:29:00Z">
            <w:rPr>
              <w:del w:id="5192" w:author="fauzan" w:date="2022-08-07T17:17:00Z"/>
            </w:rPr>
          </w:rPrChange>
        </w:rPr>
      </w:pPr>
      <w:del w:id="5193" w:author="fauzan" w:date="2022-08-07T17:17:00Z">
        <w:r>
          <w:rPr>
            <w:rFonts w:ascii="Courier New" w:hAnsi="Courier New" w:cs="Courier New"/>
            <w:sz w:val="20"/>
            <w:szCs w:val="20"/>
            <w:rPrChange w:id="5194" w:author="muhammad fauzan" w:date="2022-08-03T21:29:00Z">
              <w:rPr/>
            </w:rPrChange>
          </w:rPr>
          <w:delText>def tambahroti(request):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195" w:author="fauzan" w:date="2022-08-07T17:17:00Z"/>
          <w:rFonts w:ascii="Courier New" w:hAnsi="Courier New" w:cs="Courier New"/>
          <w:sz w:val="20"/>
          <w:szCs w:val="20"/>
          <w:rPrChange w:id="5196" w:author="muhammad fauzan" w:date="2022-08-03T21:29:00Z">
            <w:rPr>
              <w:del w:id="5197" w:author="fauzan" w:date="2022-08-07T17:17:00Z"/>
            </w:rPr>
          </w:rPrChange>
        </w:rPr>
      </w:pPr>
      <w:del w:id="5198" w:author="fauzan" w:date="2022-08-07T17:17:00Z">
        <w:r>
          <w:rPr>
            <w:rFonts w:ascii="Courier New" w:hAnsi="Courier New" w:cs="Courier New"/>
            <w:sz w:val="20"/>
            <w:szCs w:val="20"/>
            <w:rPrChange w:id="5199" w:author="muhammad fauzan" w:date="2022-08-03T21:29: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00" w:author="fauzan" w:date="2022-08-07T17:17:00Z"/>
          <w:rFonts w:ascii="Courier New" w:hAnsi="Courier New" w:cs="Courier New"/>
          <w:sz w:val="20"/>
          <w:szCs w:val="20"/>
          <w:rPrChange w:id="5201" w:author="muhammad fauzan" w:date="2022-08-03T21:29:00Z">
            <w:rPr>
              <w:del w:id="5202" w:author="fauzan" w:date="2022-08-07T17:17:00Z"/>
            </w:rPr>
          </w:rPrChange>
        </w:rPr>
      </w:pPr>
      <w:del w:id="5203" w:author="fauzan" w:date="2022-08-07T17:17:00Z">
        <w:r>
          <w:rPr>
            <w:rFonts w:ascii="Courier New" w:hAnsi="Courier New" w:cs="Courier New"/>
            <w:sz w:val="20"/>
            <w:szCs w:val="20"/>
            <w:rPrChange w:id="5204" w:author="muhammad fauzan" w:date="2022-08-03T21:29:00Z">
              <w:rPr/>
            </w:rPrChange>
          </w:rPr>
          <w:delText xml:space="preserve">        form = form_roti(request.POST)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05" w:author="fauzan" w:date="2022-08-07T17:17:00Z"/>
          <w:rFonts w:ascii="Courier New" w:hAnsi="Courier New" w:cs="Courier New"/>
          <w:sz w:val="20"/>
          <w:szCs w:val="20"/>
          <w:rPrChange w:id="5206" w:author="muhammad fauzan" w:date="2022-08-03T21:29:00Z">
            <w:rPr>
              <w:del w:id="5207" w:author="fauzan" w:date="2022-08-07T17:17:00Z"/>
            </w:rPr>
          </w:rPrChange>
        </w:rPr>
      </w:pPr>
      <w:del w:id="5208" w:author="fauzan" w:date="2022-08-07T17:17:00Z">
        <w:r>
          <w:rPr>
            <w:rFonts w:ascii="Courier New" w:hAnsi="Courier New" w:cs="Courier New"/>
            <w:sz w:val="20"/>
            <w:szCs w:val="20"/>
            <w:rPrChange w:id="5209" w:author="muhammad fauzan" w:date="2022-08-03T21:29: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10" w:author="fauzan" w:date="2022-08-07T17:17:00Z"/>
          <w:rFonts w:ascii="Courier New" w:hAnsi="Courier New" w:cs="Courier New"/>
          <w:sz w:val="20"/>
          <w:szCs w:val="20"/>
          <w:rPrChange w:id="5211" w:author="muhammad fauzan" w:date="2022-08-03T21:29:00Z">
            <w:rPr>
              <w:del w:id="5212" w:author="fauzan" w:date="2022-08-07T17:17:00Z"/>
            </w:rPr>
          </w:rPrChange>
        </w:rPr>
      </w:pPr>
      <w:del w:id="5213" w:author="fauzan" w:date="2022-08-07T17:17:00Z">
        <w:r>
          <w:rPr>
            <w:rFonts w:ascii="Courier New" w:hAnsi="Courier New" w:cs="Courier New"/>
            <w:sz w:val="20"/>
            <w:szCs w:val="20"/>
            <w:rPrChange w:id="5214" w:author="muhammad fauzan" w:date="2022-08-03T21:29: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15" w:author="fauzan" w:date="2022-08-07T17:17:00Z"/>
          <w:rFonts w:ascii="Courier New" w:hAnsi="Courier New" w:cs="Courier New"/>
          <w:sz w:val="20"/>
          <w:szCs w:val="20"/>
          <w:rPrChange w:id="5216" w:author="muhammad fauzan" w:date="2022-08-03T21:29:00Z">
            <w:rPr>
              <w:del w:id="5217" w:author="fauzan" w:date="2022-08-07T17:17:00Z"/>
            </w:rPr>
          </w:rPrChange>
        </w:rPr>
      </w:pPr>
      <w:del w:id="5218" w:author="fauzan" w:date="2022-08-07T17:17:00Z">
        <w:r>
          <w:rPr>
            <w:rFonts w:ascii="Courier New" w:hAnsi="Courier New" w:cs="Courier New"/>
            <w:sz w:val="20"/>
            <w:szCs w:val="20"/>
            <w:rPrChange w:id="5219" w:author="muhammad fauzan" w:date="2022-08-03T21:29:00Z">
              <w:rPr/>
            </w:rPrChange>
          </w:rPr>
          <w:delText xml:space="preserve">            pesan = "Data berhasil ditambahkan"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20" w:author="fauzan" w:date="2022-08-07T17:17:00Z"/>
          <w:rFonts w:ascii="Courier New" w:hAnsi="Courier New" w:cs="Courier New"/>
          <w:sz w:val="20"/>
          <w:szCs w:val="20"/>
          <w:rPrChange w:id="5221" w:author="muhammad fauzan" w:date="2022-08-03T21:29:00Z">
            <w:rPr>
              <w:del w:id="5222" w:author="fauzan" w:date="2022-08-07T17:17:00Z"/>
            </w:rPr>
          </w:rPrChange>
        </w:rPr>
      </w:pPr>
      <w:del w:id="5223" w:author="fauzan" w:date="2022-08-07T17:17:00Z">
        <w:r>
          <w:rPr>
            <w:rFonts w:ascii="Courier New" w:hAnsi="Courier New" w:cs="Courier New"/>
            <w:sz w:val="20"/>
            <w:szCs w:val="20"/>
            <w:rPrChange w:id="5224" w:author="muhammad fauzan" w:date="2022-08-03T21:29: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25" w:author="fauzan" w:date="2022-08-07T17:17:00Z"/>
          <w:rFonts w:ascii="Courier New" w:hAnsi="Courier New" w:cs="Courier New"/>
          <w:sz w:val="20"/>
          <w:szCs w:val="20"/>
          <w:rPrChange w:id="5226" w:author="muhammad fauzan" w:date="2022-08-03T21:29:00Z">
            <w:rPr>
              <w:del w:id="5227" w:author="fauzan" w:date="2022-08-07T17:17:00Z"/>
            </w:rPr>
          </w:rPrChange>
        </w:rPr>
      </w:pPr>
      <w:del w:id="5228" w:author="fauzan" w:date="2022-08-07T17:17:00Z">
        <w:r>
          <w:rPr>
            <w:rFonts w:ascii="Courier New" w:hAnsi="Courier New" w:cs="Courier New"/>
            <w:sz w:val="20"/>
            <w:szCs w:val="20"/>
            <w:rPrChange w:id="5229" w:author="muhammad fauzan" w:date="2022-08-03T21:29:00Z">
              <w:rPr/>
            </w:rPrChange>
          </w:rPr>
          <w:delText xml:space="preserve">            pesan = "Data yang dimasukkan tidak 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30" w:author="fauzan" w:date="2022-08-07T17:17:00Z"/>
          <w:rFonts w:ascii="Courier New" w:hAnsi="Courier New" w:cs="Courier New"/>
          <w:sz w:val="20"/>
          <w:szCs w:val="20"/>
          <w:rPrChange w:id="5231" w:author="muhammad fauzan" w:date="2022-08-03T21:29:00Z">
            <w:rPr>
              <w:del w:id="5232" w:author="fauzan" w:date="2022-08-07T17:17:00Z"/>
            </w:rPr>
          </w:rPrChange>
        </w:rPr>
      </w:pPr>
      <w:del w:id="5233" w:author="fauzan" w:date="2022-08-07T17:17:00Z">
        <w:r>
          <w:rPr>
            <w:rFonts w:ascii="Courier New" w:hAnsi="Courier New" w:cs="Courier New"/>
            <w:sz w:val="20"/>
            <w:szCs w:val="20"/>
            <w:rPrChange w:id="5234" w:author="muhammad fauzan" w:date="2022-08-03T21:29:00Z">
              <w:rPr/>
            </w:rPrChange>
          </w:rPr>
          <w:delText xml:space="preserve">        form = form_roti()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35" w:author="fauzan" w:date="2022-08-07T17:17:00Z"/>
          <w:rFonts w:ascii="Courier New" w:hAnsi="Courier New" w:cs="Courier New"/>
          <w:sz w:val="20"/>
          <w:szCs w:val="20"/>
          <w:rPrChange w:id="5236" w:author="muhammad fauzan" w:date="2022-08-03T21:29:00Z">
            <w:rPr>
              <w:del w:id="5237" w:author="fauzan" w:date="2022-08-07T17:17:00Z"/>
            </w:rPr>
          </w:rPrChange>
        </w:rPr>
      </w:pPr>
      <w:del w:id="5238" w:author="fauzan" w:date="2022-08-07T17:17:00Z">
        <w:r>
          <w:rPr>
            <w:rFonts w:ascii="Courier New" w:hAnsi="Courier New" w:cs="Courier New"/>
            <w:sz w:val="20"/>
            <w:szCs w:val="20"/>
            <w:rPrChange w:id="5239" w:author="muhammad fauzan" w:date="2022-08-03T21:29: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40" w:author="fauzan" w:date="2022-08-07T17:17:00Z"/>
          <w:rFonts w:ascii="Courier New" w:hAnsi="Courier New" w:cs="Courier New"/>
          <w:sz w:val="20"/>
          <w:szCs w:val="20"/>
          <w:rPrChange w:id="5241" w:author="muhammad fauzan" w:date="2022-08-03T21:29:00Z">
            <w:rPr>
              <w:del w:id="5242" w:author="fauzan" w:date="2022-08-07T17:17:00Z"/>
            </w:rPr>
          </w:rPrChange>
        </w:rPr>
      </w:pPr>
      <w:del w:id="5243" w:author="fauzan" w:date="2022-08-07T17:17:00Z">
        <w:r>
          <w:rPr>
            <w:rFonts w:ascii="Courier New" w:hAnsi="Courier New" w:cs="Courier New"/>
            <w:sz w:val="20"/>
            <w:szCs w:val="20"/>
            <w:rPrChange w:id="5244" w:author="muhammad fauzan" w:date="2022-08-03T21:29: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45" w:author="fauzan" w:date="2022-08-07T17:17:00Z"/>
          <w:rFonts w:ascii="Courier New" w:hAnsi="Courier New" w:cs="Courier New"/>
          <w:sz w:val="20"/>
          <w:szCs w:val="20"/>
          <w:rPrChange w:id="5246" w:author="muhammad fauzan" w:date="2022-08-03T21:29:00Z">
            <w:rPr>
              <w:del w:id="5247" w:author="fauzan" w:date="2022-08-07T17:17:00Z"/>
            </w:rPr>
          </w:rPrChange>
        </w:rPr>
      </w:pPr>
      <w:del w:id="5248" w:author="fauzan" w:date="2022-08-07T17:17:00Z">
        <w:r>
          <w:rPr>
            <w:rFonts w:ascii="Courier New" w:hAnsi="Courier New" w:cs="Courier New"/>
            <w:sz w:val="20"/>
            <w:szCs w:val="20"/>
            <w:rPrChange w:id="5249" w:author="muhammad fauzan" w:date="2022-08-03T21:29:00Z">
              <w:rPr/>
            </w:rPrChange>
          </w:rPr>
          <w:delText xml:space="preserve">            "pesan": pesan,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50" w:author="fauzan" w:date="2022-08-07T17:17:00Z"/>
          <w:rFonts w:ascii="Courier New" w:hAnsi="Courier New" w:cs="Courier New"/>
          <w:sz w:val="20"/>
          <w:szCs w:val="20"/>
          <w:rPrChange w:id="5251" w:author="muhammad fauzan" w:date="2022-08-03T21:29:00Z">
            <w:rPr>
              <w:del w:id="5252" w:author="fauzan" w:date="2022-08-07T17:17:00Z"/>
            </w:rPr>
          </w:rPrChange>
        </w:rPr>
      </w:pPr>
      <w:del w:id="5253" w:author="fauzan" w:date="2022-08-07T17:17:00Z">
        <w:r>
          <w:rPr>
            <w:rFonts w:ascii="Courier New" w:hAnsi="Courier New" w:cs="Courier New"/>
            <w:sz w:val="20"/>
            <w:szCs w:val="20"/>
            <w:rPrChange w:id="5254" w:author="muhammad fauzan" w:date="2022-08-03T21:29: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55" w:author="fauzan" w:date="2022-08-07T17:17:00Z"/>
          <w:rFonts w:ascii="Courier New" w:hAnsi="Courier New" w:cs="Courier New"/>
          <w:sz w:val="20"/>
          <w:szCs w:val="20"/>
          <w:rPrChange w:id="5256" w:author="muhammad fauzan" w:date="2022-08-03T21:29:00Z">
            <w:rPr>
              <w:del w:id="5257" w:author="fauzan" w:date="2022-08-07T17:17:00Z"/>
            </w:rPr>
          </w:rPrChange>
        </w:rPr>
      </w:pPr>
      <w:del w:id="5258" w:author="fauzan" w:date="2022-08-07T17:17:00Z">
        <w:r>
          <w:rPr>
            <w:rFonts w:ascii="Courier New" w:hAnsi="Courier New" w:cs="Courier New"/>
            <w:sz w:val="20"/>
            <w:szCs w:val="20"/>
            <w:rPrChange w:id="5259" w:author="muhammad fauzan" w:date="2022-08-03T21:29:00Z">
              <w:rPr/>
            </w:rPrChange>
          </w:rPr>
          <w:delText xml:space="preserve">        return render(request, "tambahroti.html", konteks)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60" w:author="fauzan" w:date="2022-08-07T17:17:00Z"/>
          <w:rFonts w:ascii="Courier New" w:hAnsi="Courier New" w:cs="Courier New"/>
          <w:sz w:val="20"/>
          <w:szCs w:val="20"/>
          <w:rPrChange w:id="5261" w:author="muhammad fauzan" w:date="2022-08-03T21:29:00Z">
            <w:rPr>
              <w:del w:id="5262" w:author="fauzan" w:date="2022-08-07T17:17:00Z"/>
            </w:rPr>
          </w:rPrChange>
        </w:rPr>
      </w:pPr>
      <w:del w:id="5263" w:author="fauzan" w:date="2022-08-07T17:17:00Z">
        <w:r>
          <w:rPr>
            <w:rFonts w:ascii="Courier New" w:hAnsi="Courier New" w:cs="Courier New"/>
            <w:sz w:val="20"/>
            <w:szCs w:val="20"/>
            <w:rPrChange w:id="5264" w:author="muhammad fauzan" w:date="2022-08-03T21:29: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65" w:author="fauzan" w:date="2022-08-07T17:17:00Z"/>
          <w:rFonts w:ascii="Courier New" w:hAnsi="Courier New" w:cs="Courier New"/>
          <w:sz w:val="20"/>
          <w:szCs w:val="20"/>
          <w:rPrChange w:id="5266" w:author="muhammad fauzan" w:date="2022-08-03T21:29:00Z">
            <w:rPr>
              <w:del w:id="5267" w:author="fauzan" w:date="2022-08-07T17:17:00Z"/>
            </w:rPr>
          </w:rPrChange>
        </w:rPr>
      </w:pPr>
      <w:del w:id="5268" w:author="fauzan" w:date="2022-08-07T17:17:00Z">
        <w:r>
          <w:rPr>
            <w:rFonts w:ascii="Courier New" w:hAnsi="Courier New" w:cs="Courier New"/>
            <w:sz w:val="20"/>
            <w:szCs w:val="20"/>
            <w:rPrChange w:id="5269" w:author="muhammad fauzan" w:date="2022-08-03T21:29:00Z">
              <w:rPr/>
            </w:rPrChange>
          </w:rPr>
          <w:delText xml:space="preserve">        form = form_roti()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70" w:author="fauzan" w:date="2022-08-07T17:17:00Z"/>
          <w:rFonts w:ascii="Courier New" w:hAnsi="Courier New" w:cs="Courier New"/>
          <w:sz w:val="20"/>
          <w:szCs w:val="20"/>
          <w:rPrChange w:id="5271" w:author="muhammad fauzan" w:date="2022-08-03T21:29:00Z">
            <w:rPr>
              <w:del w:id="5272" w:author="fauzan" w:date="2022-08-07T17:17:00Z"/>
            </w:rPr>
          </w:rPrChange>
        </w:rPr>
      </w:pPr>
      <w:del w:id="5273" w:author="fauzan" w:date="2022-08-07T17:17:00Z">
        <w:r>
          <w:rPr>
            <w:rFonts w:ascii="Courier New" w:hAnsi="Courier New" w:cs="Courier New"/>
            <w:sz w:val="20"/>
            <w:szCs w:val="20"/>
            <w:rPrChange w:id="5274" w:author="muhammad fauzan" w:date="2022-08-03T21:29: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75" w:author="fauzan" w:date="2022-08-07T17:17:00Z"/>
          <w:rFonts w:ascii="Courier New" w:hAnsi="Courier New" w:cs="Courier New"/>
          <w:sz w:val="20"/>
          <w:szCs w:val="20"/>
          <w:rPrChange w:id="5276" w:author="muhammad fauzan" w:date="2022-08-03T21:29:00Z">
            <w:rPr>
              <w:del w:id="5277" w:author="fauzan" w:date="2022-08-07T17:17:00Z"/>
            </w:rPr>
          </w:rPrChange>
        </w:rPr>
      </w:pPr>
      <w:del w:id="5278" w:author="fauzan" w:date="2022-08-07T17:17:00Z">
        <w:r>
          <w:rPr>
            <w:rFonts w:ascii="Courier New" w:hAnsi="Courier New" w:cs="Courier New"/>
            <w:sz w:val="20"/>
            <w:szCs w:val="20"/>
            <w:rPrChange w:id="5279" w:author="muhammad fauzan" w:date="2022-08-03T21:29: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80" w:author="fauzan" w:date="2022-08-07T17:17:00Z"/>
          <w:rFonts w:ascii="Courier New" w:hAnsi="Courier New" w:cs="Courier New"/>
          <w:sz w:val="20"/>
          <w:szCs w:val="20"/>
          <w:rPrChange w:id="5281" w:author="muhammad fauzan" w:date="2022-08-03T21:29:00Z">
            <w:rPr>
              <w:del w:id="5282" w:author="fauzan" w:date="2022-08-07T17:17:00Z"/>
            </w:rPr>
          </w:rPrChange>
        </w:rPr>
      </w:pPr>
      <w:del w:id="5283" w:author="fauzan" w:date="2022-08-07T17:17:00Z">
        <w:r>
          <w:rPr>
            <w:rFonts w:ascii="Courier New" w:hAnsi="Courier New" w:cs="Courier New"/>
            <w:sz w:val="20"/>
            <w:szCs w:val="20"/>
            <w:rPrChange w:id="5284" w:author="muhammad fauzan" w:date="2022-08-03T21:29: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285" w:author="fauzan" w:date="2022-08-07T17:17:00Z"/>
        </w:rPr>
      </w:pPr>
      <w:del w:id="5286" w:author="fauzan" w:date="2022-08-07T17:17:00Z">
        <w:r>
          <w:rPr>
            <w:rFonts w:ascii="Courier New" w:hAnsi="Courier New" w:cs="Courier New"/>
            <w:sz w:val="20"/>
            <w:szCs w:val="20"/>
            <w:rPrChange w:id="5287" w:author="muhammad fauzan" w:date="2022-08-03T21:29:00Z">
              <w:rPr/>
            </w:rPrChange>
          </w:rPr>
          <w:delText xml:space="preserve">        return render(request, "tambahroti.html", konteks)</w:delText>
        </w:r>
      </w:del>
    </w:p>
    <w:p w:rsidR="00222167" w:rsidRDefault="008B3912">
      <w:pPr>
        <w:pStyle w:val="ListParagraph"/>
        <w:ind w:left="0"/>
        <w:jc w:val="center"/>
      </w:pPr>
      <w:ins w:id="5288" w:author="muhammad fauzan" w:date="2022-08-03T21:29:00Z">
        <w:del w:id="5289" w:author="fauzan" w:date="2022-08-07T17:17:00Z">
          <w:r>
            <w:delText xml:space="preserve">Gambar 4. </w:delText>
          </w:r>
          <w:r>
            <w:fldChar w:fldCharType="begin"/>
          </w:r>
          <w:r>
            <w:delInstrText xml:space="preserve"> SEQ Gambar_4. \* ARABIC </w:delInstrText>
          </w:r>
          <w:r>
            <w:fldChar w:fldCharType="separate"/>
          </w:r>
          <w:r>
            <w:delText>26</w:delText>
          </w:r>
          <w:r>
            <w:fldChar w:fldCharType="end"/>
          </w:r>
          <w:r>
            <w:delText xml:space="preserve"> </w:delText>
          </w:r>
        </w:del>
      </w:ins>
      <w:ins w:id="5290" w:author="muhammad fauzan" w:date="2022-08-04T17:26:00Z">
        <w:del w:id="5291" w:author="fauzan" w:date="2022-08-07T17:17:00Z">
          <w:r>
            <w:rPr>
              <w:i/>
            </w:rPr>
            <w:delText xml:space="preserve">Source code </w:delText>
          </w:r>
        </w:del>
      </w:ins>
      <w:ins w:id="5292" w:author="muhammad fauzan" w:date="2022-08-03T21:30:00Z">
        <w:del w:id="5293" w:author="fauzan" w:date="2022-08-07T17:17:00Z">
          <w:r>
            <w:delText>tambah</w:delText>
          </w:r>
        </w:del>
      </w:ins>
      <w:ins w:id="5294" w:author="muhammad fauzan" w:date="2022-08-03T21:29:00Z">
        <w:del w:id="5295" w:author="fauzan" w:date="2022-08-07T17:17:00Z">
          <w:r>
            <w:delText xml:space="preserve"> data roti</w:delText>
          </w:r>
        </w:del>
      </w:ins>
      <w:del w:id="5296" w:author="muhammad fauzan" w:date="2022-08-03T21:29:00Z">
        <w:r>
          <w:delText>aaa</w:delText>
        </w:r>
      </w:del>
    </w:p>
    <w:p w:rsidR="00222167" w:rsidRDefault="008B3912">
      <w:pPr>
        <w:pStyle w:val="ListParagraph"/>
        <w:numPr>
          <w:ilvl w:val="0"/>
          <w:numId w:val="40"/>
        </w:numPr>
        <w:ind w:left="426" w:hanging="426"/>
      </w:pPr>
      <w:r>
        <w:t>Halaman ubah data roti pada admin</w:t>
      </w:r>
    </w:p>
    <w:p w:rsidR="00222167" w:rsidRDefault="008B3912">
      <w:pPr>
        <w:pStyle w:val="ListParagraph"/>
        <w:ind w:left="0" w:firstLine="709"/>
        <w:rPr>
          <w:del w:id="5297" w:author="muhammad fauzan" w:date="2022-08-04T23:54:00Z"/>
        </w:rPr>
        <w:pPrChange w:id="5298" w:author="muhammad fauzan" w:date="2022-08-03T21:30:00Z">
          <w:pPr>
            <w:pStyle w:val="ListParagraph"/>
            <w:ind w:left="426"/>
          </w:pPr>
        </w:pPrChange>
      </w:pPr>
      <w:r>
        <w:t xml:space="preserve">Halaman tambah data roti merupakan halaman tujuan ketika </w:t>
      </w:r>
      <w:del w:id="5299" w:author="muhammad fauzan" w:date="2022-08-04T19:00:00Z">
        <w:r>
          <w:delText>button</w:delText>
        </w:r>
      </w:del>
      <w:ins w:id="5300" w:author="muhammad fauzan" w:date="2022-08-04T19:00:00Z">
        <w:r>
          <w:rPr>
            <w:i/>
          </w:rPr>
          <w:t>button</w:t>
        </w:r>
      </w:ins>
      <w:r>
        <w:t xml:space="preserve"> ubah ditekan pada halaman data roti. Pada halaman ini admin dapat mengubah data roti dengan </w:t>
      </w:r>
      <w:r>
        <w:lastRenderedPageBreak/>
        <w:t>mengisi setiap entitas yang terdapat pada form sesuai dengan kode yang dipilih sebelumnya. Berikut tampilan halaman ubah data roti.</w:t>
      </w:r>
    </w:p>
    <w:p w:rsidR="00222167" w:rsidRDefault="00222167">
      <w:pPr>
        <w:pStyle w:val="ListParagraph"/>
        <w:ind w:left="0"/>
        <w:rPr>
          <w:ins w:id="5301" w:author="muhammad fauzan" w:date="2022-08-04T23:54:00Z"/>
        </w:rPr>
      </w:pPr>
    </w:p>
    <w:p w:rsidR="00222167" w:rsidRDefault="008B3912">
      <w:pPr>
        <w:pStyle w:val="ListParagraph"/>
        <w:ind w:left="0"/>
        <w:jc w:val="center"/>
        <w:pPrChange w:id="5302" w:author="fauzan" w:date="2022-08-07T17:43:00Z">
          <w:pPr>
            <w:pStyle w:val="ListParagraph"/>
            <w:ind w:left="0"/>
          </w:pPr>
        </w:pPrChange>
      </w:pPr>
      <w:del w:id="5303" w:author="fauzan" w:date="2022-08-07T17:42:00Z">
        <w:r>
          <w:rPr>
            <w:noProof/>
          </w:rPr>
          <w:drawing>
            <wp:inline distT="0" distB="0" distL="0" distR="0">
              <wp:extent cx="4891405" cy="118872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81"/>
                      <a:srcRect b="52037"/>
                      <a:stretch>
                        <a:fillRect/>
                      </a:stretch>
                    </pic:blipFill>
                    <pic:spPr>
                      <a:xfrm>
                        <a:off x="0" y="0"/>
                        <a:ext cx="4903524" cy="1191644"/>
                      </a:xfrm>
                      <a:prstGeom prst="rect">
                        <a:avLst/>
                      </a:prstGeom>
                      <a:ln>
                        <a:noFill/>
                      </a:ln>
                    </pic:spPr>
                  </pic:pic>
                </a:graphicData>
              </a:graphic>
            </wp:inline>
          </w:drawing>
        </w:r>
      </w:del>
      <w:ins w:id="5304" w:author="fauzan" w:date="2022-08-07T17:43:00Z">
        <w:r>
          <w:rPr>
            <w:noProof/>
          </w:rPr>
          <w:drawing>
            <wp:inline distT="0" distB="0" distL="0" distR="0">
              <wp:extent cx="5040630" cy="1268095"/>
              <wp:effectExtent l="0" t="0" r="762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82"/>
                      <a:stretch>
                        <a:fillRect/>
                      </a:stretch>
                    </pic:blipFill>
                    <pic:spPr>
                      <a:xfrm>
                        <a:off x="0" y="0"/>
                        <a:ext cx="5040630" cy="1268095"/>
                      </a:xfrm>
                      <a:prstGeom prst="rect">
                        <a:avLst/>
                      </a:prstGeom>
                    </pic:spPr>
                  </pic:pic>
                </a:graphicData>
              </a:graphic>
            </wp:inline>
          </w:drawing>
        </w:r>
      </w:ins>
    </w:p>
    <w:p w:rsidR="00222167" w:rsidRDefault="008B3912">
      <w:pPr>
        <w:pStyle w:val="ListParagraph"/>
        <w:ind w:left="0"/>
        <w:jc w:val="center"/>
        <w:rPr>
          <w:del w:id="5305" w:author="fauzan" w:date="2022-08-07T17:17:00Z"/>
        </w:rPr>
      </w:pPr>
      <w:ins w:id="5306" w:author="muhammad fauzan" w:date="2022-08-03T21:30:00Z">
        <w:r>
          <w:t xml:space="preserve">Gambar 4. </w:t>
        </w:r>
        <w:r>
          <w:fldChar w:fldCharType="begin"/>
        </w:r>
        <w:r>
          <w:instrText xml:space="preserve"> SEQ Gambar_4. \* ARABIC </w:instrText>
        </w:r>
        <w:r>
          <w:fldChar w:fldCharType="separate"/>
        </w:r>
      </w:ins>
      <w:ins w:id="5307" w:author="muhammad fauzan" w:date="2022-08-10T01:43:00Z">
        <w:r>
          <w:t>12</w:t>
        </w:r>
      </w:ins>
      <w:ins w:id="5308" w:author="muhammad fauzan" w:date="2022-08-03T21:30:00Z">
        <w:r>
          <w:fldChar w:fldCharType="end"/>
        </w:r>
        <w:r>
          <w:t xml:space="preserve"> Halaman ubah data roti</w:t>
        </w:r>
      </w:ins>
      <w:del w:id="5309" w:author="muhammad fauzan" w:date="2022-08-03T21:30:00Z">
        <w:r>
          <w:delText>aaa</w:delText>
        </w:r>
      </w:del>
    </w:p>
    <w:p w:rsidR="00222167" w:rsidRDefault="008B3912">
      <w:pPr>
        <w:pStyle w:val="ListParagraph"/>
        <w:ind w:left="0" w:firstLine="709"/>
        <w:rPr>
          <w:del w:id="5310" w:author="fauzan" w:date="2022-08-07T17:17:00Z"/>
        </w:rPr>
        <w:pPrChange w:id="5311" w:author="fauzan" w:date="2022-08-07T17:17:00Z">
          <w:pPr>
            <w:pStyle w:val="ListParagraph"/>
            <w:ind w:left="426"/>
          </w:pPr>
        </w:pPrChange>
      </w:pPr>
      <w:del w:id="5312" w:author="fauzan" w:date="2022-08-07T17:17:00Z">
        <w:r>
          <w:delText xml:space="preserve">Adapun source code </w:delText>
        </w:r>
      </w:del>
      <w:ins w:id="5313" w:author="muhammad fauzan" w:date="2022-08-04T17:26:00Z">
        <w:del w:id="5314" w:author="fauzan" w:date="2022-08-07T17:17:00Z">
          <w:r>
            <w:rPr>
              <w:i/>
            </w:rPr>
            <w:delText xml:space="preserve">source code </w:delText>
          </w:r>
        </w:del>
      </w:ins>
      <w:del w:id="5315" w:author="fauzan" w:date="2022-08-07T17:17:00Z">
        <w:r>
          <w:delText>untuk halaman ubah data ketika button</w:delText>
        </w:r>
      </w:del>
      <w:ins w:id="5316" w:author="muhammad fauzan" w:date="2022-08-04T19:00:00Z">
        <w:del w:id="5317" w:author="fauzan" w:date="2022-08-07T17:17:00Z">
          <w:r>
            <w:rPr>
              <w:i/>
            </w:rPr>
            <w:delText>button</w:delText>
          </w:r>
        </w:del>
      </w:ins>
      <w:del w:id="5318" w:author="fauzan" w:date="2022-08-07T17:17:00Z">
        <w:r>
          <w:delText xml:space="preserve"> ubah ditekan pada halaman maka sistem akan melakukan pengecekan terhadap form apakah form dikirimkan valid atau sudah benar, jika sudah benar maka sistem akan menyimpan data tersebut sesuai dengan kode yang ditentukan sebelumnya. Jika form tidak valid maka akan menampilkan notifikasi bahwa data tidak valid. Jika button</w:delText>
        </w:r>
      </w:del>
      <w:ins w:id="5319" w:author="muhammad fauzan" w:date="2022-08-04T19:00:00Z">
        <w:del w:id="5320" w:author="fauzan" w:date="2022-08-07T17:17:00Z">
          <w:r>
            <w:rPr>
              <w:i/>
            </w:rPr>
            <w:delText>button</w:delText>
          </w:r>
        </w:del>
      </w:ins>
      <w:del w:id="5321" w:author="fauzan" w:date="2022-08-07T17:17:00Z">
        <w:r>
          <w:delText xml:space="preserve"> ditekan akan kembali pada halaman data roti. Berikut source code </w:delText>
        </w:r>
      </w:del>
      <w:ins w:id="5322" w:author="muhammad fauzan" w:date="2022-08-04T17:26:00Z">
        <w:del w:id="5323" w:author="fauzan" w:date="2022-08-07T17:17:00Z">
          <w:r>
            <w:rPr>
              <w:i/>
            </w:rPr>
            <w:delText xml:space="preserve">source code </w:delText>
          </w:r>
        </w:del>
      </w:ins>
      <w:del w:id="5324" w:author="fauzan" w:date="2022-08-07T17:17:00Z">
        <w:r>
          <w:delText>dari halaman ubah data 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25" w:author="fauzan" w:date="2022-08-07T17:17:00Z"/>
          <w:rFonts w:ascii="Courier New" w:hAnsi="Courier New" w:cs="Courier New"/>
          <w:sz w:val="20"/>
          <w:szCs w:val="20"/>
          <w:rPrChange w:id="5326" w:author="muhammad fauzan" w:date="2022-08-03T21:31:00Z">
            <w:rPr>
              <w:del w:id="5327" w:author="fauzan" w:date="2022-08-07T17:17:00Z"/>
            </w:rPr>
          </w:rPrChange>
        </w:rPr>
      </w:pPr>
      <w:del w:id="5328" w:author="fauzan" w:date="2022-08-07T17:17:00Z">
        <w:r>
          <w:rPr>
            <w:rFonts w:ascii="Courier New" w:hAnsi="Courier New" w:cs="Courier New"/>
            <w:sz w:val="20"/>
            <w:szCs w:val="20"/>
            <w:rPrChange w:id="5329" w:author="muhammad fauzan" w:date="2022-08-03T21:31: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tabs>
          <w:tab w:val="left" w:pos="4610"/>
        </w:tabs>
        <w:spacing w:line="240" w:lineRule="auto"/>
        <w:ind w:left="0"/>
        <w:rPr>
          <w:del w:id="5330" w:author="fauzan" w:date="2022-08-07T17:17:00Z"/>
          <w:rFonts w:ascii="Courier New" w:hAnsi="Courier New" w:cs="Courier New"/>
          <w:sz w:val="20"/>
          <w:szCs w:val="20"/>
          <w:rPrChange w:id="5331" w:author="muhammad fauzan" w:date="2022-08-03T21:31:00Z">
            <w:rPr>
              <w:del w:id="5332" w:author="fauzan" w:date="2022-08-07T17:17:00Z"/>
            </w:rPr>
          </w:rPrChange>
        </w:rPr>
        <w:pPrChange w:id="5333" w:author="fauzan" w:date="2022-08-07T17:17: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5334" w:author="fauzan" w:date="2022-08-07T17:17:00Z">
        <w:r>
          <w:rPr>
            <w:rFonts w:ascii="Courier New" w:hAnsi="Courier New" w:cs="Courier New"/>
            <w:sz w:val="20"/>
            <w:szCs w:val="20"/>
            <w:rPrChange w:id="5335" w:author="muhammad fauzan" w:date="2022-08-03T21:31: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36" w:author="fauzan" w:date="2022-08-07T17:17:00Z"/>
          <w:rFonts w:ascii="Courier New" w:hAnsi="Courier New" w:cs="Courier New"/>
          <w:sz w:val="20"/>
          <w:szCs w:val="20"/>
          <w:rPrChange w:id="5337" w:author="muhammad fauzan" w:date="2022-08-03T21:31:00Z">
            <w:rPr>
              <w:del w:id="5338" w:author="fauzan" w:date="2022-08-07T17:17:00Z"/>
            </w:rPr>
          </w:rPrChange>
        </w:rPr>
      </w:pPr>
      <w:del w:id="5339" w:author="fauzan" w:date="2022-08-07T17:17:00Z">
        <w:r>
          <w:rPr>
            <w:rFonts w:ascii="Courier New" w:hAnsi="Courier New" w:cs="Courier New"/>
            <w:sz w:val="20"/>
            <w:szCs w:val="20"/>
            <w:rPrChange w:id="5340" w:author="muhammad fauzan" w:date="2022-08-03T21:31:00Z">
              <w:rPr/>
            </w:rPrChange>
          </w:rPr>
          <w:delText>def updateroti(request,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41" w:author="fauzan" w:date="2022-08-07T17:17:00Z"/>
          <w:rFonts w:ascii="Courier New" w:hAnsi="Courier New" w:cs="Courier New"/>
          <w:sz w:val="20"/>
          <w:szCs w:val="20"/>
          <w:rPrChange w:id="5342" w:author="muhammad fauzan" w:date="2022-08-03T21:31:00Z">
            <w:rPr>
              <w:del w:id="5343" w:author="fauzan" w:date="2022-08-07T17:17:00Z"/>
            </w:rPr>
          </w:rPrChange>
        </w:rPr>
      </w:pPr>
      <w:del w:id="5344" w:author="fauzan" w:date="2022-08-07T17:17:00Z">
        <w:r>
          <w:rPr>
            <w:rFonts w:ascii="Courier New" w:hAnsi="Courier New" w:cs="Courier New"/>
            <w:sz w:val="20"/>
            <w:szCs w:val="20"/>
            <w:rPrChange w:id="5345" w:author="muhammad fauzan" w:date="2022-08-03T21:31:00Z">
              <w:rPr/>
            </w:rPrChange>
          </w:rPr>
          <w:delText xml:space="preserve">    roti = dataroti.objects.get(kode=kode)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46" w:author="fauzan" w:date="2022-08-07T17:17:00Z"/>
          <w:rFonts w:ascii="Courier New" w:hAnsi="Courier New" w:cs="Courier New"/>
          <w:sz w:val="20"/>
          <w:szCs w:val="20"/>
          <w:rPrChange w:id="5347" w:author="muhammad fauzan" w:date="2022-08-03T21:31:00Z">
            <w:rPr>
              <w:del w:id="5348" w:author="fauzan" w:date="2022-08-07T17:17:00Z"/>
            </w:rPr>
          </w:rPrChange>
        </w:rPr>
      </w:pPr>
      <w:del w:id="5349" w:author="fauzan" w:date="2022-08-07T17:17:00Z">
        <w:r>
          <w:rPr>
            <w:rFonts w:ascii="Courier New" w:hAnsi="Courier New" w:cs="Courier New"/>
            <w:sz w:val="20"/>
            <w:szCs w:val="20"/>
            <w:rPrChange w:id="5350" w:author="muhammad fauzan" w:date="2022-08-03T21:31:00Z">
              <w:rPr/>
            </w:rPrChange>
          </w:rPr>
          <w:delText xml:space="preserve">    template = "updateroti.html"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51" w:author="fauzan" w:date="2022-08-07T17:17:00Z"/>
          <w:rFonts w:ascii="Courier New" w:hAnsi="Courier New" w:cs="Courier New"/>
          <w:sz w:val="20"/>
          <w:szCs w:val="20"/>
          <w:rPrChange w:id="5352" w:author="muhammad fauzan" w:date="2022-08-03T21:31:00Z">
            <w:rPr>
              <w:del w:id="5353" w:author="fauzan" w:date="2022-08-07T17:17:00Z"/>
            </w:rPr>
          </w:rPrChange>
        </w:rPr>
      </w:pPr>
      <w:del w:id="5354" w:author="fauzan" w:date="2022-08-07T17:17:00Z">
        <w:r>
          <w:rPr>
            <w:rFonts w:ascii="Courier New" w:hAnsi="Courier New" w:cs="Courier New"/>
            <w:sz w:val="20"/>
            <w:szCs w:val="20"/>
            <w:rPrChange w:id="5355" w:author="muhammad fauzan" w:date="2022-08-03T21:31: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56" w:author="fauzan" w:date="2022-08-07T17:17:00Z"/>
          <w:rFonts w:ascii="Courier New" w:hAnsi="Courier New" w:cs="Courier New"/>
          <w:sz w:val="20"/>
          <w:szCs w:val="20"/>
          <w:rPrChange w:id="5357" w:author="muhammad fauzan" w:date="2022-08-03T21:31:00Z">
            <w:rPr>
              <w:del w:id="5358" w:author="fauzan" w:date="2022-08-07T17:17:00Z"/>
            </w:rPr>
          </w:rPrChange>
        </w:rPr>
      </w:pPr>
      <w:del w:id="5359" w:author="fauzan" w:date="2022-08-07T17:17:00Z">
        <w:r>
          <w:rPr>
            <w:rFonts w:ascii="Courier New" w:hAnsi="Courier New" w:cs="Courier New"/>
            <w:sz w:val="20"/>
            <w:szCs w:val="20"/>
            <w:rPrChange w:id="5360" w:author="muhammad fauzan" w:date="2022-08-03T21:31:00Z">
              <w:rPr/>
            </w:rPrChange>
          </w:rPr>
          <w:delText xml:space="preserve">        form = form_roti(request.POST, instance=roti)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61" w:author="fauzan" w:date="2022-08-07T17:17:00Z"/>
          <w:rFonts w:ascii="Courier New" w:hAnsi="Courier New" w:cs="Courier New"/>
          <w:sz w:val="20"/>
          <w:szCs w:val="20"/>
          <w:rPrChange w:id="5362" w:author="muhammad fauzan" w:date="2022-08-03T21:31:00Z">
            <w:rPr>
              <w:del w:id="5363" w:author="fauzan" w:date="2022-08-07T17:17:00Z"/>
            </w:rPr>
          </w:rPrChange>
        </w:rPr>
      </w:pPr>
      <w:del w:id="5364" w:author="fauzan" w:date="2022-08-07T17:17:00Z">
        <w:r>
          <w:rPr>
            <w:rFonts w:ascii="Courier New" w:hAnsi="Courier New" w:cs="Courier New"/>
            <w:sz w:val="20"/>
            <w:szCs w:val="20"/>
            <w:rPrChange w:id="5365" w:author="muhammad fauzan" w:date="2022-08-03T21:31: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66" w:author="fauzan" w:date="2022-08-07T17:17:00Z"/>
          <w:rFonts w:ascii="Courier New" w:hAnsi="Courier New" w:cs="Courier New"/>
          <w:sz w:val="20"/>
          <w:szCs w:val="20"/>
          <w:rPrChange w:id="5367" w:author="muhammad fauzan" w:date="2022-08-03T21:31:00Z">
            <w:rPr>
              <w:del w:id="5368" w:author="fauzan" w:date="2022-08-07T17:17:00Z"/>
            </w:rPr>
          </w:rPrChange>
        </w:rPr>
      </w:pPr>
      <w:del w:id="5369" w:author="fauzan" w:date="2022-08-07T17:17:00Z">
        <w:r>
          <w:rPr>
            <w:rFonts w:ascii="Courier New" w:hAnsi="Courier New" w:cs="Courier New"/>
            <w:sz w:val="20"/>
            <w:szCs w:val="20"/>
            <w:rPrChange w:id="5370" w:author="muhammad fauzan" w:date="2022-08-03T21:31: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71" w:author="fauzan" w:date="2022-08-07T17:17:00Z"/>
          <w:rFonts w:ascii="Courier New" w:hAnsi="Courier New" w:cs="Courier New"/>
          <w:sz w:val="20"/>
          <w:szCs w:val="20"/>
          <w:rPrChange w:id="5372" w:author="muhammad fauzan" w:date="2022-08-03T21:31:00Z">
            <w:rPr>
              <w:del w:id="5373" w:author="fauzan" w:date="2022-08-07T17:17:00Z"/>
            </w:rPr>
          </w:rPrChange>
        </w:rPr>
      </w:pPr>
      <w:del w:id="5374" w:author="fauzan" w:date="2022-08-07T17:17:00Z">
        <w:r>
          <w:rPr>
            <w:rFonts w:ascii="Courier New" w:hAnsi="Courier New" w:cs="Courier New"/>
            <w:sz w:val="20"/>
            <w:szCs w:val="20"/>
            <w:rPrChange w:id="5375" w:author="muhammad fauzan" w:date="2022-08-03T21:31:00Z">
              <w:rPr/>
            </w:rPrChange>
          </w:rPr>
          <w:delText xml:space="preserve">            messages.success(request, "Data berhasil diubah")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76" w:author="fauzan" w:date="2022-08-07T17:17:00Z"/>
          <w:rFonts w:ascii="Courier New" w:hAnsi="Courier New" w:cs="Courier New"/>
          <w:sz w:val="20"/>
          <w:szCs w:val="20"/>
          <w:rPrChange w:id="5377" w:author="muhammad fauzan" w:date="2022-08-03T21:31:00Z">
            <w:rPr>
              <w:del w:id="5378" w:author="fauzan" w:date="2022-08-07T17:17:00Z"/>
            </w:rPr>
          </w:rPrChange>
        </w:rPr>
      </w:pPr>
      <w:del w:id="5379" w:author="fauzan" w:date="2022-08-07T17:17:00Z">
        <w:r>
          <w:rPr>
            <w:rFonts w:ascii="Courier New" w:hAnsi="Courier New" w:cs="Courier New"/>
            <w:sz w:val="20"/>
            <w:szCs w:val="20"/>
            <w:rPrChange w:id="5380" w:author="muhammad fauzan" w:date="2022-08-03T21:31:00Z">
              <w:rPr/>
            </w:rPrChange>
          </w:rPr>
          <w:delText xml:space="preserve">            return redirect("update-roti", kode=kode)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81" w:author="fauzan" w:date="2022-08-07T17:17:00Z"/>
          <w:rFonts w:ascii="Courier New" w:hAnsi="Courier New" w:cs="Courier New"/>
          <w:sz w:val="20"/>
          <w:szCs w:val="20"/>
          <w:rPrChange w:id="5382" w:author="muhammad fauzan" w:date="2022-08-03T21:31:00Z">
            <w:rPr>
              <w:del w:id="5383" w:author="fauzan" w:date="2022-08-07T17:17:00Z"/>
            </w:rPr>
          </w:rPrChange>
        </w:rPr>
      </w:pPr>
      <w:del w:id="5384" w:author="fauzan" w:date="2022-08-07T17:17:00Z">
        <w:r>
          <w:rPr>
            <w:rFonts w:ascii="Courier New" w:hAnsi="Courier New" w:cs="Courier New"/>
            <w:sz w:val="20"/>
            <w:szCs w:val="20"/>
            <w:rPrChange w:id="5385" w:author="muhammad fauzan" w:date="2022-08-03T21:31: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86" w:author="fauzan" w:date="2022-08-07T17:17:00Z"/>
          <w:rFonts w:ascii="Courier New" w:hAnsi="Courier New" w:cs="Courier New"/>
          <w:sz w:val="20"/>
          <w:szCs w:val="20"/>
          <w:rPrChange w:id="5387" w:author="muhammad fauzan" w:date="2022-08-03T21:31:00Z">
            <w:rPr>
              <w:del w:id="5388" w:author="fauzan" w:date="2022-08-07T17:17:00Z"/>
            </w:rPr>
          </w:rPrChange>
        </w:rPr>
      </w:pPr>
      <w:del w:id="5389" w:author="fauzan" w:date="2022-08-07T17:17:00Z">
        <w:r>
          <w:rPr>
            <w:rFonts w:ascii="Courier New" w:hAnsi="Courier New" w:cs="Courier New"/>
            <w:sz w:val="20"/>
            <w:szCs w:val="20"/>
            <w:rPrChange w:id="5390" w:author="muhammad fauzan" w:date="2022-08-03T21:31:00Z">
              <w:rPr/>
            </w:rPrChange>
          </w:rPr>
          <w:delText xml:space="preserve">        form = form_roti(instance=roti)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91" w:author="fauzan" w:date="2022-08-07T17:17:00Z"/>
          <w:rFonts w:ascii="Courier New" w:hAnsi="Courier New" w:cs="Courier New"/>
          <w:sz w:val="20"/>
          <w:szCs w:val="20"/>
          <w:rPrChange w:id="5392" w:author="muhammad fauzan" w:date="2022-08-03T21:31:00Z">
            <w:rPr>
              <w:del w:id="5393" w:author="fauzan" w:date="2022-08-07T17:17:00Z"/>
            </w:rPr>
          </w:rPrChange>
        </w:rPr>
      </w:pPr>
      <w:del w:id="5394" w:author="fauzan" w:date="2022-08-07T17:17:00Z">
        <w:r>
          <w:rPr>
            <w:rFonts w:ascii="Courier New" w:hAnsi="Courier New" w:cs="Courier New"/>
            <w:sz w:val="20"/>
            <w:szCs w:val="20"/>
            <w:rPrChange w:id="5395" w:author="muhammad fauzan" w:date="2022-08-03T21:31: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396" w:author="fauzan" w:date="2022-08-07T17:17:00Z"/>
          <w:rFonts w:ascii="Courier New" w:hAnsi="Courier New" w:cs="Courier New"/>
          <w:sz w:val="20"/>
          <w:szCs w:val="20"/>
          <w:rPrChange w:id="5397" w:author="muhammad fauzan" w:date="2022-08-03T21:31:00Z">
            <w:rPr>
              <w:del w:id="5398" w:author="fauzan" w:date="2022-08-07T17:17:00Z"/>
            </w:rPr>
          </w:rPrChange>
        </w:rPr>
      </w:pPr>
      <w:del w:id="5399" w:author="fauzan" w:date="2022-08-07T17:17:00Z">
        <w:r>
          <w:rPr>
            <w:rFonts w:ascii="Courier New" w:hAnsi="Courier New" w:cs="Courier New"/>
            <w:sz w:val="20"/>
            <w:szCs w:val="20"/>
            <w:rPrChange w:id="5400" w:author="muhammad fauzan" w:date="2022-08-03T21:31: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01" w:author="fauzan" w:date="2022-08-07T17:17:00Z"/>
          <w:rFonts w:ascii="Courier New" w:hAnsi="Courier New" w:cs="Courier New"/>
          <w:sz w:val="20"/>
          <w:szCs w:val="20"/>
          <w:rPrChange w:id="5402" w:author="muhammad fauzan" w:date="2022-08-03T21:31:00Z">
            <w:rPr>
              <w:del w:id="5403" w:author="fauzan" w:date="2022-08-07T17:17:00Z"/>
            </w:rPr>
          </w:rPrChange>
        </w:rPr>
      </w:pPr>
      <w:del w:id="5404" w:author="fauzan" w:date="2022-08-07T17:17:00Z">
        <w:r>
          <w:rPr>
            <w:rFonts w:ascii="Courier New" w:hAnsi="Courier New" w:cs="Courier New"/>
            <w:sz w:val="20"/>
            <w:szCs w:val="20"/>
            <w:rPrChange w:id="5405" w:author="muhammad fauzan" w:date="2022-08-03T21:31:00Z">
              <w:rPr/>
            </w:rPrChange>
          </w:rPr>
          <w:delText xml:space="preserve">            "roti": 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06" w:author="fauzan" w:date="2022-08-07T17:17:00Z"/>
          <w:rFonts w:ascii="Courier New" w:hAnsi="Courier New" w:cs="Courier New"/>
          <w:sz w:val="20"/>
          <w:szCs w:val="20"/>
          <w:rPrChange w:id="5407" w:author="muhammad fauzan" w:date="2022-08-03T21:31:00Z">
            <w:rPr>
              <w:del w:id="5408" w:author="fauzan" w:date="2022-08-07T17:17:00Z"/>
            </w:rPr>
          </w:rPrChange>
        </w:rPr>
      </w:pPr>
      <w:del w:id="5409" w:author="fauzan" w:date="2022-08-07T17:17:00Z">
        <w:r>
          <w:rPr>
            <w:rFonts w:ascii="Courier New" w:hAnsi="Courier New" w:cs="Courier New"/>
            <w:sz w:val="20"/>
            <w:szCs w:val="20"/>
            <w:rPrChange w:id="5410" w:author="muhammad fauzan" w:date="2022-08-03T21:31: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11" w:author="fauzan" w:date="2022-08-07T17:17:00Z"/>
        </w:rPr>
      </w:pPr>
      <w:del w:id="5412" w:author="fauzan" w:date="2022-08-07T17:17:00Z">
        <w:r>
          <w:rPr>
            <w:rFonts w:ascii="Courier New" w:hAnsi="Courier New" w:cs="Courier New"/>
            <w:sz w:val="20"/>
            <w:szCs w:val="20"/>
            <w:rPrChange w:id="5413" w:author="muhammad fauzan" w:date="2022-08-03T21:31:00Z">
              <w:rPr/>
            </w:rPrChange>
          </w:rPr>
          <w:delText xml:space="preserve">    return render(request, template, konteks)</w:delText>
        </w:r>
      </w:del>
    </w:p>
    <w:p w:rsidR="00222167" w:rsidRDefault="008B3912">
      <w:pPr>
        <w:pStyle w:val="ListParagraph"/>
        <w:spacing w:after="160" w:line="259" w:lineRule="auto"/>
        <w:ind w:left="0"/>
        <w:jc w:val="center"/>
        <w:pPrChange w:id="5414" w:author="fauzan" w:date="2022-08-07T17:17:00Z">
          <w:pPr>
            <w:tabs>
              <w:tab w:val="left" w:pos="6222"/>
            </w:tabs>
            <w:spacing w:after="160" w:line="259" w:lineRule="auto"/>
            <w:jc w:val="center"/>
          </w:pPr>
        </w:pPrChange>
      </w:pPr>
      <w:ins w:id="5415" w:author="muhammad fauzan" w:date="2022-08-03T21:31:00Z">
        <w:del w:id="5416" w:author="fauzan" w:date="2022-08-07T17:17:00Z">
          <w:r>
            <w:delText xml:space="preserve">Gambar 4. </w:delText>
          </w:r>
          <w:r>
            <w:fldChar w:fldCharType="begin"/>
          </w:r>
          <w:r>
            <w:delInstrText xml:space="preserve"> SEQ Gambar_4. \* ARABIC </w:delInstrText>
          </w:r>
          <w:r>
            <w:fldChar w:fldCharType="separate"/>
          </w:r>
          <w:r>
            <w:delText>28</w:delText>
          </w:r>
          <w:r>
            <w:fldChar w:fldCharType="end"/>
          </w:r>
          <w:r>
            <w:delText xml:space="preserve"> </w:delText>
          </w:r>
        </w:del>
      </w:ins>
      <w:ins w:id="5417" w:author="muhammad fauzan" w:date="2022-08-04T17:26:00Z">
        <w:del w:id="5418" w:author="fauzan" w:date="2022-08-07T17:17:00Z">
          <w:r>
            <w:rPr>
              <w:i/>
            </w:rPr>
            <w:delText xml:space="preserve">Source code </w:delText>
          </w:r>
        </w:del>
      </w:ins>
      <w:ins w:id="5419" w:author="muhammad fauzan" w:date="2022-08-03T21:31:00Z">
        <w:del w:id="5420" w:author="fauzan" w:date="2022-08-07T17:17:00Z">
          <w:r>
            <w:delText>ubah data roti</w:delText>
          </w:r>
        </w:del>
      </w:ins>
      <w:del w:id="5421" w:author="muhammad fauzan" w:date="2022-08-03T21:31:00Z">
        <w:r>
          <w:delText>aaa</w:delText>
        </w:r>
      </w:del>
    </w:p>
    <w:p w:rsidR="00222167" w:rsidRDefault="008B3912">
      <w:pPr>
        <w:pStyle w:val="ListParagraph"/>
        <w:numPr>
          <w:ilvl w:val="0"/>
          <w:numId w:val="40"/>
        </w:numPr>
        <w:ind w:left="426" w:hanging="426"/>
      </w:pPr>
      <w:r>
        <w:t>Halaman data distribusi pada admin</w:t>
      </w:r>
    </w:p>
    <w:p w:rsidR="00222167" w:rsidRDefault="008B3912">
      <w:pPr>
        <w:pStyle w:val="ListParagraph"/>
        <w:ind w:left="0" w:firstLine="709"/>
        <w:pPrChange w:id="5422" w:author="muhammad fauzan" w:date="2022-08-03T21:32:00Z">
          <w:pPr>
            <w:pStyle w:val="ListParagraph"/>
            <w:ind w:left="426"/>
          </w:pPr>
        </w:pPrChange>
      </w:pPr>
      <w:r>
        <w:t xml:space="preserve">Halaman data distribusi merupakan halaman yang menampilkan semua data dari distribusi yang dilaksanakan pada cv.Al-amin jaya. Pada halaman tersebut memiliki navbar dan sidebar yang sama dengan halaman lainnya. Ketika memilih halaman distribusi tidak akan terlihat data, namun terdapat fitur select untuk memilih data toko yang ingin dilihat dan akan muncul semua data sesuai toko yang dipilih. Terdapat </w:t>
      </w:r>
      <w:del w:id="5423" w:author="muhammad fauzan" w:date="2022-08-04T19:00:00Z">
        <w:r>
          <w:delText>button</w:delText>
        </w:r>
      </w:del>
      <w:ins w:id="5424" w:author="muhammad fauzan" w:date="2022-08-04T19:00:00Z">
        <w:r>
          <w:rPr>
            <w:i/>
          </w:rPr>
          <w:t>button</w:t>
        </w:r>
      </w:ins>
      <w:r>
        <w:t xml:space="preserve"> untuk dropping jika pada toko yang dipilih belum ada roti yang didropping. Berikut tampilan halaman data distribusi tanpa dipilih toko.</w:t>
      </w:r>
    </w:p>
    <w:p w:rsidR="00222167" w:rsidRDefault="00222167">
      <w:pPr>
        <w:pStyle w:val="ListParagraph"/>
        <w:ind w:left="0"/>
        <w:rPr>
          <w:ins w:id="5425" w:author="muhammad fauzan" w:date="2022-08-04T23:54:00Z"/>
        </w:rPr>
      </w:pPr>
    </w:p>
    <w:p w:rsidR="00222167" w:rsidRDefault="008B3912">
      <w:pPr>
        <w:pStyle w:val="ListParagraph"/>
        <w:ind w:left="0"/>
      </w:pPr>
      <w:del w:id="5426" w:author="fauzan" w:date="2022-08-07T17:44:00Z">
        <w:r>
          <w:rPr>
            <w:noProof/>
          </w:rPr>
          <w:drawing>
            <wp:anchor distT="0" distB="0" distL="114300" distR="114300" simplePos="0" relativeHeight="251660288" behindDoc="0" locked="0" layoutInCell="1" allowOverlap="1">
              <wp:simplePos x="0" y="0"/>
              <wp:positionH relativeFrom="column">
                <wp:posOffset>-1905</wp:posOffset>
              </wp:positionH>
              <wp:positionV relativeFrom="paragraph">
                <wp:posOffset>-1270</wp:posOffset>
              </wp:positionV>
              <wp:extent cx="5040630" cy="1280160"/>
              <wp:effectExtent l="0" t="0" r="762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83" cstate="print">
                        <a:extLst>
                          <a:ext uri="{28A0092B-C50C-407E-A947-70E740481C1C}">
                            <a14:useLocalDpi xmlns:a14="http://schemas.microsoft.com/office/drawing/2010/main" val="0"/>
                          </a:ext>
                        </a:extLst>
                      </a:blip>
                      <a:srcRect b="49688"/>
                      <a:stretch>
                        <a:fillRect/>
                      </a:stretch>
                    </pic:blipFill>
                    <pic:spPr>
                      <a:xfrm>
                        <a:off x="0" y="0"/>
                        <a:ext cx="5040630" cy="1280160"/>
                      </a:xfrm>
                      <a:prstGeom prst="rect">
                        <a:avLst/>
                      </a:prstGeom>
                      <a:ln>
                        <a:noFill/>
                      </a:ln>
                    </pic:spPr>
                  </pic:pic>
                </a:graphicData>
              </a:graphic>
            </wp:anchor>
          </w:drawing>
        </w:r>
      </w:del>
      <w:ins w:id="5427" w:author="fauzan" w:date="2022-08-07T17:44:00Z">
        <w:r>
          <w:rPr>
            <w:noProof/>
          </w:rPr>
          <w:drawing>
            <wp:inline distT="0" distB="0" distL="0" distR="0">
              <wp:extent cx="5040630" cy="108902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4"/>
                      <a:stretch>
                        <a:fillRect/>
                      </a:stretch>
                    </pic:blipFill>
                    <pic:spPr>
                      <a:xfrm>
                        <a:off x="0" y="0"/>
                        <a:ext cx="5040630" cy="1089025"/>
                      </a:xfrm>
                      <a:prstGeom prst="rect">
                        <a:avLst/>
                      </a:prstGeom>
                    </pic:spPr>
                  </pic:pic>
                </a:graphicData>
              </a:graphic>
            </wp:inline>
          </w:drawing>
        </w:r>
      </w:ins>
    </w:p>
    <w:p w:rsidR="00222167" w:rsidRDefault="008B3912">
      <w:pPr>
        <w:pStyle w:val="ListParagraph"/>
        <w:ind w:left="0"/>
        <w:jc w:val="center"/>
        <w:rPr>
          <w:del w:id="5428" w:author="fauzan" w:date="2022-08-07T17:18:00Z"/>
        </w:rPr>
      </w:pPr>
      <w:ins w:id="5429" w:author="muhammad fauzan" w:date="2022-08-03T21:32:00Z">
        <w:r>
          <w:t xml:space="preserve">Gambar 4. </w:t>
        </w:r>
        <w:r>
          <w:fldChar w:fldCharType="begin"/>
        </w:r>
        <w:r>
          <w:instrText xml:space="preserve"> SEQ Gambar_4. \* ARABIC </w:instrText>
        </w:r>
        <w:r>
          <w:fldChar w:fldCharType="separate"/>
        </w:r>
      </w:ins>
      <w:ins w:id="5430" w:author="muhammad fauzan" w:date="2022-08-10T01:43:00Z">
        <w:r>
          <w:t>13</w:t>
        </w:r>
      </w:ins>
      <w:ins w:id="5431" w:author="muhammad fauzan" w:date="2022-08-03T21:32:00Z">
        <w:r>
          <w:fldChar w:fldCharType="end"/>
        </w:r>
        <w:r>
          <w:t xml:space="preserve"> Halaman data distribusi</w:t>
        </w:r>
      </w:ins>
      <w:del w:id="5432" w:author="muhammad fauzan" w:date="2022-08-03T21:32:00Z">
        <w:r>
          <w:delText>eee</w:delText>
        </w:r>
      </w:del>
    </w:p>
    <w:p w:rsidR="00222167" w:rsidRDefault="008B3912">
      <w:pPr>
        <w:pStyle w:val="ListParagraph"/>
        <w:ind w:left="0" w:firstLine="709"/>
        <w:rPr>
          <w:del w:id="5433" w:author="fauzan" w:date="2022-08-07T17:18:00Z"/>
        </w:rPr>
        <w:pPrChange w:id="5434" w:author="fauzan" w:date="2022-08-07T17:18:00Z">
          <w:pPr>
            <w:pStyle w:val="ListParagraph"/>
            <w:ind w:left="426"/>
          </w:pPr>
        </w:pPrChange>
      </w:pPr>
      <w:del w:id="5435" w:author="fauzan" w:date="2022-08-07T17:18:00Z">
        <w:r>
          <w:delText xml:space="preserve">Adapun untuk source code </w:delText>
        </w:r>
      </w:del>
      <w:ins w:id="5436" w:author="muhammad fauzan" w:date="2022-08-04T17:26:00Z">
        <w:del w:id="5437" w:author="fauzan" w:date="2022-08-07T17:18:00Z">
          <w:r>
            <w:rPr>
              <w:i/>
            </w:rPr>
            <w:delText xml:space="preserve">source code </w:delText>
          </w:r>
        </w:del>
      </w:ins>
      <w:del w:id="5438" w:author="fauzan" w:date="2022-08-07T17:18:00Z">
        <w:r>
          <w:delText xml:space="preserve">untuk menampilkan data pada halaman data distribusi tanpa dipilih kode dengan memanggil model data roti untuk ditampilkan pada halaman tersebut. Berikut source code </w:delText>
        </w:r>
      </w:del>
      <w:ins w:id="5439" w:author="muhammad fauzan" w:date="2022-08-04T17:26:00Z">
        <w:del w:id="5440" w:author="fauzan" w:date="2022-08-07T17:18:00Z">
          <w:r>
            <w:rPr>
              <w:i/>
            </w:rPr>
            <w:delText xml:space="preserve">source code </w:delText>
          </w:r>
        </w:del>
      </w:ins>
      <w:del w:id="5441" w:author="fauzan" w:date="2022-08-07T17:18:00Z">
        <w:r>
          <w:delText>dari halaman data 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42" w:author="fauzan" w:date="2022-08-07T17:18:00Z"/>
          <w:rFonts w:ascii="Courier New" w:hAnsi="Courier New" w:cs="Courier New"/>
          <w:sz w:val="20"/>
          <w:szCs w:val="20"/>
          <w:rPrChange w:id="5443" w:author="muhammad fauzan" w:date="2022-08-03T21:34:00Z">
            <w:rPr>
              <w:del w:id="5444" w:author="fauzan" w:date="2022-08-07T17:18:00Z"/>
            </w:rPr>
          </w:rPrChange>
        </w:rPr>
      </w:pPr>
      <w:del w:id="5445" w:author="fauzan" w:date="2022-08-07T17:18:00Z">
        <w:r>
          <w:rPr>
            <w:rFonts w:ascii="Courier New" w:hAnsi="Courier New" w:cs="Courier New"/>
            <w:sz w:val="20"/>
            <w:szCs w:val="20"/>
            <w:rPrChange w:id="5446" w:author="muhammad fauzan" w:date="2022-08-03T21:34: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tabs>
          <w:tab w:val="center" w:pos="4323"/>
        </w:tabs>
        <w:spacing w:line="240" w:lineRule="auto"/>
        <w:ind w:left="0"/>
        <w:rPr>
          <w:del w:id="5447" w:author="fauzan" w:date="2022-08-07T17:18:00Z"/>
          <w:rFonts w:ascii="Courier New" w:hAnsi="Courier New" w:cs="Courier New"/>
          <w:sz w:val="20"/>
          <w:szCs w:val="20"/>
          <w:rPrChange w:id="5448" w:author="muhammad fauzan" w:date="2022-08-03T21:34:00Z">
            <w:rPr>
              <w:del w:id="5449" w:author="fauzan" w:date="2022-08-07T17:18:00Z"/>
            </w:rPr>
          </w:rPrChange>
        </w:rPr>
      </w:pPr>
      <w:del w:id="5450" w:author="fauzan" w:date="2022-08-07T17:18:00Z">
        <w:r>
          <w:rPr>
            <w:rFonts w:ascii="Courier New" w:hAnsi="Courier New" w:cs="Courier New"/>
            <w:sz w:val="20"/>
            <w:szCs w:val="20"/>
            <w:rPrChange w:id="5451" w:author="muhammad fauzan" w:date="2022-08-03T21:34:00Z">
              <w:rPr/>
            </w:rPrChange>
          </w:rPr>
          <w:delText>@admin_only</w:delText>
        </w:r>
        <w:r>
          <w:rPr>
            <w:rFonts w:ascii="Courier New" w:hAnsi="Courier New" w:cs="Courier New"/>
            <w:sz w:val="20"/>
            <w:szCs w:val="20"/>
            <w:rPrChange w:id="5452" w:author="muhammad fauzan" w:date="2022-08-03T21:34:00Z">
              <w:rPr/>
            </w:rPrChange>
          </w:rPr>
          <w:tab/>
        </w:r>
      </w:del>
    </w:p>
    <w:p w:rsidR="00222167" w:rsidRPr="00222167" w:rsidRDefault="008B3912">
      <w:pPr>
        <w:pStyle w:val="ListParagraph"/>
        <w:pBdr>
          <w:top w:val="single" w:sz="4" w:space="1" w:color="auto"/>
          <w:left w:val="single" w:sz="4" w:space="4" w:color="auto"/>
          <w:bottom w:val="single" w:sz="4" w:space="1" w:color="auto"/>
          <w:right w:val="single" w:sz="4" w:space="4" w:color="auto"/>
        </w:pBdr>
        <w:tabs>
          <w:tab w:val="center" w:pos="3969"/>
        </w:tabs>
        <w:spacing w:line="240" w:lineRule="auto"/>
        <w:ind w:left="0"/>
        <w:rPr>
          <w:del w:id="5453" w:author="fauzan" w:date="2022-08-07T17:18:00Z"/>
          <w:rFonts w:ascii="Courier New" w:hAnsi="Courier New" w:cs="Courier New"/>
          <w:sz w:val="20"/>
          <w:szCs w:val="20"/>
          <w:rPrChange w:id="5454" w:author="muhammad fauzan" w:date="2022-08-03T21:34:00Z">
            <w:rPr>
              <w:del w:id="5455" w:author="fauzan" w:date="2022-08-07T17:18:00Z"/>
            </w:rPr>
          </w:rPrChange>
        </w:rPr>
        <w:pPrChange w:id="5456" w:author="fauzan" w:date="2022-08-07T17:18: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5457" w:author="fauzan" w:date="2022-08-07T17:18:00Z">
        <w:r>
          <w:rPr>
            <w:rFonts w:ascii="Courier New" w:hAnsi="Courier New" w:cs="Courier New"/>
            <w:sz w:val="20"/>
            <w:szCs w:val="20"/>
            <w:rPrChange w:id="5458" w:author="muhammad fauzan" w:date="2022-08-03T21:34:00Z">
              <w:rPr/>
            </w:rPrChange>
          </w:rPr>
          <w:delText>def distribusi(request):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59" w:author="fauzan" w:date="2022-08-07T17:18:00Z"/>
          <w:rFonts w:ascii="Courier New" w:hAnsi="Courier New" w:cs="Courier New"/>
          <w:sz w:val="20"/>
          <w:szCs w:val="20"/>
          <w:rPrChange w:id="5460" w:author="muhammad fauzan" w:date="2022-08-03T21:34:00Z">
            <w:rPr>
              <w:del w:id="5461" w:author="fauzan" w:date="2022-08-07T17:18:00Z"/>
            </w:rPr>
          </w:rPrChange>
        </w:rPr>
      </w:pPr>
      <w:del w:id="5462" w:author="fauzan" w:date="2022-08-07T17:18:00Z">
        <w:r>
          <w:rPr>
            <w:rFonts w:ascii="Courier New" w:hAnsi="Courier New" w:cs="Courier New"/>
            <w:sz w:val="20"/>
            <w:szCs w:val="20"/>
            <w:rPrChange w:id="5463" w:author="muhammad fauzan" w:date="2022-08-03T21:34:00Z">
              <w:rPr/>
            </w:rPrChange>
          </w:rPr>
          <w:delText xml:space="preserve">    data_toko = datatoko.objects.all()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64" w:author="fauzan" w:date="2022-08-07T17:18:00Z"/>
          <w:rFonts w:ascii="Courier New" w:hAnsi="Courier New" w:cs="Courier New"/>
          <w:sz w:val="20"/>
          <w:szCs w:val="20"/>
          <w:rPrChange w:id="5465" w:author="muhammad fauzan" w:date="2022-08-03T21:34:00Z">
            <w:rPr>
              <w:del w:id="5466" w:author="fauzan" w:date="2022-08-07T17:18:00Z"/>
            </w:rPr>
          </w:rPrChange>
        </w:rPr>
      </w:pPr>
      <w:del w:id="5467" w:author="fauzan" w:date="2022-08-07T17:18:00Z">
        <w:r>
          <w:rPr>
            <w:rFonts w:ascii="Courier New" w:hAnsi="Courier New" w:cs="Courier New"/>
            <w:sz w:val="20"/>
            <w:szCs w:val="20"/>
            <w:rPrChange w:id="5468" w:author="muhammad fauzan" w:date="2022-08-03T21:34:00Z">
              <w:rPr/>
            </w:rPrChange>
          </w:rPr>
          <w:delText xml:space="preserve">    data_roti = dataroti.objects.all()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69" w:author="fauzan" w:date="2022-08-07T17:18:00Z"/>
          <w:rFonts w:ascii="Courier New" w:hAnsi="Courier New" w:cs="Courier New"/>
          <w:sz w:val="20"/>
          <w:szCs w:val="20"/>
          <w:rPrChange w:id="5470" w:author="muhammad fauzan" w:date="2022-08-03T21:34:00Z">
            <w:rPr>
              <w:del w:id="5471" w:author="fauzan" w:date="2022-08-07T17:18:00Z"/>
            </w:rPr>
          </w:rPrChange>
        </w:rPr>
      </w:pPr>
      <w:del w:id="5472" w:author="fauzan" w:date="2022-08-07T17:18:00Z">
        <w:r>
          <w:rPr>
            <w:rFonts w:ascii="Courier New" w:hAnsi="Courier New" w:cs="Courier New"/>
            <w:sz w:val="20"/>
            <w:szCs w:val="20"/>
            <w:rPrChange w:id="5473" w:author="muhammad fauzan" w:date="2022-08-03T21:34:00Z">
              <w:rPr/>
            </w:rPrChange>
          </w:rPr>
          <w:delText xml:space="preserve">    temp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74" w:author="fauzan" w:date="2022-08-07T17:18:00Z"/>
          <w:rFonts w:ascii="Courier New" w:hAnsi="Courier New" w:cs="Courier New"/>
          <w:sz w:val="20"/>
          <w:szCs w:val="20"/>
          <w:rPrChange w:id="5475" w:author="muhammad fauzan" w:date="2022-08-03T21:34:00Z">
            <w:rPr>
              <w:del w:id="5476" w:author="fauzan" w:date="2022-08-07T17:18:00Z"/>
            </w:rPr>
          </w:rPrChange>
        </w:rPr>
      </w:pPr>
      <w:del w:id="5477" w:author="fauzan" w:date="2022-08-07T17:18:00Z">
        <w:r>
          <w:rPr>
            <w:rFonts w:ascii="Courier New" w:hAnsi="Courier New" w:cs="Courier New"/>
            <w:sz w:val="20"/>
            <w:szCs w:val="20"/>
            <w:rPrChange w:id="5478" w:author="muhammad fauzan" w:date="2022-08-03T21:34: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79" w:author="fauzan" w:date="2022-08-07T17:18:00Z"/>
          <w:rFonts w:ascii="Courier New" w:hAnsi="Courier New" w:cs="Courier New"/>
          <w:sz w:val="20"/>
          <w:szCs w:val="20"/>
          <w:rPrChange w:id="5480" w:author="muhammad fauzan" w:date="2022-08-03T21:34:00Z">
            <w:rPr>
              <w:del w:id="5481" w:author="fauzan" w:date="2022-08-07T17:18:00Z"/>
            </w:rPr>
          </w:rPrChange>
        </w:rPr>
      </w:pPr>
      <w:del w:id="5482" w:author="fauzan" w:date="2022-08-07T17:18:00Z">
        <w:r>
          <w:rPr>
            <w:rFonts w:ascii="Courier New" w:hAnsi="Courier New" w:cs="Courier New"/>
            <w:sz w:val="20"/>
            <w:szCs w:val="20"/>
            <w:rPrChange w:id="5483" w:author="muhammad fauzan" w:date="2022-08-03T21:34:00Z">
              <w:rPr/>
            </w:rPrChange>
          </w:rPr>
          <w:delText xml:space="preserve">        "data_toko":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84" w:author="fauzan" w:date="2022-08-07T17:18:00Z"/>
          <w:rFonts w:ascii="Courier New" w:hAnsi="Courier New" w:cs="Courier New"/>
          <w:sz w:val="20"/>
          <w:szCs w:val="20"/>
          <w:rPrChange w:id="5485" w:author="muhammad fauzan" w:date="2022-08-03T21:34:00Z">
            <w:rPr>
              <w:del w:id="5486" w:author="fauzan" w:date="2022-08-07T17:18:00Z"/>
            </w:rPr>
          </w:rPrChange>
        </w:rPr>
      </w:pPr>
      <w:del w:id="5487" w:author="fauzan" w:date="2022-08-07T17:18:00Z">
        <w:r>
          <w:rPr>
            <w:rFonts w:ascii="Courier New" w:hAnsi="Courier New" w:cs="Courier New"/>
            <w:sz w:val="20"/>
            <w:szCs w:val="20"/>
            <w:rPrChange w:id="5488" w:author="muhammad fauzan" w:date="2022-08-03T21:34:00Z">
              <w:rPr/>
            </w:rPrChange>
          </w:rPr>
          <w:delText xml:space="preserve">        "data_roti": data_roti,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89" w:author="fauzan" w:date="2022-08-07T17:18:00Z"/>
          <w:rFonts w:ascii="Courier New" w:hAnsi="Courier New" w:cs="Courier New"/>
          <w:sz w:val="20"/>
          <w:szCs w:val="20"/>
          <w:rPrChange w:id="5490" w:author="muhammad fauzan" w:date="2022-08-03T21:34:00Z">
            <w:rPr>
              <w:del w:id="5491" w:author="fauzan" w:date="2022-08-07T17:18:00Z"/>
            </w:rPr>
          </w:rPrChange>
        </w:rPr>
      </w:pPr>
      <w:del w:id="5492" w:author="fauzan" w:date="2022-08-07T17:18:00Z">
        <w:r>
          <w:rPr>
            <w:rFonts w:ascii="Courier New" w:hAnsi="Courier New" w:cs="Courier New"/>
            <w:sz w:val="20"/>
            <w:szCs w:val="20"/>
            <w:rPrChange w:id="5493" w:author="muhammad fauzan" w:date="2022-08-03T21:34:00Z">
              <w:rPr/>
            </w:rPrChange>
          </w:rPr>
          <w:delText xml:space="preserve">        "temp": temp,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94" w:author="fauzan" w:date="2022-08-07T17:18:00Z"/>
          <w:rFonts w:ascii="Courier New" w:hAnsi="Courier New" w:cs="Courier New"/>
          <w:sz w:val="20"/>
          <w:szCs w:val="20"/>
          <w:rPrChange w:id="5495" w:author="muhammad fauzan" w:date="2022-08-03T21:34:00Z">
            <w:rPr>
              <w:del w:id="5496" w:author="fauzan" w:date="2022-08-07T17:18:00Z"/>
            </w:rPr>
          </w:rPrChange>
        </w:rPr>
      </w:pPr>
      <w:del w:id="5497" w:author="fauzan" w:date="2022-08-07T17:18:00Z">
        <w:r>
          <w:rPr>
            <w:rFonts w:ascii="Courier New" w:hAnsi="Courier New" w:cs="Courier New"/>
            <w:sz w:val="20"/>
            <w:szCs w:val="20"/>
            <w:rPrChange w:id="5498" w:author="muhammad fauzan" w:date="2022-08-03T21:34:00Z">
              <w:rPr/>
            </w:rPrChange>
          </w:rPr>
          <w:delText xml:space="preserve">        "nama_toko": "Silahkan Pilih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499" w:author="fauzan" w:date="2022-08-07T17:18:00Z"/>
          <w:rFonts w:ascii="Courier New" w:hAnsi="Courier New" w:cs="Courier New"/>
          <w:sz w:val="20"/>
          <w:szCs w:val="20"/>
          <w:rPrChange w:id="5500" w:author="muhammad fauzan" w:date="2022-08-03T21:34:00Z">
            <w:rPr>
              <w:del w:id="5501" w:author="fauzan" w:date="2022-08-07T17:18:00Z"/>
            </w:rPr>
          </w:rPrChange>
        </w:rPr>
      </w:pPr>
      <w:del w:id="5502" w:author="fauzan" w:date="2022-08-07T17:18:00Z">
        <w:r>
          <w:rPr>
            <w:rFonts w:ascii="Courier New" w:hAnsi="Courier New" w:cs="Courier New"/>
            <w:sz w:val="20"/>
            <w:szCs w:val="20"/>
            <w:rPrChange w:id="5503" w:author="muhammad fauzan" w:date="2022-08-03T21:34: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04" w:author="fauzan" w:date="2022-08-07T17:18:00Z"/>
        </w:rPr>
      </w:pPr>
      <w:del w:id="5505" w:author="fauzan" w:date="2022-08-07T17:18:00Z">
        <w:r>
          <w:rPr>
            <w:rFonts w:ascii="Courier New" w:hAnsi="Courier New" w:cs="Courier New"/>
            <w:sz w:val="20"/>
            <w:szCs w:val="20"/>
            <w:rPrChange w:id="5506" w:author="muhammad fauzan" w:date="2022-08-03T21:34:00Z">
              <w:rPr/>
            </w:rPrChange>
          </w:rPr>
          <w:delText xml:space="preserve">    return render(request, "distribusi.html", konteks)</w:delText>
        </w:r>
      </w:del>
    </w:p>
    <w:p w:rsidR="00222167" w:rsidRDefault="008B3912">
      <w:pPr>
        <w:pStyle w:val="ListParagraph"/>
        <w:ind w:left="0"/>
        <w:jc w:val="center"/>
      </w:pPr>
      <w:bookmarkStart w:id="5507" w:name="_Hlk110455203"/>
      <w:ins w:id="5508" w:author="muhammad fauzan" w:date="2022-08-03T21:34:00Z">
        <w:del w:id="5509" w:author="fauzan" w:date="2022-08-07T17:18:00Z">
          <w:r>
            <w:delText xml:space="preserve">Gambar 4. </w:delText>
          </w:r>
          <w:r>
            <w:fldChar w:fldCharType="begin"/>
          </w:r>
          <w:r>
            <w:delInstrText xml:space="preserve"> SEQ Gambar_4. \* ARABIC </w:delInstrText>
          </w:r>
          <w:r>
            <w:fldChar w:fldCharType="separate"/>
          </w:r>
          <w:r>
            <w:delText>30</w:delText>
          </w:r>
          <w:r>
            <w:fldChar w:fldCharType="end"/>
          </w:r>
          <w:r>
            <w:delText xml:space="preserve"> </w:delText>
          </w:r>
        </w:del>
      </w:ins>
      <w:ins w:id="5510" w:author="muhammad fauzan" w:date="2022-08-04T17:26:00Z">
        <w:del w:id="5511" w:author="fauzan" w:date="2022-08-07T17:18:00Z">
          <w:r>
            <w:rPr>
              <w:i/>
            </w:rPr>
            <w:delText xml:space="preserve">Source code </w:delText>
          </w:r>
        </w:del>
      </w:ins>
      <w:ins w:id="5512" w:author="muhammad fauzan" w:date="2022-08-03T21:34:00Z">
        <w:del w:id="5513" w:author="fauzan" w:date="2022-08-07T17:18:00Z">
          <w:r>
            <w:delText>data distribusi</w:delText>
          </w:r>
        </w:del>
      </w:ins>
      <w:bookmarkEnd w:id="5507"/>
      <w:del w:id="5514" w:author="muhammad fauzan" w:date="2022-08-03T21:34:00Z">
        <w:r>
          <w:delText>aaa</w:delText>
        </w:r>
      </w:del>
    </w:p>
    <w:p w:rsidR="00222167" w:rsidRDefault="008B3912">
      <w:pPr>
        <w:pStyle w:val="ListParagraph"/>
        <w:ind w:left="0" w:firstLine="709"/>
        <w:pPrChange w:id="5515" w:author="muhammad fauzan" w:date="2022-08-03T21:36:00Z">
          <w:pPr>
            <w:pStyle w:val="ListParagraph"/>
            <w:ind w:left="426"/>
          </w:pPr>
        </w:pPrChange>
      </w:pPr>
      <w:r>
        <w:t xml:space="preserve">Adapun untuk tampilan data distribusi ketika dipilih toko akan hilang </w:t>
      </w:r>
      <w:del w:id="5516" w:author="muhammad fauzan" w:date="2022-08-04T19:00:00Z">
        <w:r>
          <w:delText>button</w:delText>
        </w:r>
      </w:del>
      <w:ins w:id="5517" w:author="muhammad fauzan" w:date="2022-08-04T19:00:00Z">
        <w:r>
          <w:rPr>
            <w:i/>
          </w:rPr>
          <w:t>button</w:t>
        </w:r>
      </w:ins>
      <w:r>
        <w:t xml:space="preserve"> tambah jika toko yang dipilih ada data didalamnya. Berikut tampilan halaman data distribusi tanpa dipilih toko.</w:t>
      </w:r>
    </w:p>
    <w:p w:rsidR="00222167" w:rsidRDefault="008B3912">
      <w:pPr>
        <w:pStyle w:val="ListParagraph"/>
        <w:ind w:left="0"/>
        <w:jc w:val="center"/>
        <w:pPrChange w:id="5518" w:author="fauzan" w:date="2022-08-07T17:45:00Z">
          <w:pPr>
            <w:pStyle w:val="ListParagraph"/>
            <w:ind w:left="0"/>
          </w:pPr>
        </w:pPrChange>
      </w:pPr>
      <w:del w:id="5519" w:author="fauzan" w:date="2022-08-07T17:44:00Z">
        <w:r>
          <w:rPr>
            <w:noProof/>
          </w:rPr>
          <w:lastRenderedPageBreak/>
          <w:drawing>
            <wp:inline distT="0" distB="0" distL="0" distR="0">
              <wp:extent cx="5040630" cy="254825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85"/>
                      <a:stretch>
                        <a:fillRect/>
                      </a:stretch>
                    </pic:blipFill>
                    <pic:spPr>
                      <a:xfrm>
                        <a:off x="0" y="0"/>
                        <a:ext cx="5040630" cy="2548255"/>
                      </a:xfrm>
                      <a:prstGeom prst="rect">
                        <a:avLst/>
                      </a:prstGeom>
                    </pic:spPr>
                  </pic:pic>
                </a:graphicData>
              </a:graphic>
            </wp:inline>
          </w:drawing>
        </w:r>
      </w:del>
      <w:ins w:id="5520" w:author="fauzan" w:date="2022-08-07T17:45:00Z">
        <w:r>
          <w:rPr>
            <w:noProof/>
          </w:rPr>
          <w:drawing>
            <wp:inline distT="0" distB="0" distL="0" distR="0">
              <wp:extent cx="5040630" cy="2550795"/>
              <wp:effectExtent l="0" t="0" r="762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86"/>
                      <a:stretch>
                        <a:fillRect/>
                      </a:stretch>
                    </pic:blipFill>
                    <pic:spPr>
                      <a:xfrm>
                        <a:off x="0" y="0"/>
                        <a:ext cx="5040630" cy="2550795"/>
                      </a:xfrm>
                      <a:prstGeom prst="rect">
                        <a:avLst/>
                      </a:prstGeom>
                    </pic:spPr>
                  </pic:pic>
                </a:graphicData>
              </a:graphic>
            </wp:inline>
          </w:drawing>
        </w:r>
      </w:ins>
    </w:p>
    <w:p w:rsidR="00222167" w:rsidRDefault="008B3912">
      <w:pPr>
        <w:pStyle w:val="ListParagraph"/>
        <w:ind w:left="0"/>
        <w:jc w:val="center"/>
        <w:rPr>
          <w:del w:id="5521" w:author="fauzan" w:date="2022-08-07T17:18:00Z"/>
        </w:rPr>
      </w:pPr>
      <w:ins w:id="5522" w:author="muhammad fauzan" w:date="2022-08-03T21:36:00Z">
        <w:r>
          <w:t xml:space="preserve">Gambar 4. </w:t>
        </w:r>
        <w:r>
          <w:fldChar w:fldCharType="begin"/>
        </w:r>
        <w:r>
          <w:instrText xml:space="preserve"> SEQ Gambar_4. \* ARABIC </w:instrText>
        </w:r>
        <w:r>
          <w:fldChar w:fldCharType="separate"/>
        </w:r>
      </w:ins>
      <w:ins w:id="5523" w:author="muhammad fauzan" w:date="2022-08-10T01:43:00Z">
        <w:r>
          <w:t>14</w:t>
        </w:r>
      </w:ins>
      <w:ins w:id="5524" w:author="muhammad fauzan" w:date="2022-08-03T21:36:00Z">
        <w:r>
          <w:fldChar w:fldCharType="end"/>
        </w:r>
        <w:r>
          <w:t xml:space="preserve"> Halaman data distribusi lengkap dengan toko yang dipilih</w:t>
        </w:r>
      </w:ins>
      <w:del w:id="5525" w:author="muhammad fauzan" w:date="2022-08-03T21:36:00Z">
        <w:r>
          <w:delText>aaa</w:delText>
        </w:r>
      </w:del>
    </w:p>
    <w:p w:rsidR="00222167" w:rsidRDefault="008B3912">
      <w:pPr>
        <w:pStyle w:val="ListParagraph"/>
        <w:ind w:left="0" w:firstLine="709"/>
        <w:rPr>
          <w:del w:id="5526" w:author="fauzan" w:date="2022-08-07T17:18:00Z"/>
        </w:rPr>
        <w:pPrChange w:id="5527" w:author="fauzan" w:date="2022-08-07T17:18:00Z">
          <w:pPr>
            <w:pStyle w:val="ListParagraph"/>
            <w:ind w:left="426"/>
          </w:pPr>
        </w:pPrChange>
      </w:pPr>
      <w:del w:id="5528" w:author="fauzan" w:date="2022-08-07T17:18:00Z">
        <w:r>
          <w:delText xml:space="preserve">Adapun untuk source code </w:delText>
        </w:r>
      </w:del>
      <w:ins w:id="5529" w:author="muhammad fauzan" w:date="2022-08-04T17:26:00Z">
        <w:del w:id="5530" w:author="fauzan" w:date="2022-08-07T17:18:00Z">
          <w:r>
            <w:rPr>
              <w:i/>
            </w:rPr>
            <w:delText xml:space="preserve">source code </w:delText>
          </w:r>
        </w:del>
      </w:ins>
      <w:del w:id="5531" w:author="fauzan" w:date="2022-08-07T17:18:00Z">
        <w:r>
          <w:delText xml:space="preserve">untuk menampilkan data pada halaman data distribusi dengan memanggil model data distribusi sesuai toko yang dipilih untuk ditampilkan pada halaman tersebut. Berikut source code </w:delText>
        </w:r>
      </w:del>
      <w:ins w:id="5532" w:author="muhammad fauzan" w:date="2022-08-04T17:26:00Z">
        <w:del w:id="5533" w:author="fauzan" w:date="2022-08-07T17:18:00Z">
          <w:r>
            <w:rPr>
              <w:i/>
            </w:rPr>
            <w:delText xml:space="preserve">source code </w:delText>
          </w:r>
        </w:del>
      </w:ins>
      <w:del w:id="5534" w:author="fauzan" w:date="2022-08-07T17:18:00Z">
        <w:r>
          <w:delText>dari halaman data distribusi dengan pilihan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35" w:author="fauzan" w:date="2022-08-07T17:18:00Z"/>
          <w:rFonts w:ascii="Courier New" w:hAnsi="Courier New" w:cs="Courier New"/>
          <w:sz w:val="20"/>
          <w:szCs w:val="20"/>
          <w:rPrChange w:id="5536" w:author="muhammad fauzan" w:date="2022-08-03T21:38:00Z">
            <w:rPr>
              <w:del w:id="5537" w:author="fauzan" w:date="2022-08-07T17:18:00Z"/>
            </w:rPr>
          </w:rPrChange>
        </w:rPr>
      </w:pPr>
      <w:del w:id="5538" w:author="fauzan" w:date="2022-08-07T17:18:00Z">
        <w:r>
          <w:rPr>
            <w:rFonts w:ascii="Courier New" w:hAnsi="Courier New" w:cs="Courier New"/>
            <w:sz w:val="20"/>
            <w:szCs w:val="20"/>
            <w:rPrChange w:id="5539" w:author="muhammad fauzan" w:date="2022-08-03T21:38: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tabs>
          <w:tab w:val="left" w:pos="3407"/>
        </w:tabs>
        <w:spacing w:line="240" w:lineRule="auto"/>
        <w:ind w:left="0"/>
        <w:rPr>
          <w:del w:id="5540" w:author="fauzan" w:date="2022-08-07T17:18:00Z"/>
          <w:rFonts w:ascii="Courier New" w:hAnsi="Courier New" w:cs="Courier New"/>
          <w:sz w:val="20"/>
          <w:szCs w:val="20"/>
          <w:rPrChange w:id="5541" w:author="muhammad fauzan" w:date="2022-08-03T21:38:00Z">
            <w:rPr>
              <w:del w:id="5542" w:author="fauzan" w:date="2022-08-07T17:18:00Z"/>
            </w:rPr>
          </w:rPrChange>
        </w:rPr>
        <w:pPrChange w:id="5543" w:author="fauzan" w:date="2022-08-07T17:18: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5544" w:author="fauzan" w:date="2022-08-07T17:18:00Z">
        <w:r>
          <w:rPr>
            <w:rFonts w:ascii="Courier New" w:hAnsi="Courier New" w:cs="Courier New"/>
            <w:sz w:val="20"/>
            <w:szCs w:val="20"/>
            <w:rPrChange w:id="5545" w:author="muhammad fauzan" w:date="2022-08-03T21:38: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46" w:author="fauzan" w:date="2022-08-07T17:18:00Z"/>
          <w:rFonts w:ascii="Courier New" w:hAnsi="Courier New" w:cs="Courier New"/>
          <w:sz w:val="20"/>
          <w:szCs w:val="20"/>
          <w:rPrChange w:id="5547" w:author="muhammad fauzan" w:date="2022-08-03T21:38:00Z">
            <w:rPr>
              <w:del w:id="5548" w:author="fauzan" w:date="2022-08-07T17:18:00Z"/>
            </w:rPr>
          </w:rPrChange>
        </w:rPr>
      </w:pPr>
      <w:del w:id="5549" w:author="fauzan" w:date="2022-08-07T17:18:00Z">
        <w:r>
          <w:rPr>
            <w:rFonts w:ascii="Courier New" w:hAnsi="Courier New" w:cs="Courier New"/>
            <w:sz w:val="20"/>
            <w:szCs w:val="20"/>
            <w:rPrChange w:id="5550" w:author="muhammad fauzan" w:date="2022-08-03T21:38:00Z">
              <w:rPr/>
            </w:rPrChange>
          </w:rPr>
          <w:delText>def DistribusiPerToko(request,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51" w:author="fauzan" w:date="2022-08-07T17:18:00Z"/>
          <w:rFonts w:ascii="Courier New" w:hAnsi="Courier New" w:cs="Courier New"/>
          <w:sz w:val="20"/>
          <w:szCs w:val="20"/>
          <w:rPrChange w:id="5552" w:author="muhammad fauzan" w:date="2022-08-03T21:38:00Z">
            <w:rPr>
              <w:del w:id="5553" w:author="fauzan" w:date="2022-08-07T17:18:00Z"/>
            </w:rPr>
          </w:rPrChange>
        </w:rPr>
      </w:pPr>
      <w:del w:id="5554" w:author="fauzan" w:date="2022-08-07T17:18:00Z">
        <w:r>
          <w:rPr>
            <w:rFonts w:ascii="Courier New" w:hAnsi="Courier New" w:cs="Courier New"/>
            <w:sz w:val="20"/>
            <w:szCs w:val="20"/>
            <w:rPrChange w:id="5555" w:author="muhammad fauzan" w:date="2022-08-03T21:38:00Z">
              <w:rPr/>
            </w:rPrChange>
          </w:rPr>
          <w:delText xml:space="preserve">    data_distribusi = datadistribusi.objects.filter(toko_id=kode)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56" w:author="fauzan" w:date="2022-08-07T17:18:00Z"/>
          <w:rFonts w:ascii="Courier New" w:hAnsi="Courier New" w:cs="Courier New"/>
          <w:sz w:val="20"/>
          <w:szCs w:val="20"/>
          <w:rPrChange w:id="5557" w:author="muhammad fauzan" w:date="2022-08-03T21:38:00Z">
            <w:rPr>
              <w:del w:id="5558" w:author="fauzan" w:date="2022-08-07T17:18:00Z"/>
            </w:rPr>
          </w:rPrChange>
        </w:rPr>
      </w:pPr>
      <w:del w:id="5559" w:author="fauzan" w:date="2022-08-07T17:18:00Z">
        <w:r>
          <w:rPr>
            <w:rFonts w:ascii="Courier New" w:hAnsi="Courier New" w:cs="Courier New"/>
            <w:sz w:val="20"/>
            <w:szCs w:val="20"/>
            <w:rPrChange w:id="5560" w:author="muhammad fauzan" w:date="2022-08-03T21:38:00Z">
              <w:rPr/>
            </w:rPrChange>
          </w:rPr>
          <w:delText xml:space="preserve">    data_toko = datatoko.objects.all()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61" w:author="fauzan" w:date="2022-08-07T17:18:00Z"/>
          <w:rFonts w:ascii="Courier New" w:hAnsi="Courier New" w:cs="Courier New"/>
          <w:sz w:val="20"/>
          <w:szCs w:val="20"/>
          <w:rPrChange w:id="5562" w:author="muhammad fauzan" w:date="2022-08-03T21:38:00Z">
            <w:rPr>
              <w:del w:id="5563" w:author="fauzan" w:date="2022-08-07T17:18:00Z"/>
            </w:rPr>
          </w:rPrChange>
        </w:rPr>
      </w:pPr>
      <w:del w:id="5564" w:author="fauzan" w:date="2022-08-07T17:18:00Z">
        <w:r>
          <w:rPr>
            <w:rFonts w:ascii="Courier New" w:hAnsi="Courier New" w:cs="Courier New"/>
            <w:sz w:val="20"/>
            <w:szCs w:val="20"/>
            <w:rPrChange w:id="5565" w:author="muhammad fauzan" w:date="2022-08-03T21:38:00Z">
              <w:rPr/>
            </w:rPrChange>
          </w:rPr>
          <w:delText xml:space="preserve">    temp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66" w:author="fauzan" w:date="2022-08-07T17:18:00Z"/>
          <w:rFonts w:ascii="Courier New" w:hAnsi="Courier New" w:cs="Courier New"/>
          <w:sz w:val="20"/>
          <w:szCs w:val="20"/>
          <w:rPrChange w:id="5567" w:author="muhammad fauzan" w:date="2022-08-03T21:38:00Z">
            <w:rPr>
              <w:del w:id="5568" w:author="fauzan" w:date="2022-08-07T17:18:00Z"/>
            </w:rPr>
          </w:rPrChange>
        </w:rPr>
      </w:pPr>
      <w:del w:id="5569" w:author="fauzan" w:date="2022-08-07T17:18:00Z">
        <w:r>
          <w:rPr>
            <w:rFonts w:ascii="Courier New" w:hAnsi="Courier New" w:cs="Courier New"/>
            <w:sz w:val="20"/>
            <w:szCs w:val="20"/>
            <w:rPrChange w:id="5570" w:author="muhammad fauzan" w:date="2022-08-03T21:38:00Z">
              <w:rPr/>
            </w:rPrChange>
          </w:rPr>
          <w:delText xml:space="preserve">    roti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71" w:author="fauzan" w:date="2022-08-07T17:18:00Z"/>
          <w:rFonts w:ascii="Courier New" w:hAnsi="Courier New" w:cs="Courier New"/>
          <w:sz w:val="20"/>
          <w:szCs w:val="20"/>
          <w:rPrChange w:id="5572" w:author="muhammad fauzan" w:date="2022-08-03T21:38:00Z">
            <w:rPr>
              <w:del w:id="5573" w:author="fauzan" w:date="2022-08-07T17:18:00Z"/>
            </w:rPr>
          </w:rPrChange>
        </w:rPr>
      </w:pPr>
      <w:del w:id="5574" w:author="fauzan" w:date="2022-08-07T17:18:00Z">
        <w:r>
          <w:rPr>
            <w:rFonts w:ascii="Courier New" w:hAnsi="Courier New" w:cs="Courier New"/>
            <w:sz w:val="20"/>
            <w:szCs w:val="20"/>
            <w:rPrChange w:id="5575" w:author="muhammad fauzan" w:date="2022-08-03T21:38:00Z">
              <w:rPr/>
            </w:rPrChange>
          </w:rPr>
          <w:delText xml:space="preserve">    data_dropping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76" w:author="fauzan" w:date="2022-08-07T17:18:00Z"/>
          <w:rFonts w:ascii="Courier New" w:hAnsi="Courier New" w:cs="Courier New"/>
          <w:sz w:val="20"/>
          <w:szCs w:val="20"/>
          <w:rPrChange w:id="5577" w:author="muhammad fauzan" w:date="2022-08-03T21:38:00Z">
            <w:rPr>
              <w:del w:id="5578" w:author="fauzan" w:date="2022-08-07T17:18:00Z"/>
            </w:rPr>
          </w:rPrChange>
        </w:rPr>
      </w:pPr>
      <w:del w:id="5579" w:author="fauzan" w:date="2022-08-07T17:18:00Z">
        <w:r>
          <w:rPr>
            <w:rFonts w:ascii="Courier New" w:hAnsi="Courier New" w:cs="Courier New"/>
            <w:sz w:val="20"/>
            <w:szCs w:val="20"/>
            <w:rPrChange w:id="5580" w:author="muhammad fauzan" w:date="2022-08-03T21:38:00Z">
              <w:rPr/>
            </w:rPrChange>
          </w:rPr>
          <w:delText xml:space="preserve">    tanggal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81" w:author="fauzan" w:date="2022-08-07T17:18:00Z"/>
          <w:rFonts w:ascii="Courier New" w:hAnsi="Courier New" w:cs="Courier New"/>
          <w:sz w:val="20"/>
          <w:szCs w:val="20"/>
          <w:rPrChange w:id="5582" w:author="muhammad fauzan" w:date="2022-08-03T21:38:00Z">
            <w:rPr>
              <w:del w:id="5583" w:author="fauzan" w:date="2022-08-07T17:18:00Z"/>
            </w:rPr>
          </w:rPrChange>
        </w:rPr>
      </w:pPr>
      <w:del w:id="5584" w:author="fauzan" w:date="2022-08-07T17:18:00Z">
        <w:r>
          <w:rPr>
            <w:rFonts w:ascii="Courier New" w:hAnsi="Courier New" w:cs="Courier New"/>
            <w:sz w:val="20"/>
            <w:szCs w:val="20"/>
            <w:rPrChange w:id="5585" w:author="muhammad fauzan" w:date="2022-08-03T21:38:00Z">
              <w:rPr/>
            </w:rPrChange>
          </w:rPr>
          <w:delText xml:space="preserve">    droping = []</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5586" w:author="fauzan" w:date="2022-08-07T17:18:00Z"/>
          <w:rFonts w:ascii="Courier New" w:hAnsi="Courier New" w:cs="Courier New"/>
          <w:sz w:val="20"/>
          <w:szCs w:val="20"/>
          <w:rPrChange w:id="5587" w:author="muhammad fauzan" w:date="2022-08-03T21:38:00Z">
            <w:rPr>
              <w:del w:id="5588" w:author="fauzan" w:date="2022-08-07T17:18: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89" w:author="fauzan" w:date="2022-08-07T17:18:00Z"/>
          <w:rFonts w:ascii="Courier New" w:hAnsi="Courier New" w:cs="Courier New"/>
          <w:sz w:val="20"/>
          <w:szCs w:val="20"/>
          <w:rPrChange w:id="5590" w:author="muhammad fauzan" w:date="2022-08-03T21:38:00Z">
            <w:rPr>
              <w:del w:id="5591" w:author="fauzan" w:date="2022-08-07T17:18:00Z"/>
            </w:rPr>
          </w:rPrChange>
        </w:rPr>
      </w:pPr>
      <w:del w:id="5592" w:author="fauzan" w:date="2022-08-07T17:18:00Z">
        <w:r>
          <w:rPr>
            <w:rFonts w:ascii="Courier New" w:hAnsi="Courier New" w:cs="Courier New"/>
            <w:sz w:val="20"/>
            <w:szCs w:val="20"/>
            <w:rPrChange w:id="5593" w:author="muhammad fauzan" w:date="2022-08-03T21:38:00Z">
              <w:rPr/>
            </w:rPrChange>
          </w:rPr>
          <w:delText xml:space="preserve">    # looping untuk mengambil data tanggal dari datadistribusi yang dimasukkan kedalam kedalam temp agar ketika ditampilkan tidak sama</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94" w:author="fauzan" w:date="2022-08-07T17:18:00Z"/>
          <w:rFonts w:ascii="Courier New" w:hAnsi="Courier New" w:cs="Courier New"/>
          <w:sz w:val="20"/>
          <w:szCs w:val="20"/>
          <w:rPrChange w:id="5595" w:author="muhammad fauzan" w:date="2022-08-03T21:38:00Z">
            <w:rPr>
              <w:del w:id="5596" w:author="fauzan" w:date="2022-08-07T17:18:00Z"/>
            </w:rPr>
          </w:rPrChange>
        </w:rPr>
      </w:pPr>
      <w:del w:id="5597" w:author="fauzan" w:date="2022-08-07T17:18:00Z">
        <w:r>
          <w:rPr>
            <w:rFonts w:ascii="Courier New" w:hAnsi="Courier New" w:cs="Courier New"/>
            <w:sz w:val="20"/>
            <w:szCs w:val="20"/>
            <w:rPrChange w:id="5598" w:author="muhammad fauzan" w:date="2022-08-03T21:38:00Z">
              <w:rPr/>
            </w:rPrChange>
          </w:rPr>
          <w:delText xml:space="preserve">    for data_ in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599" w:author="fauzan" w:date="2022-08-07T17:18:00Z"/>
          <w:rFonts w:ascii="Courier New" w:hAnsi="Courier New" w:cs="Courier New"/>
          <w:sz w:val="20"/>
          <w:szCs w:val="20"/>
          <w:rPrChange w:id="5600" w:author="muhammad fauzan" w:date="2022-08-03T21:38:00Z">
            <w:rPr>
              <w:del w:id="5601" w:author="fauzan" w:date="2022-08-07T17:18:00Z"/>
            </w:rPr>
          </w:rPrChange>
        </w:rPr>
      </w:pPr>
      <w:del w:id="5602" w:author="fauzan" w:date="2022-08-07T17:18:00Z">
        <w:r>
          <w:rPr>
            <w:rFonts w:ascii="Courier New" w:hAnsi="Courier New" w:cs="Courier New"/>
            <w:sz w:val="20"/>
            <w:szCs w:val="20"/>
            <w:rPrChange w:id="5603" w:author="muhammad fauzan" w:date="2022-08-03T21:38:00Z">
              <w:rPr/>
            </w:rPrChange>
          </w:rPr>
          <w:delText xml:space="preserve">        IsMatch = False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04" w:author="fauzan" w:date="2022-08-07T17:18:00Z"/>
          <w:rFonts w:ascii="Courier New" w:hAnsi="Courier New" w:cs="Courier New"/>
          <w:sz w:val="20"/>
          <w:szCs w:val="20"/>
          <w:rPrChange w:id="5605" w:author="muhammad fauzan" w:date="2022-08-03T21:38:00Z">
            <w:rPr>
              <w:del w:id="5606" w:author="fauzan" w:date="2022-08-07T17:18:00Z"/>
            </w:rPr>
          </w:rPrChange>
        </w:rPr>
      </w:pPr>
      <w:del w:id="5607" w:author="fauzan" w:date="2022-08-07T17:18:00Z">
        <w:r>
          <w:rPr>
            <w:rFonts w:ascii="Courier New" w:hAnsi="Courier New" w:cs="Courier New"/>
            <w:sz w:val="20"/>
            <w:szCs w:val="20"/>
            <w:rPrChange w:id="5608" w:author="muhammad fauzan" w:date="2022-08-03T21:38:00Z">
              <w:rPr/>
            </w:rPrChange>
          </w:rPr>
          <w:delText xml:space="preserve">        # ambil data 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09" w:author="fauzan" w:date="2022-08-07T17:18:00Z"/>
          <w:rFonts w:ascii="Courier New" w:hAnsi="Courier New" w:cs="Courier New"/>
          <w:sz w:val="20"/>
          <w:szCs w:val="20"/>
          <w:rPrChange w:id="5610" w:author="muhammad fauzan" w:date="2022-08-03T21:38:00Z">
            <w:rPr>
              <w:del w:id="5611" w:author="fauzan" w:date="2022-08-07T17:18:00Z"/>
            </w:rPr>
          </w:rPrChange>
        </w:rPr>
      </w:pPr>
      <w:del w:id="5612" w:author="fauzan" w:date="2022-08-07T17:18:00Z">
        <w:r>
          <w:rPr>
            <w:rFonts w:ascii="Courier New" w:hAnsi="Courier New" w:cs="Courier New"/>
            <w:sz w:val="20"/>
            <w:szCs w:val="20"/>
            <w:rPrChange w:id="5613" w:author="muhammad fauzan" w:date="2022-08-03T21:38:00Z">
              <w:rPr/>
            </w:rPrChange>
          </w:rPr>
          <w:delText xml:space="preserve">        for i in range(len(roti)):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14" w:author="fauzan" w:date="2022-08-07T17:18:00Z"/>
          <w:rFonts w:ascii="Courier New" w:hAnsi="Courier New" w:cs="Courier New"/>
          <w:sz w:val="20"/>
          <w:szCs w:val="20"/>
          <w:rPrChange w:id="5615" w:author="muhammad fauzan" w:date="2022-08-03T21:38:00Z">
            <w:rPr>
              <w:del w:id="5616" w:author="fauzan" w:date="2022-08-07T17:18:00Z"/>
            </w:rPr>
          </w:rPrChange>
        </w:rPr>
      </w:pPr>
      <w:del w:id="5617" w:author="fauzan" w:date="2022-08-07T17:18:00Z">
        <w:r>
          <w:rPr>
            <w:rFonts w:ascii="Courier New" w:hAnsi="Courier New" w:cs="Courier New"/>
            <w:sz w:val="20"/>
            <w:szCs w:val="20"/>
            <w:rPrChange w:id="5618" w:author="muhammad fauzan" w:date="2022-08-03T21:38:00Z">
              <w:rPr/>
            </w:rPrChange>
          </w:rPr>
          <w:delText xml:space="preserve">            if roti[i] == data_.roti_id: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19" w:author="fauzan" w:date="2022-08-07T17:18:00Z"/>
          <w:rFonts w:ascii="Courier New" w:hAnsi="Courier New" w:cs="Courier New"/>
          <w:sz w:val="20"/>
          <w:szCs w:val="20"/>
          <w:rPrChange w:id="5620" w:author="muhammad fauzan" w:date="2022-08-03T21:38:00Z">
            <w:rPr>
              <w:del w:id="5621" w:author="fauzan" w:date="2022-08-07T17:18:00Z"/>
            </w:rPr>
          </w:rPrChange>
        </w:rPr>
      </w:pPr>
      <w:del w:id="5622" w:author="fauzan" w:date="2022-08-07T17:18:00Z">
        <w:r>
          <w:rPr>
            <w:rFonts w:ascii="Courier New" w:hAnsi="Courier New" w:cs="Courier New"/>
            <w:sz w:val="20"/>
            <w:szCs w:val="20"/>
            <w:rPrChange w:id="5623" w:author="muhammad fauzan" w:date="2022-08-03T21:38:00Z">
              <w:rPr/>
            </w:rPrChange>
          </w:rPr>
          <w:delText xml:space="preserve">                IsMatch = True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24" w:author="fauzan" w:date="2022-08-07T17:18:00Z"/>
          <w:rFonts w:ascii="Courier New" w:hAnsi="Courier New" w:cs="Courier New"/>
          <w:sz w:val="20"/>
          <w:szCs w:val="20"/>
          <w:rPrChange w:id="5625" w:author="muhammad fauzan" w:date="2022-08-03T21:38:00Z">
            <w:rPr>
              <w:del w:id="5626" w:author="fauzan" w:date="2022-08-07T17:18:00Z"/>
            </w:rPr>
          </w:rPrChange>
        </w:rPr>
      </w:pPr>
      <w:del w:id="5627" w:author="fauzan" w:date="2022-08-07T17:18:00Z">
        <w:r>
          <w:rPr>
            <w:rFonts w:ascii="Courier New" w:hAnsi="Courier New" w:cs="Courier New"/>
            <w:sz w:val="20"/>
            <w:szCs w:val="20"/>
            <w:rPrChange w:id="5628" w:author="muhammad fauzan" w:date="2022-08-03T21:38:00Z">
              <w:rPr/>
            </w:rPrChange>
          </w:rPr>
          <w:delText xml:space="preserve">        if IsMatch: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29" w:author="fauzan" w:date="2022-08-07T17:18:00Z"/>
          <w:rFonts w:ascii="Courier New" w:hAnsi="Courier New" w:cs="Courier New"/>
          <w:sz w:val="20"/>
          <w:szCs w:val="20"/>
          <w:rPrChange w:id="5630" w:author="muhammad fauzan" w:date="2022-08-03T21:38:00Z">
            <w:rPr>
              <w:del w:id="5631" w:author="fauzan" w:date="2022-08-07T17:18:00Z"/>
            </w:rPr>
          </w:rPrChange>
        </w:rPr>
      </w:pPr>
      <w:del w:id="5632" w:author="fauzan" w:date="2022-08-07T17:18:00Z">
        <w:r>
          <w:rPr>
            <w:rFonts w:ascii="Courier New" w:hAnsi="Courier New" w:cs="Courier New"/>
            <w:sz w:val="20"/>
            <w:szCs w:val="20"/>
            <w:rPrChange w:id="5633" w:author="muhammad fauzan" w:date="2022-08-03T21:38:00Z">
              <w:rPr/>
            </w:rPrChange>
          </w:rPr>
          <w:delText xml:space="preserve">            continue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34" w:author="fauzan" w:date="2022-08-07T17:18:00Z"/>
          <w:rFonts w:ascii="Courier New" w:hAnsi="Courier New" w:cs="Courier New"/>
          <w:sz w:val="20"/>
          <w:szCs w:val="20"/>
          <w:rPrChange w:id="5635" w:author="muhammad fauzan" w:date="2022-08-03T21:38:00Z">
            <w:rPr>
              <w:del w:id="5636" w:author="fauzan" w:date="2022-08-07T17:18:00Z"/>
            </w:rPr>
          </w:rPrChange>
        </w:rPr>
      </w:pPr>
      <w:del w:id="5637" w:author="fauzan" w:date="2022-08-07T17:18:00Z">
        <w:r>
          <w:rPr>
            <w:rFonts w:ascii="Courier New" w:hAnsi="Courier New" w:cs="Courier New"/>
            <w:sz w:val="20"/>
            <w:szCs w:val="20"/>
            <w:rPrChange w:id="5638" w:author="muhammad fauzan" w:date="2022-08-03T21:38: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39" w:author="fauzan" w:date="2022-08-07T17:18:00Z"/>
          <w:rFonts w:ascii="Courier New" w:hAnsi="Courier New" w:cs="Courier New"/>
          <w:sz w:val="20"/>
          <w:szCs w:val="20"/>
          <w:rPrChange w:id="5640" w:author="muhammad fauzan" w:date="2022-08-03T21:38:00Z">
            <w:rPr>
              <w:del w:id="5641" w:author="fauzan" w:date="2022-08-07T17:18:00Z"/>
            </w:rPr>
          </w:rPrChange>
        </w:rPr>
      </w:pPr>
      <w:del w:id="5642" w:author="fauzan" w:date="2022-08-07T17:18:00Z">
        <w:r>
          <w:rPr>
            <w:rFonts w:ascii="Courier New" w:hAnsi="Courier New" w:cs="Courier New"/>
            <w:sz w:val="20"/>
            <w:szCs w:val="20"/>
            <w:rPrChange w:id="5643" w:author="muhammad fauzan" w:date="2022-08-03T21:38:00Z">
              <w:rPr/>
            </w:rPrChange>
          </w:rPr>
          <w:delText xml:space="preserve">            roti.append(data_.roti_id)</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5644" w:author="fauzan" w:date="2022-08-07T17:18:00Z"/>
          <w:rFonts w:ascii="Courier New" w:hAnsi="Courier New" w:cs="Courier New"/>
          <w:sz w:val="20"/>
          <w:szCs w:val="20"/>
          <w:rPrChange w:id="5645" w:author="muhammad fauzan" w:date="2022-08-03T21:38:00Z">
            <w:rPr>
              <w:del w:id="5646" w:author="fauzan" w:date="2022-08-07T17:18: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47" w:author="fauzan" w:date="2022-08-07T17:18:00Z"/>
          <w:rFonts w:ascii="Courier New" w:hAnsi="Courier New" w:cs="Courier New"/>
          <w:sz w:val="20"/>
          <w:szCs w:val="20"/>
          <w:rPrChange w:id="5648" w:author="muhammad fauzan" w:date="2022-08-03T21:38:00Z">
            <w:rPr>
              <w:del w:id="5649" w:author="fauzan" w:date="2022-08-07T17:18:00Z"/>
            </w:rPr>
          </w:rPrChange>
        </w:rPr>
      </w:pPr>
      <w:del w:id="5650" w:author="fauzan" w:date="2022-08-07T17:18:00Z">
        <w:r>
          <w:rPr>
            <w:rFonts w:ascii="Courier New" w:hAnsi="Courier New" w:cs="Courier New"/>
            <w:sz w:val="20"/>
            <w:szCs w:val="20"/>
            <w:rPrChange w:id="5651" w:author="muhammad fauzan" w:date="2022-08-03T21:38:00Z">
              <w:rPr/>
            </w:rPrChange>
          </w:rPr>
          <w:delText xml:space="preserve">    for data in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52" w:author="fauzan" w:date="2022-08-07T17:18:00Z"/>
          <w:rFonts w:ascii="Courier New" w:hAnsi="Courier New" w:cs="Courier New"/>
          <w:sz w:val="20"/>
          <w:szCs w:val="20"/>
          <w:rPrChange w:id="5653" w:author="muhammad fauzan" w:date="2022-08-03T21:38:00Z">
            <w:rPr>
              <w:del w:id="5654" w:author="fauzan" w:date="2022-08-07T17:18:00Z"/>
            </w:rPr>
          </w:rPrChange>
        </w:rPr>
      </w:pPr>
      <w:del w:id="5655" w:author="fauzan" w:date="2022-08-07T17:18:00Z">
        <w:r>
          <w:rPr>
            <w:rFonts w:ascii="Courier New" w:hAnsi="Courier New" w:cs="Courier New"/>
            <w:sz w:val="20"/>
            <w:szCs w:val="20"/>
            <w:rPrChange w:id="5656" w:author="muhammad fauzan" w:date="2022-08-03T21:38:00Z">
              <w:rPr/>
            </w:rPrChange>
          </w:rPr>
          <w:delText xml:space="preserve">        IsMatch = False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57" w:author="fauzan" w:date="2022-08-07T17:18:00Z"/>
          <w:rFonts w:ascii="Courier New" w:hAnsi="Courier New" w:cs="Courier New"/>
          <w:sz w:val="20"/>
          <w:szCs w:val="20"/>
          <w:rPrChange w:id="5658" w:author="muhammad fauzan" w:date="2022-08-03T21:38:00Z">
            <w:rPr>
              <w:del w:id="5659" w:author="fauzan" w:date="2022-08-07T17:18:00Z"/>
            </w:rPr>
          </w:rPrChange>
        </w:rPr>
      </w:pPr>
      <w:del w:id="5660" w:author="fauzan" w:date="2022-08-07T17:18:00Z">
        <w:r>
          <w:rPr>
            <w:rFonts w:ascii="Courier New" w:hAnsi="Courier New" w:cs="Courier New"/>
            <w:sz w:val="20"/>
            <w:szCs w:val="20"/>
            <w:rPrChange w:id="5661" w:author="muhammad fauzan" w:date="2022-08-03T21:38:00Z">
              <w:rPr/>
            </w:rPrChange>
          </w:rPr>
          <w:delText xml:space="preserve">        # ambil data 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62" w:author="fauzan" w:date="2022-08-07T17:18:00Z"/>
          <w:rFonts w:ascii="Courier New" w:hAnsi="Courier New" w:cs="Courier New"/>
          <w:sz w:val="20"/>
          <w:szCs w:val="20"/>
          <w:rPrChange w:id="5663" w:author="muhammad fauzan" w:date="2022-08-03T21:38:00Z">
            <w:rPr>
              <w:del w:id="5664" w:author="fauzan" w:date="2022-08-07T17:18:00Z"/>
            </w:rPr>
          </w:rPrChange>
        </w:rPr>
      </w:pPr>
      <w:del w:id="5665" w:author="fauzan" w:date="2022-08-07T17:18:00Z">
        <w:r>
          <w:rPr>
            <w:rFonts w:ascii="Courier New" w:hAnsi="Courier New" w:cs="Courier New"/>
            <w:sz w:val="20"/>
            <w:szCs w:val="20"/>
            <w:rPrChange w:id="5666" w:author="muhammad fauzan" w:date="2022-08-03T21:38:00Z">
              <w:rPr/>
            </w:rPrChange>
          </w:rPr>
          <w:delText xml:space="preserve">        for i in range(len(temp)):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67" w:author="fauzan" w:date="2022-08-07T17:18:00Z"/>
          <w:rFonts w:ascii="Courier New" w:hAnsi="Courier New" w:cs="Courier New"/>
          <w:sz w:val="20"/>
          <w:szCs w:val="20"/>
          <w:rPrChange w:id="5668" w:author="muhammad fauzan" w:date="2022-08-03T21:38:00Z">
            <w:rPr>
              <w:del w:id="5669" w:author="fauzan" w:date="2022-08-07T17:18:00Z"/>
            </w:rPr>
          </w:rPrChange>
        </w:rPr>
      </w:pPr>
      <w:del w:id="5670" w:author="fauzan" w:date="2022-08-07T17:18:00Z">
        <w:r>
          <w:rPr>
            <w:rFonts w:ascii="Courier New" w:hAnsi="Courier New" w:cs="Courier New"/>
            <w:sz w:val="20"/>
            <w:szCs w:val="20"/>
            <w:rPrChange w:id="5671" w:author="muhammad fauzan" w:date="2022-08-03T21:38:00Z">
              <w:rPr/>
            </w:rPrChange>
          </w:rPr>
          <w:delText xml:space="preserve">            if temp[i] == data.tanggal: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72" w:author="fauzan" w:date="2022-08-07T17:18:00Z"/>
          <w:rFonts w:ascii="Courier New" w:hAnsi="Courier New" w:cs="Courier New"/>
          <w:sz w:val="20"/>
          <w:szCs w:val="20"/>
          <w:rPrChange w:id="5673" w:author="muhammad fauzan" w:date="2022-08-03T21:38:00Z">
            <w:rPr>
              <w:del w:id="5674" w:author="fauzan" w:date="2022-08-07T17:18:00Z"/>
            </w:rPr>
          </w:rPrChange>
        </w:rPr>
      </w:pPr>
      <w:del w:id="5675" w:author="fauzan" w:date="2022-08-07T17:18:00Z">
        <w:r>
          <w:rPr>
            <w:rFonts w:ascii="Courier New" w:hAnsi="Courier New" w:cs="Courier New"/>
            <w:sz w:val="20"/>
            <w:szCs w:val="20"/>
            <w:rPrChange w:id="5676" w:author="muhammad fauzan" w:date="2022-08-03T21:38:00Z">
              <w:rPr/>
            </w:rPrChange>
          </w:rPr>
          <w:delText xml:space="preserve">                IsMatch = True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77" w:author="fauzan" w:date="2022-08-07T17:18:00Z"/>
          <w:rFonts w:ascii="Courier New" w:hAnsi="Courier New" w:cs="Courier New"/>
          <w:sz w:val="20"/>
          <w:szCs w:val="20"/>
          <w:rPrChange w:id="5678" w:author="muhammad fauzan" w:date="2022-08-03T21:38:00Z">
            <w:rPr>
              <w:del w:id="5679" w:author="fauzan" w:date="2022-08-07T17:18:00Z"/>
            </w:rPr>
          </w:rPrChange>
        </w:rPr>
      </w:pPr>
      <w:del w:id="5680" w:author="fauzan" w:date="2022-08-07T17:18:00Z">
        <w:r>
          <w:rPr>
            <w:rFonts w:ascii="Courier New" w:hAnsi="Courier New" w:cs="Courier New"/>
            <w:sz w:val="20"/>
            <w:szCs w:val="20"/>
            <w:rPrChange w:id="5681" w:author="muhammad fauzan" w:date="2022-08-03T21:38:00Z">
              <w:rPr/>
            </w:rPrChange>
          </w:rPr>
          <w:delText xml:space="preserve">        if IsMatch: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82" w:author="fauzan" w:date="2022-08-07T17:18:00Z"/>
          <w:rFonts w:ascii="Courier New" w:hAnsi="Courier New" w:cs="Courier New"/>
          <w:sz w:val="20"/>
          <w:szCs w:val="20"/>
          <w:rPrChange w:id="5683" w:author="muhammad fauzan" w:date="2022-08-03T21:38:00Z">
            <w:rPr>
              <w:del w:id="5684" w:author="fauzan" w:date="2022-08-07T17:18:00Z"/>
            </w:rPr>
          </w:rPrChange>
        </w:rPr>
      </w:pPr>
      <w:del w:id="5685" w:author="fauzan" w:date="2022-08-07T17:18:00Z">
        <w:r>
          <w:rPr>
            <w:rFonts w:ascii="Courier New" w:hAnsi="Courier New" w:cs="Courier New"/>
            <w:sz w:val="20"/>
            <w:szCs w:val="20"/>
            <w:rPrChange w:id="5686" w:author="muhammad fauzan" w:date="2022-08-03T21:38:00Z">
              <w:rPr/>
            </w:rPrChange>
          </w:rPr>
          <w:delText xml:space="preserve">            continue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87" w:author="fauzan" w:date="2022-08-07T17:18:00Z"/>
          <w:rFonts w:ascii="Courier New" w:hAnsi="Courier New" w:cs="Courier New"/>
          <w:sz w:val="20"/>
          <w:szCs w:val="20"/>
          <w:rPrChange w:id="5688" w:author="muhammad fauzan" w:date="2022-08-03T21:38:00Z">
            <w:rPr>
              <w:del w:id="5689" w:author="fauzan" w:date="2022-08-07T17:18:00Z"/>
            </w:rPr>
          </w:rPrChange>
        </w:rPr>
      </w:pPr>
      <w:del w:id="5690" w:author="fauzan" w:date="2022-08-07T17:18:00Z">
        <w:r>
          <w:rPr>
            <w:rFonts w:ascii="Courier New" w:hAnsi="Courier New" w:cs="Courier New"/>
            <w:sz w:val="20"/>
            <w:szCs w:val="20"/>
            <w:rPrChange w:id="5691" w:author="muhammad fauzan" w:date="2022-08-03T21:38: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692" w:author="fauzan" w:date="2022-08-07T17:18:00Z"/>
          <w:rFonts w:ascii="Courier New" w:hAnsi="Courier New" w:cs="Courier New"/>
          <w:sz w:val="20"/>
          <w:szCs w:val="20"/>
          <w:rPrChange w:id="5693" w:author="muhammad fauzan" w:date="2022-08-03T21:38:00Z">
            <w:rPr>
              <w:del w:id="5694" w:author="fauzan" w:date="2022-08-07T17:18:00Z"/>
            </w:rPr>
          </w:rPrChange>
        </w:rPr>
      </w:pPr>
      <w:del w:id="5695" w:author="fauzan" w:date="2022-08-07T17:18:00Z">
        <w:r>
          <w:rPr>
            <w:rFonts w:ascii="Courier New" w:hAnsi="Courier New" w:cs="Courier New"/>
            <w:sz w:val="20"/>
            <w:szCs w:val="20"/>
            <w:rPrChange w:id="5696" w:author="muhammad fauzan" w:date="2022-08-03T21:38:00Z">
              <w:rPr/>
            </w:rPrChange>
          </w:rPr>
          <w:delText xml:space="preserve">            temp.append(data.tanggal)</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5697" w:author="fauzan" w:date="2022-08-07T17:18:00Z"/>
          <w:rFonts w:ascii="Courier New" w:hAnsi="Courier New" w:cs="Courier New"/>
          <w:sz w:val="20"/>
          <w:szCs w:val="20"/>
          <w:rPrChange w:id="5698" w:author="muhammad fauzan" w:date="2022-08-03T21:38:00Z">
            <w:rPr>
              <w:del w:id="5699" w:author="fauzan" w:date="2022-08-07T17:18: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00" w:author="fauzan" w:date="2022-08-07T17:18:00Z"/>
          <w:rFonts w:ascii="Courier New" w:hAnsi="Courier New" w:cs="Courier New"/>
          <w:sz w:val="20"/>
          <w:szCs w:val="20"/>
          <w:rPrChange w:id="5701" w:author="muhammad fauzan" w:date="2022-08-03T21:38:00Z">
            <w:rPr>
              <w:del w:id="5702" w:author="fauzan" w:date="2022-08-07T17:18:00Z"/>
            </w:rPr>
          </w:rPrChange>
        </w:rPr>
      </w:pPr>
      <w:del w:id="5703" w:author="fauzan" w:date="2022-08-07T17:18:00Z">
        <w:r>
          <w:rPr>
            <w:rFonts w:ascii="Courier New" w:hAnsi="Courier New" w:cs="Courier New"/>
            <w:sz w:val="20"/>
            <w:szCs w:val="20"/>
            <w:rPrChange w:id="5704" w:author="muhammad fauzan" w:date="2022-08-03T21:38:00Z">
              <w:rPr/>
            </w:rPrChange>
          </w:rPr>
          <w:delText xml:space="preserve">    # metode HWES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05" w:author="fauzan" w:date="2022-08-07T17:18:00Z"/>
          <w:rFonts w:ascii="Courier New" w:hAnsi="Courier New" w:cs="Courier New"/>
          <w:sz w:val="20"/>
          <w:szCs w:val="20"/>
          <w:rPrChange w:id="5706" w:author="muhammad fauzan" w:date="2022-08-03T21:38:00Z">
            <w:rPr>
              <w:del w:id="5707" w:author="fauzan" w:date="2022-08-07T17:18:00Z"/>
            </w:rPr>
          </w:rPrChange>
        </w:rPr>
      </w:pPr>
      <w:del w:id="5708" w:author="fauzan" w:date="2022-08-07T17:18:00Z">
        <w:r>
          <w:rPr>
            <w:rFonts w:ascii="Courier New" w:hAnsi="Courier New" w:cs="Courier New"/>
            <w:sz w:val="20"/>
            <w:szCs w:val="20"/>
            <w:rPrChange w:id="5709" w:author="muhammad fauzan" w:date="2022-08-03T21:38:00Z">
              <w:rPr/>
            </w:rPrChange>
          </w:rPr>
          <w:delText xml:space="preserve">    for i in range(len(roti)):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10" w:author="fauzan" w:date="2022-08-07T17:18:00Z"/>
          <w:rFonts w:ascii="Courier New" w:hAnsi="Courier New" w:cs="Courier New"/>
          <w:sz w:val="20"/>
          <w:szCs w:val="20"/>
          <w:rPrChange w:id="5711" w:author="muhammad fauzan" w:date="2022-08-03T21:38:00Z">
            <w:rPr>
              <w:del w:id="5712" w:author="fauzan" w:date="2022-08-07T17:18:00Z"/>
            </w:rPr>
          </w:rPrChange>
        </w:rPr>
      </w:pPr>
      <w:del w:id="5713" w:author="fauzan" w:date="2022-08-07T17:18:00Z">
        <w:r>
          <w:rPr>
            <w:rFonts w:ascii="Courier New" w:hAnsi="Courier New" w:cs="Courier New"/>
            <w:sz w:val="20"/>
            <w:szCs w:val="20"/>
            <w:rPrChange w:id="5714" w:author="muhammad fauzan" w:date="2022-08-03T21:38:00Z">
              <w:rPr/>
            </w:rPrChange>
          </w:rPr>
          <w:delText xml:space="preserve">        data_dropping[str(roti[i])]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15" w:author="fauzan" w:date="2022-08-07T17:18:00Z"/>
          <w:rFonts w:ascii="Courier New" w:hAnsi="Courier New" w:cs="Courier New"/>
          <w:sz w:val="20"/>
          <w:szCs w:val="20"/>
          <w:rPrChange w:id="5716" w:author="muhammad fauzan" w:date="2022-08-03T21:38:00Z">
            <w:rPr>
              <w:del w:id="5717" w:author="fauzan" w:date="2022-08-07T17:18:00Z"/>
            </w:rPr>
          </w:rPrChange>
        </w:rPr>
      </w:pPr>
      <w:del w:id="5718" w:author="fauzan" w:date="2022-08-07T17:18:00Z">
        <w:r>
          <w:rPr>
            <w:rFonts w:ascii="Courier New" w:hAnsi="Courier New" w:cs="Courier New"/>
            <w:sz w:val="20"/>
            <w:szCs w:val="20"/>
            <w:rPrChange w:id="5719" w:author="muhammad fauzan" w:date="2022-08-03T21:38:00Z">
              <w:rPr/>
            </w:rPrChange>
          </w:rPr>
          <w:delText xml:space="preserve">            "tanggal":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20" w:author="fauzan" w:date="2022-08-07T17:18:00Z"/>
          <w:rFonts w:ascii="Courier New" w:hAnsi="Courier New" w:cs="Courier New"/>
          <w:sz w:val="20"/>
          <w:szCs w:val="20"/>
          <w:rPrChange w:id="5721" w:author="muhammad fauzan" w:date="2022-08-03T21:38:00Z">
            <w:rPr>
              <w:del w:id="5722" w:author="fauzan" w:date="2022-08-07T17:18:00Z"/>
            </w:rPr>
          </w:rPrChange>
        </w:rPr>
      </w:pPr>
      <w:del w:id="5723" w:author="fauzan" w:date="2022-08-07T17:18:00Z">
        <w:r>
          <w:rPr>
            <w:rFonts w:ascii="Courier New" w:hAnsi="Courier New" w:cs="Courier New"/>
            <w:sz w:val="20"/>
            <w:szCs w:val="20"/>
            <w:rPrChange w:id="5724" w:author="muhammad fauzan" w:date="2022-08-03T21:38:00Z">
              <w:rPr/>
            </w:rPrChange>
          </w:rPr>
          <w:delText xml:space="preserve">            "dropping":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25" w:author="fauzan" w:date="2022-08-07T17:18:00Z"/>
          <w:rFonts w:ascii="Courier New" w:hAnsi="Courier New" w:cs="Courier New"/>
          <w:sz w:val="20"/>
          <w:szCs w:val="20"/>
          <w:rPrChange w:id="5726" w:author="muhammad fauzan" w:date="2022-08-03T21:38:00Z">
            <w:rPr>
              <w:del w:id="5727" w:author="fauzan" w:date="2022-08-07T17:18:00Z"/>
            </w:rPr>
          </w:rPrChange>
        </w:rPr>
      </w:pPr>
      <w:del w:id="5728" w:author="fauzan" w:date="2022-08-07T17:18:00Z">
        <w:r>
          <w:rPr>
            <w:rFonts w:ascii="Courier New" w:hAnsi="Courier New" w:cs="Courier New"/>
            <w:sz w:val="20"/>
            <w:szCs w:val="20"/>
            <w:rPrChange w:id="5729" w:author="muhammad fauzan" w:date="2022-08-03T21:38: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30" w:author="fauzan" w:date="2022-08-07T17:18:00Z"/>
          <w:rFonts w:ascii="Courier New" w:hAnsi="Courier New" w:cs="Courier New"/>
          <w:sz w:val="20"/>
          <w:szCs w:val="20"/>
          <w:rPrChange w:id="5731" w:author="muhammad fauzan" w:date="2022-08-03T21:38:00Z">
            <w:rPr>
              <w:del w:id="5732" w:author="fauzan" w:date="2022-08-07T17:18:00Z"/>
            </w:rPr>
          </w:rPrChange>
        </w:rPr>
      </w:pPr>
      <w:del w:id="5733" w:author="fauzan" w:date="2022-08-07T17:18:00Z">
        <w:r>
          <w:rPr>
            <w:rFonts w:ascii="Courier New" w:hAnsi="Courier New" w:cs="Courier New"/>
            <w:sz w:val="20"/>
            <w:szCs w:val="20"/>
            <w:rPrChange w:id="5734" w:author="muhammad fauzan" w:date="2022-08-03T21:38:00Z">
              <w:rPr/>
            </w:rPrChange>
          </w:rPr>
          <w:delText xml:space="preserve">        # print(data_dropping)</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35" w:author="fauzan" w:date="2022-08-07T17:18:00Z"/>
          <w:rFonts w:ascii="Courier New" w:hAnsi="Courier New" w:cs="Courier New"/>
          <w:sz w:val="20"/>
          <w:szCs w:val="20"/>
          <w:rPrChange w:id="5736" w:author="muhammad fauzan" w:date="2022-08-03T21:38:00Z">
            <w:rPr>
              <w:del w:id="5737" w:author="fauzan" w:date="2022-08-07T17:18:00Z"/>
            </w:rPr>
          </w:rPrChange>
        </w:rPr>
      </w:pPr>
      <w:del w:id="5738" w:author="fauzan" w:date="2022-08-07T17:18:00Z">
        <w:r>
          <w:rPr>
            <w:rFonts w:ascii="Courier New" w:hAnsi="Courier New" w:cs="Courier New"/>
            <w:sz w:val="20"/>
            <w:szCs w:val="20"/>
            <w:rPrChange w:id="5739" w:author="muhammad fauzan" w:date="2022-08-03T21:38:00Z">
              <w:rPr/>
            </w:rPrChange>
          </w:rPr>
          <w:delText xml:space="preserve">        for data in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40" w:author="fauzan" w:date="2022-08-07T17:18:00Z"/>
          <w:rFonts w:ascii="Courier New" w:hAnsi="Courier New" w:cs="Courier New"/>
          <w:sz w:val="20"/>
          <w:szCs w:val="20"/>
          <w:rPrChange w:id="5741" w:author="muhammad fauzan" w:date="2022-08-03T21:38:00Z">
            <w:rPr>
              <w:del w:id="5742" w:author="fauzan" w:date="2022-08-07T17:18:00Z"/>
            </w:rPr>
          </w:rPrChange>
        </w:rPr>
      </w:pPr>
      <w:del w:id="5743" w:author="fauzan" w:date="2022-08-07T17:18:00Z">
        <w:r>
          <w:rPr>
            <w:rFonts w:ascii="Courier New" w:hAnsi="Courier New" w:cs="Courier New"/>
            <w:sz w:val="20"/>
            <w:szCs w:val="20"/>
            <w:rPrChange w:id="5744" w:author="muhammad fauzan" w:date="2022-08-03T21:38:00Z">
              <w:rPr/>
            </w:rPrChange>
          </w:rPr>
          <w:delText xml:space="preserve">            if data.roti_id == roti[i]: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45" w:author="fauzan" w:date="2022-08-07T17:18:00Z"/>
          <w:rFonts w:ascii="Courier New" w:hAnsi="Courier New" w:cs="Courier New"/>
          <w:sz w:val="20"/>
          <w:szCs w:val="20"/>
          <w:rPrChange w:id="5746" w:author="muhammad fauzan" w:date="2022-08-03T21:38:00Z">
            <w:rPr>
              <w:del w:id="5747" w:author="fauzan" w:date="2022-08-07T17:18:00Z"/>
            </w:rPr>
          </w:rPrChange>
        </w:rPr>
      </w:pPr>
      <w:del w:id="5748" w:author="fauzan" w:date="2022-08-07T17:18:00Z">
        <w:r>
          <w:rPr>
            <w:rFonts w:ascii="Courier New" w:hAnsi="Courier New" w:cs="Courier New"/>
            <w:sz w:val="20"/>
            <w:szCs w:val="20"/>
            <w:rPrChange w:id="5749" w:author="muhammad fauzan" w:date="2022-08-03T21:38:00Z">
              <w:rPr/>
            </w:rPrChange>
          </w:rPr>
          <w:delText xml:space="preserve">                tanggal.append(str(data.tanggal))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50" w:author="fauzan" w:date="2022-08-07T17:18:00Z"/>
          <w:rFonts w:ascii="Courier New" w:hAnsi="Courier New" w:cs="Courier New"/>
          <w:sz w:val="20"/>
          <w:szCs w:val="20"/>
          <w:rPrChange w:id="5751" w:author="muhammad fauzan" w:date="2022-08-03T21:38:00Z">
            <w:rPr>
              <w:del w:id="5752" w:author="fauzan" w:date="2022-08-07T17:18:00Z"/>
            </w:rPr>
          </w:rPrChange>
        </w:rPr>
      </w:pPr>
      <w:del w:id="5753" w:author="fauzan" w:date="2022-08-07T17:18:00Z">
        <w:r>
          <w:rPr>
            <w:rFonts w:ascii="Courier New" w:hAnsi="Courier New" w:cs="Courier New"/>
            <w:sz w:val="20"/>
            <w:szCs w:val="20"/>
            <w:rPrChange w:id="5754" w:author="muhammad fauzan" w:date="2022-08-03T21:38:00Z">
              <w:rPr/>
            </w:rPrChange>
          </w:rPr>
          <w:delText xml:space="preserve">                droping.append(data.dropping)</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55" w:author="fauzan" w:date="2022-08-07T17:18:00Z"/>
          <w:rFonts w:ascii="Courier New" w:hAnsi="Courier New" w:cs="Courier New"/>
          <w:sz w:val="20"/>
          <w:szCs w:val="20"/>
          <w:rPrChange w:id="5756" w:author="muhammad fauzan" w:date="2022-08-03T21:38:00Z">
            <w:rPr>
              <w:del w:id="5757" w:author="fauzan" w:date="2022-08-07T17:18:00Z"/>
            </w:rPr>
          </w:rPrChange>
        </w:rPr>
      </w:pPr>
      <w:del w:id="5758" w:author="fauzan" w:date="2022-08-07T17:18:00Z">
        <w:r>
          <w:rPr>
            <w:rFonts w:ascii="Courier New" w:hAnsi="Courier New" w:cs="Courier New"/>
            <w:sz w:val="20"/>
            <w:szCs w:val="20"/>
            <w:rPrChange w:id="5759" w:author="muhammad fauzan" w:date="2022-08-03T21:38:00Z">
              <w:rPr/>
            </w:rPrChange>
          </w:rPr>
          <w:delText xml:space="preserve">        data_dropping[str(roti[i])]["tanggal"] = 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60" w:author="fauzan" w:date="2022-08-07T17:18:00Z"/>
          <w:rFonts w:ascii="Courier New" w:hAnsi="Courier New" w:cs="Courier New"/>
          <w:sz w:val="20"/>
          <w:szCs w:val="20"/>
          <w:rPrChange w:id="5761" w:author="muhammad fauzan" w:date="2022-08-03T21:38:00Z">
            <w:rPr>
              <w:del w:id="5762" w:author="fauzan" w:date="2022-08-07T17:18:00Z"/>
            </w:rPr>
          </w:rPrChange>
        </w:rPr>
      </w:pPr>
      <w:del w:id="5763" w:author="fauzan" w:date="2022-08-07T17:18:00Z">
        <w:r>
          <w:rPr>
            <w:rFonts w:ascii="Courier New" w:hAnsi="Courier New" w:cs="Courier New"/>
            <w:sz w:val="20"/>
            <w:szCs w:val="20"/>
            <w:rPrChange w:id="5764" w:author="muhammad fauzan" w:date="2022-08-03T21:38:00Z">
              <w:rPr/>
            </w:rPrChange>
          </w:rPr>
          <w:delText xml:space="preserve">        data_dropping[str(roti[i])]["dropping"] = droping</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65" w:author="fauzan" w:date="2022-08-07T17:18:00Z"/>
          <w:rFonts w:ascii="Courier New" w:hAnsi="Courier New" w:cs="Courier New"/>
          <w:sz w:val="20"/>
          <w:szCs w:val="20"/>
          <w:rPrChange w:id="5766" w:author="muhammad fauzan" w:date="2022-08-03T21:38:00Z">
            <w:rPr>
              <w:del w:id="5767" w:author="fauzan" w:date="2022-08-07T17:18:00Z"/>
            </w:rPr>
          </w:rPrChange>
        </w:rPr>
      </w:pPr>
      <w:del w:id="5768" w:author="fauzan" w:date="2022-08-07T17:18:00Z">
        <w:r>
          <w:rPr>
            <w:rFonts w:ascii="Courier New" w:hAnsi="Courier New" w:cs="Courier New"/>
            <w:sz w:val="20"/>
            <w:szCs w:val="20"/>
            <w:rPrChange w:id="5769" w:author="muhammad fauzan" w:date="2022-08-03T21:38:00Z">
              <w:rPr/>
            </w:rPrChange>
          </w:rPr>
          <w:delText xml:space="preserve">        tanggal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70" w:author="fauzan" w:date="2022-08-07T17:18:00Z"/>
          <w:rFonts w:ascii="Courier New" w:hAnsi="Courier New" w:cs="Courier New"/>
          <w:sz w:val="20"/>
          <w:szCs w:val="20"/>
          <w:rPrChange w:id="5771" w:author="muhammad fauzan" w:date="2022-08-03T21:38:00Z">
            <w:rPr>
              <w:del w:id="5772" w:author="fauzan" w:date="2022-08-07T17:18:00Z"/>
            </w:rPr>
          </w:rPrChange>
        </w:rPr>
      </w:pPr>
      <w:del w:id="5773" w:author="fauzan" w:date="2022-08-07T17:18:00Z">
        <w:r>
          <w:rPr>
            <w:rFonts w:ascii="Courier New" w:hAnsi="Courier New" w:cs="Courier New"/>
            <w:sz w:val="20"/>
            <w:szCs w:val="20"/>
            <w:rPrChange w:id="5774" w:author="muhammad fauzan" w:date="2022-08-03T21:38:00Z">
              <w:rPr/>
            </w:rPrChange>
          </w:rPr>
          <w:delText xml:space="preserve">        droping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75" w:author="fauzan" w:date="2022-08-07T17:18:00Z"/>
          <w:rFonts w:ascii="Courier New" w:hAnsi="Courier New" w:cs="Courier New"/>
          <w:sz w:val="20"/>
          <w:szCs w:val="20"/>
          <w:rPrChange w:id="5776" w:author="muhammad fauzan" w:date="2022-08-03T21:38:00Z">
            <w:rPr>
              <w:del w:id="5777" w:author="fauzan" w:date="2022-08-07T17:18:00Z"/>
            </w:rPr>
          </w:rPrChange>
        </w:rPr>
      </w:pPr>
      <w:del w:id="5778" w:author="fauzan" w:date="2022-08-07T17:18:00Z">
        <w:r>
          <w:rPr>
            <w:rFonts w:ascii="Courier New" w:hAnsi="Courier New" w:cs="Courier New"/>
            <w:sz w:val="20"/>
            <w:szCs w:val="20"/>
            <w:rPrChange w:id="5779" w:author="muhammad fauzan" w:date="2022-08-03T21:38:00Z">
              <w:rPr/>
            </w:rPrChange>
          </w:rPr>
          <w:delText xml:space="preserve">        df = pd.DataFrame(data_dropping[str(roti[i])])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80" w:author="fauzan" w:date="2022-08-07T17:18:00Z"/>
          <w:rFonts w:ascii="Courier New" w:hAnsi="Courier New" w:cs="Courier New"/>
          <w:sz w:val="20"/>
          <w:szCs w:val="20"/>
          <w:rPrChange w:id="5781" w:author="muhammad fauzan" w:date="2022-08-03T21:38:00Z">
            <w:rPr>
              <w:del w:id="5782" w:author="fauzan" w:date="2022-08-07T17:18:00Z"/>
            </w:rPr>
          </w:rPrChange>
        </w:rPr>
      </w:pPr>
      <w:del w:id="5783" w:author="fauzan" w:date="2022-08-07T17:18:00Z">
        <w:r>
          <w:rPr>
            <w:rFonts w:ascii="Courier New" w:hAnsi="Courier New" w:cs="Courier New"/>
            <w:sz w:val="20"/>
            <w:szCs w:val="20"/>
            <w:rPrChange w:id="5784" w:author="muhammad fauzan" w:date="2022-08-03T21:38:00Z">
              <w:rPr/>
            </w:rPrChange>
          </w:rPr>
          <w:delText xml:space="preserve">        df.set_index("tanggal", inplace=True)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85" w:author="fauzan" w:date="2022-08-07T17:18:00Z"/>
          <w:rFonts w:ascii="Courier New" w:hAnsi="Courier New" w:cs="Courier New"/>
          <w:sz w:val="20"/>
          <w:szCs w:val="20"/>
          <w:rPrChange w:id="5786" w:author="muhammad fauzan" w:date="2022-08-03T21:38:00Z">
            <w:rPr>
              <w:del w:id="5787" w:author="fauzan" w:date="2022-08-07T17:18:00Z"/>
            </w:rPr>
          </w:rPrChange>
        </w:rPr>
      </w:pPr>
      <w:del w:id="5788" w:author="fauzan" w:date="2022-08-07T17:18:00Z">
        <w:r>
          <w:rPr>
            <w:rFonts w:ascii="Courier New" w:hAnsi="Courier New" w:cs="Courier New"/>
            <w:sz w:val="20"/>
            <w:szCs w:val="20"/>
            <w:rPrChange w:id="5789" w:author="muhammad fauzan" w:date="2022-08-03T21:38:00Z">
              <w:rPr/>
            </w:rPrChange>
          </w:rPr>
          <w:delText xml:space="preserve">        # df.plot(kind='line', title=str(roti[i]))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90" w:author="fauzan" w:date="2022-08-07T17:18:00Z"/>
          <w:rFonts w:ascii="Courier New" w:hAnsi="Courier New" w:cs="Courier New"/>
          <w:sz w:val="20"/>
          <w:szCs w:val="20"/>
          <w:rPrChange w:id="5791" w:author="muhammad fauzan" w:date="2022-08-03T21:38:00Z">
            <w:rPr>
              <w:del w:id="5792" w:author="fauzan" w:date="2022-08-07T17:18:00Z"/>
            </w:rPr>
          </w:rPrChange>
        </w:rPr>
      </w:pPr>
      <w:del w:id="5793" w:author="fauzan" w:date="2022-08-07T17:18:00Z">
        <w:r>
          <w:rPr>
            <w:rFonts w:ascii="Courier New" w:hAnsi="Courier New" w:cs="Courier New"/>
            <w:sz w:val="20"/>
            <w:szCs w:val="20"/>
            <w:rPrChange w:id="5794" w:author="muhammad fauzan" w:date="2022-08-03T21:38:00Z">
              <w:rPr/>
            </w:rPrChange>
          </w:rPr>
          <w:delText xml:space="preserve">        # plt.show()</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795" w:author="fauzan" w:date="2022-08-07T17:18:00Z"/>
          <w:rFonts w:ascii="Courier New" w:hAnsi="Courier New" w:cs="Courier New"/>
          <w:sz w:val="20"/>
          <w:szCs w:val="20"/>
          <w:rPrChange w:id="5796" w:author="muhammad fauzan" w:date="2022-08-03T21:38:00Z">
            <w:rPr>
              <w:del w:id="5797" w:author="fauzan" w:date="2022-08-07T17:18:00Z"/>
            </w:rPr>
          </w:rPrChange>
        </w:rPr>
      </w:pPr>
      <w:del w:id="5798" w:author="fauzan" w:date="2022-08-07T17:18:00Z">
        <w:r>
          <w:rPr>
            <w:rFonts w:ascii="Courier New" w:hAnsi="Courier New" w:cs="Courier New"/>
            <w:sz w:val="20"/>
            <w:szCs w:val="20"/>
            <w:rPrChange w:id="5799" w:author="muhammad fauzan" w:date="2022-08-03T21:38:00Z">
              <w:rPr/>
            </w:rPrChange>
          </w:rPr>
          <w:delText xml:space="preserve">        df_train = df.iloc[:-72]</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00" w:author="fauzan" w:date="2022-08-07T17:18:00Z"/>
          <w:rFonts w:ascii="Courier New" w:hAnsi="Courier New" w:cs="Courier New"/>
          <w:sz w:val="20"/>
          <w:szCs w:val="20"/>
          <w:rPrChange w:id="5801" w:author="muhammad fauzan" w:date="2022-08-03T21:38:00Z">
            <w:rPr>
              <w:del w:id="5802" w:author="fauzan" w:date="2022-08-07T17:18:00Z"/>
            </w:rPr>
          </w:rPrChange>
        </w:rPr>
      </w:pPr>
      <w:del w:id="5803" w:author="fauzan" w:date="2022-08-07T17:18:00Z">
        <w:r>
          <w:rPr>
            <w:rFonts w:ascii="Courier New" w:hAnsi="Courier New" w:cs="Courier New"/>
            <w:sz w:val="20"/>
            <w:szCs w:val="20"/>
            <w:rPrChange w:id="5804" w:author="muhammad fauzan" w:date="2022-08-03T21:38:00Z">
              <w:rPr/>
            </w:rPrChange>
          </w:rPr>
          <w:delText xml:space="preserve">        df_test = df.iloc[-72:]</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05" w:author="fauzan" w:date="2022-08-07T17:18:00Z"/>
          <w:rFonts w:ascii="Courier New" w:hAnsi="Courier New" w:cs="Courier New"/>
          <w:sz w:val="20"/>
          <w:szCs w:val="20"/>
          <w:rPrChange w:id="5806" w:author="muhammad fauzan" w:date="2022-08-03T21:38:00Z">
            <w:rPr>
              <w:del w:id="5807" w:author="fauzan" w:date="2022-08-07T17:18:00Z"/>
            </w:rPr>
          </w:rPrChange>
        </w:rPr>
      </w:pPr>
      <w:del w:id="5808" w:author="fauzan" w:date="2022-08-07T17:18:00Z">
        <w:r>
          <w:rPr>
            <w:rFonts w:ascii="Courier New" w:hAnsi="Courier New" w:cs="Courier New"/>
            <w:sz w:val="20"/>
            <w:szCs w:val="20"/>
            <w:rPrChange w:id="5809" w:author="muhammad fauzan" w:date="2022-08-03T21:38:00Z">
              <w:rPr/>
            </w:rPrChange>
          </w:rPr>
          <w:delText xml:space="preserve">        # model = ExponentialSmoothing(df_train, trend='add',seasonal='mul',seasonal_periods=7).fit()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10" w:author="fauzan" w:date="2022-08-07T17:18:00Z"/>
          <w:rFonts w:ascii="Courier New" w:hAnsi="Courier New" w:cs="Courier New"/>
          <w:sz w:val="20"/>
          <w:szCs w:val="20"/>
          <w:rPrChange w:id="5811" w:author="muhammad fauzan" w:date="2022-08-03T21:38:00Z">
            <w:rPr>
              <w:del w:id="5812" w:author="fauzan" w:date="2022-08-07T17:18:00Z"/>
            </w:rPr>
          </w:rPrChange>
        </w:rPr>
      </w:pPr>
      <w:del w:id="5813" w:author="fauzan" w:date="2022-08-07T17:18:00Z">
        <w:r>
          <w:rPr>
            <w:rFonts w:ascii="Courier New" w:hAnsi="Courier New" w:cs="Courier New"/>
            <w:sz w:val="20"/>
            <w:szCs w:val="20"/>
            <w:rPrChange w:id="5814" w:author="muhammad fauzan" w:date="2022-08-03T21:38:00Z">
              <w:rPr/>
            </w:rPrChange>
          </w:rPr>
          <w:delText xml:space="preserve">        # print(model.summary())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15" w:author="fauzan" w:date="2022-08-07T17:18:00Z"/>
          <w:rFonts w:ascii="Courier New" w:hAnsi="Courier New" w:cs="Courier New"/>
          <w:sz w:val="20"/>
          <w:szCs w:val="20"/>
          <w:rPrChange w:id="5816" w:author="muhammad fauzan" w:date="2022-08-03T21:38:00Z">
            <w:rPr>
              <w:del w:id="5817" w:author="fauzan" w:date="2022-08-07T17:18:00Z"/>
            </w:rPr>
          </w:rPrChange>
        </w:rPr>
      </w:pPr>
      <w:del w:id="5818" w:author="fauzan" w:date="2022-08-07T17:18:00Z">
        <w:r>
          <w:rPr>
            <w:rFonts w:ascii="Courier New" w:hAnsi="Courier New" w:cs="Courier New"/>
            <w:sz w:val="20"/>
            <w:szCs w:val="20"/>
            <w:rPrChange w:id="5819" w:author="muhammad fauzan" w:date="2022-08-03T21:38:00Z">
              <w:rPr/>
            </w:rPrChange>
          </w:rPr>
          <w:delText xml:space="preserve">        # print(str(roti[i]))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20" w:author="fauzan" w:date="2022-08-07T17:18:00Z"/>
          <w:rFonts w:ascii="Courier New" w:hAnsi="Courier New" w:cs="Courier New"/>
          <w:sz w:val="20"/>
          <w:szCs w:val="20"/>
          <w:rPrChange w:id="5821" w:author="muhammad fauzan" w:date="2022-08-03T21:38:00Z">
            <w:rPr>
              <w:del w:id="5822" w:author="fauzan" w:date="2022-08-07T17:18:00Z"/>
            </w:rPr>
          </w:rPrChange>
        </w:rPr>
      </w:pPr>
      <w:del w:id="5823" w:author="fauzan" w:date="2022-08-07T17:18:00Z">
        <w:r>
          <w:rPr>
            <w:rFonts w:ascii="Courier New" w:hAnsi="Courier New" w:cs="Courier New"/>
            <w:sz w:val="20"/>
            <w:szCs w:val="20"/>
            <w:rPrChange w:id="5824" w:author="muhammad fauzan" w:date="2022-08-03T21:38:00Z">
              <w:rPr/>
            </w:rPrChange>
          </w:rPr>
          <w:delText xml:space="preserve">        # predik = model.forecast(steps = 31)</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5825" w:author="fauzan" w:date="2022-08-07T17:18:00Z"/>
          <w:rFonts w:ascii="Courier New" w:hAnsi="Courier New" w:cs="Courier New"/>
          <w:sz w:val="20"/>
          <w:szCs w:val="20"/>
          <w:rPrChange w:id="5826" w:author="muhammad fauzan" w:date="2022-08-03T21:38:00Z">
            <w:rPr>
              <w:del w:id="5827" w:author="fauzan" w:date="2022-08-07T17:18: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28" w:author="fauzan" w:date="2022-08-07T17:18:00Z"/>
          <w:rFonts w:ascii="Courier New" w:hAnsi="Courier New" w:cs="Courier New"/>
          <w:sz w:val="20"/>
          <w:szCs w:val="20"/>
          <w:rPrChange w:id="5829" w:author="muhammad fauzan" w:date="2022-08-03T21:38:00Z">
            <w:rPr>
              <w:del w:id="5830" w:author="fauzan" w:date="2022-08-07T17:18:00Z"/>
            </w:rPr>
          </w:rPrChange>
        </w:rPr>
      </w:pPr>
      <w:del w:id="5831" w:author="fauzan" w:date="2022-08-07T17:18:00Z">
        <w:r>
          <w:rPr>
            <w:rFonts w:ascii="Courier New" w:hAnsi="Courier New" w:cs="Courier New"/>
            <w:sz w:val="20"/>
            <w:szCs w:val="20"/>
            <w:rPrChange w:id="5832" w:author="muhammad fauzan" w:date="2022-08-03T21:38:00Z">
              <w:rPr/>
            </w:rPrChange>
          </w:rPr>
          <w:delText xml:space="preserve">    # looping untuk mengambil data nama dari data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33" w:author="fauzan" w:date="2022-08-07T17:18:00Z"/>
          <w:rFonts w:ascii="Courier New" w:hAnsi="Courier New" w:cs="Courier New"/>
          <w:sz w:val="20"/>
          <w:szCs w:val="20"/>
          <w:rPrChange w:id="5834" w:author="muhammad fauzan" w:date="2022-08-03T21:38:00Z">
            <w:rPr>
              <w:del w:id="5835" w:author="fauzan" w:date="2022-08-07T17:18:00Z"/>
            </w:rPr>
          </w:rPrChange>
        </w:rPr>
      </w:pPr>
      <w:del w:id="5836" w:author="fauzan" w:date="2022-08-07T17:18:00Z">
        <w:r>
          <w:rPr>
            <w:rFonts w:ascii="Courier New" w:hAnsi="Courier New" w:cs="Courier New"/>
            <w:sz w:val="20"/>
            <w:szCs w:val="20"/>
            <w:rPrChange w:id="5837" w:author="muhammad fauzan" w:date="2022-08-03T21:38:00Z">
              <w:rPr/>
            </w:rPrChange>
          </w:rPr>
          <w:delText xml:space="preserve">    for toko in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38" w:author="fauzan" w:date="2022-08-07T17:18:00Z"/>
          <w:rFonts w:ascii="Courier New" w:hAnsi="Courier New" w:cs="Courier New"/>
          <w:sz w:val="20"/>
          <w:szCs w:val="20"/>
          <w:rPrChange w:id="5839" w:author="muhammad fauzan" w:date="2022-08-03T21:38:00Z">
            <w:rPr>
              <w:del w:id="5840" w:author="fauzan" w:date="2022-08-07T17:18:00Z"/>
            </w:rPr>
          </w:rPrChange>
        </w:rPr>
      </w:pPr>
      <w:del w:id="5841" w:author="fauzan" w:date="2022-08-07T17:18:00Z">
        <w:r>
          <w:rPr>
            <w:rFonts w:ascii="Courier New" w:hAnsi="Courier New" w:cs="Courier New"/>
            <w:sz w:val="20"/>
            <w:szCs w:val="20"/>
            <w:rPrChange w:id="5842" w:author="muhammad fauzan" w:date="2022-08-03T21:38:00Z">
              <w:rPr/>
            </w:rPrChange>
          </w:rPr>
          <w:delText xml:space="preserve">        if toko.kode ==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43" w:author="fauzan" w:date="2022-08-07T17:18:00Z"/>
          <w:rFonts w:ascii="Courier New" w:hAnsi="Courier New" w:cs="Courier New"/>
          <w:sz w:val="20"/>
          <w:szCs w:val="20"/>
          <w:rPrChange w:id="5844" w:author="muhammad fauzan" w:date="2022-08-03T21:38:00Z">
            <w:rPr>
              <w:del w:id="5845" w:author="fauzan" w:date="2022-08-07T17:18:00Z"/>
            </w:rPr>
          </w:rPrChange>
        </w:rPr>
      </w:pPr>
      <w:del w:id="5846" w:author="fauzan" w:date="2022-08-07T17:18:00Z">
        <w:r>
          <w:rPr>
            <w:rFonts w:ascii="Courier New" w:hAnsi="Courier New" w:cs="Courier New"/>
            <w:sz w:val="20"/>
            <w:szCs w:val="20"/>
            <w:rPrChange w:id="5847" w:author="muhammad fauzan" w:date="2022-08-03T21:38:00Z">
              <w:rPr/>
            </w:rPrChange>
          </w:rPr>
          <w:delText xml:space="preserve">            nama_toko = toko.nama</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48" w:author="fauzan" w:date="2022-08-07T17:18:00Z"/>
          <w:rFonts w:ascii="Courier New" w:hAnsi="Courier New" w:cs="Courier New"/>
          <w:sz w:val="20"/>
          <w:szCs w:val="20"/>
          <w:rPrChange w:id="5849" w:author="muhammad fauzan" w:date="2022-08-03T21:38:00Z">
            <w:rPr>
              <w:del w:id="5850" w:author="fauzan" w:date="2022-08-07T17:18:00Z"/>
            </w:rPr>
          </w:rPrChange>
        </w:rPr>
      </w:pPr>
      <w:del w:id="5851" w:author="fauzan" w:date="2022-08-07T17:18:00Z">
        <w:r>
          <w:rPr>
            <w:rFonts w:ascii="Courier New" w:hAnsi="Courier New" w:cs="Courier New"/>
            <w:sz w:val="20"/>
            <w:szCs w:val="20"/>
            <w:rPrChange w:id="5852" w:author="muhammad fauzan" w:date="2022-08-03T21:38: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53" w:author="fauzan" w:date="2022-08-07T17:18:00Z"/>
          <w:rFonts w:ascii="Courier New" w:hAnsi="Courier New" w:cs="Courier New"/>
          <w:sz w:val="20"/>
          <w:szCs w:val="20"/>
          <w:rPrChange w:id="5854" w:author="muhammad fauzan" w:date="2022-08-03T21:38:00Z">
            <w:rPr>
              <w:del w:id="5855" w:author="fauzan" w:date="2022-08-07T17:18:00Z"/>
            </w:rPr>
          </w:rPrChange>
        </w:rPr>
      </w:pPr>
      <w:del w:id="5856" w:author="fauzan" w:date="2022-08-07T17:18:00Z">
        <w:r>
          <w:rPr>
            <w:rFonts w:ascii="Courier New" w:hAnsi="Courier New" w:cs="Courier New"/>
            <w:sz w:val="20"/>
            <w:szCs w:val="20"/>
            <w:rPrChange w:id="5857" w:author="muhammad fauzan" w:date="2022-08-03T21:38:00Z">
              <w:rPr/>
            </w:rPrChange>
          </w:rPr>
          <w:delText xml:space="preserve">        "data_distribusi":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58" w:author="fauzan" w:date="2022-08-07T17:18:00Z"/>
          <w:rFonts w:ascii="Courier New" w:hAnsi="Courier New" w:cs="Courier New"/>
          <w:sz w:val="20"/>
          <w:szCs w:val="20"/>
          <w:rPrChange w:id="5859" w:author="muhammad fauzan" w:date="2022-08-03T21:38:00Z">
            <w:rPr>
              <w:del w:id="5860" w:author="fauzan" w:date="2022-08-07T17:18:00Z"/>
            </w:rPr>
          </w:rPrChange>
        </w:rPr>
      </w:pPr>
      <w:del w:id="5861" w:author="fauzan" w:date="2022-08-07T17:18:00Z">
        <w:r>
          <w:rPr>
            <w:rFonts w:ascii="Courier New" w:hAnsi="Courier New" w:cs="Courier New"/>
            <w:sz w:val="20"/>
            <w:szCs w:val="20"/>
            <w:rPrChange w:id="5862" w:author="muhammad fauzan" w:date="2022-08-03T21:38:00Z">
              <w:rPr/>
            </w:rPrChange>
          </w:rPr>
          <w:delText xml:space="preserve">        "data_toko":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63" w:author="fauzan" w:date="2022-08-07T17:18:00Z"/>
          <w:rFonts w:ascii="Courier New" w:hAnsi="Courier New" w:cs="Courier New"/>
          <w:sz w:val="20"/>
          <w:szCs w:val="20"/>
          <w:rPrChange w:id="5864" w:author="muhammad fauzan" w:date="2022-08-03T21:38:00Z">
            <w:rPr>
              <w:del w:id="5865" w:author="fauzan" w:date="2022-08-07T17:18:00Z"/>
            </w:rPr>
          </w:rPrChange>
        </w:rPr>
      </w:pPr>
      <w:del w:id="5866" w:author="fauzan" w:date="2022-08-07T17:18:00Z">
        <w:r>
          <w:rPr>
            <w:rFonts w:ascii="Courier New" w:hAnsi="Courier New" w:cs="Courier New"/>
            <w:sz w:val="20"/>
            <w:szCs w:val="20"/>
            <w:rPrChange w:id="5867" w:author="muhammad fauzan" w:date="2022-08-03T21:38:00Z">
              <w:rPr/>
            </w:rPrChange>
          </w:rPr>
          <w:delText xml:space="preserve">        "data_roti": 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68" w:author="fauzan" w:date="2022-08-07T17:18:00Z"/>
          <w:rFonts w:ascii="Courier New" w:hAnsi="Courier New" w:cs="Courier New"/>
          <w:sz w:val="20"/>
          <w:szCs w:val="20"/>
          <w:rPrChange w:id="5869" w:author="muhammad fauzan" w:date="2022-08-03T21:38:00Z">
            <w:rPr>
              <w:del w:id="5870" w:author="fauzan" w:date="2022-08-07T17:18:00Z"/>
            </w:rPr>
          </w:rPrChange>
        </w:rPr>
      </w:pPr>
      <w:del w:id="5871" w:author="fauzan" w:date="2022-08-07T17:18:00Z">
        <w:r>
          <w:rPr>
            <w:rFonts w:ascii="Courier New" w:hAnsi="Courier New" w:cs="Courier New"/>
            <w:sz w:val="20"/>
            <w:szCs w:val="20"/>
            <w:rPrChange w:id="5872" w:author="muhammad fauzan" w:date="2022-08-03T21:38:00Z">
              <w:rPr/>
            </w:rPrChange>
          </w:rPr>
          <w:delText xml:space="preserve">        "nama_toko": "Toko " + nama_toko,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73" w:author="fauzan" w:date="2022-08-07T17:18:00Z"/>
          <w:rFonts w:ascii="Courier New" w:hAnsi="Courier New" w:cs="Courier New"/>
          <w:sz w:val="20"/>
          <w:szCs w:val="20"/>
          <w:rPrChange w:id="5874" w:author="muhammad fauzan" w:date="2022-08-03T21:38:00Z">
            <w:rPr>
              <w:del w:id="5875" w:author="fauzan" w:date="2022-08-07T17:18:00Z"/>
            </w:rPr>
          </w:rPrChange>
        </w:rPr>
      </w:pPr>
      <w:del w:id="5876" w:author="fauzan" w:date="2022-08-07T17:18:00Z">
        <w:r>
          <w:rPr>
            <w:rFonts w:ascii="Courier New" w:hAnsi="Courier New" w:cs="Courier New"/>
            <w:sz w:val="20"/>
            <w:szCs w:val="20"/>
            <w:rPrChange w:id="5877" w:author="muhammad fauzan" w:date="2022-08-03T21:38:00Z">
              <w:rPr/>
            </w:rPrChange>
          </w:rPr>
          <w:delText xml:space="preserve">        "temp": temp,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78" w:author="fauzan" w:date="2022-08-07T17:18:00Z"/>
          <w:rFonts w:ascii="Courier New" w:hAnsi="Courier New" w:cs="Courier New"/>
          <w:sz w:val="20"/>
          <w:szCs w:val="20"/>
          <w:rPrChange w:id="5879" w:author="muhammad fauzan" w:date="2022-08-03T21:38:00Z">
            <w:rPr>
              <w:del w:id="5880" w:author="fauzan" w:date="2022-08-07T17:18:00Z"/>
            </w:rPr>
          </w:rPrChange>
        </w:rPr>
      </w:pPr>
      <w:del w:id="5881" w:author="fauzan" w:date="2022-08-07T17:18:00Z">
        <w:r>
          <w:rPr>
            <w:rFonts w:ascii="Courier New" w:hAnsi="Courier New" w:cs="Courier New"/>
            <w:sz w:val="20"/>
            <w:szCs w:val="20"/>
            <w:rPrChange w:id="5882" w:author="muhammad fauzan" w:date="2022-08-03T21:38:00Z">
              <w:rPr/>
            </w:rPrChange>
          </w:rPr>
          <w:delText xml:space="preserve">        "hasil": data_dropping,</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83" w:author="fauzan" w:date="2022-08-07T17:18:00Z"/>
          <w:rFonts w:ascii="Courier New" w:hAnsi="Courier New" w:cs="Courier New"/>
          <w:sz w:val="20"/>
          <w:szCs w:val="20"/>
          <w:rPrChange w:id="5884" w:author="muhammad fauzan" w:date="2022-08-03T21:38:00Z">
            <w:rPr>
              <w:del w:id="5885" w:author="fauzan" w:date="2022-08-07T17:18:00Z"/>
            </w:rPr>
          </w:rPrChange>
        </w:rPr>
      </w:pPr>
      <w:del w:id="5886" w:author="fauzan" w:date="2022-08-07T17:18:00Z">
        <w:r>
          <w:rPr>
            <w:rFonts w:ascii="Courier New" w:hAnsi="Courier New" w:cs="Courier New"/>
            <w:sz w:val="20"/>
            <w:szCs w:val="20"/>
            <w:rPrChange w:id="5887" w:author="muhammad fauzan" w:date="2022-08-03T21:38: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5888" w:author="fauzan" w:date="2022-08-07T17:18:00Z"/>
        </w:rPr>
      </w:pPr>
      <w:del w:id="5889" w:author="fauzan" w:date="2022-08-07T17:18:00Z">
        <w:r>
          <w:rPr>
            <w:rFonts w:ascii="Courier New" w:hAnsi="Courier New" w:cs="Courier New"/>
            <w:sz w:val="20"/>
            <w:szCs w:val="20"/>
            <w:rPrChange w:id="5890" w:author="muhammad fauzan" w:date="2022-08-03T21:38:00Z">
              <w:rPr/>
            </w:rPrChange>
          </w:rPr>
          <w:delText xml:space="preserve">    return render(request, "distribusi.html", konteks)</w:delText>
        </w:r>
      </w:del>
    </w:p>
    <w:p w:rsidR="00222167" w:rsidRDefault="008B3912">
      <w:pPr>
        <w:pStyle w:val="ListParagraph"/>
        <w:ind w:left="0"/>
        <w:jc w:val="center"/>
        <w:pPrChange w:id="5891" w:author="fauzan" w:date="2022-08-07T17:18:00Z">
          <w:pPr>
            <w:pStyle w:val="ListParagraph"/>
            <w:tabs>
              <w:tab w:val="left" w:pos="3800"/>
            </w:tabs>
            <w:ind w:left="0"/>
            <w:jc w:val="center"/>
          </w:pPr>
        </w:pPrChange>
      </w:pPr>
      <w:ins w:id="5892" w:author="muhammad fauzan" w:date="2022-08-03T21:39:00Z">
        <w:del w:id="5893" w:author="fauzan" w:date="2022-08-07T17:18:00Z">
          <w:r>
            <w:delText xml:space="preserve">Gambar 4. </w:delText>
          </w:r>
          <w:r>
            <w:fldChar w:fldCharType="begin"/>
          </w:r>
          <w:r>
            <w:delInstrText xml:space="preserve"> SEQ Gambar_4. \* ARABIC </w:delInstrText>
          </w:r>
          <w:r>
            <w:fldChar w:fldCharType="separate"/>
          </w:r>
        </w:del>
      </w:ins>
      <w:ins w:id="5894" w:author="muhammad fauzan" w:date="2022-08-03T21:40:00Z">
        <w:del w:id="5895" w:author="fauzan" w:date="2022-08-07T17:18:00Z">
          <w:r>
            <w:delText>32</w:delText>
          </w:r>
        </w:del>
      </w:ins>
      <w:ins w:id="5896" w:author="muhammad fauzan" w:date="2022-08-03T21:39:00Z">
        <w:del w:id="5897" w:author="fauzan" w:date="2022-08-07T17:18:00Z">
          <w:r>
            <w:fldChar w:fldCharType="end"/>
          </w:r>
          <w:r>
            <w:delText xml:space="preserve"> </w:delText>
          </w:r>
        </w:del>
      </w:ins>
      <w:ins w:id="5898" w:author="muhammad fauzan" w:date="2022-08-04T17:26:00Z">
        <w:del w:id="5899" w:author="fauzan" w:date="2022-08-07T17:18:00Z">
          <w:r>
            <w:rPr>
              <w:i/>
            </w:rPr>
            <w:delText xml:space="preserve">Source code </w:delText>
          </w:r>
        </w:del>
      </w:ins>
      <w:ins w:id="5900" w:author="muhammad fauzan" w:date="2022-08-03T21:39:00Z">
        <w:del w:id="5901" w:author="fauzan" w:date="2022-08-07T17:18:00Z">
          <w:r>
            <w:delText xml:space="preserve">data </w:delText>
          </w:r>
        </w:del>
      </w:ins>
      <w:ins w:id="5902" w:author="muhammad fauzan" w:date="2022-08-03T21:40:00Z">
        <w:del w:id="5903" w:author="fauzan" w:date="2022-08-07T17:18:00Z">
          <w:r>
            <w:delText>distribusi lengkap dengan toko yang dipilih</w:delText>
          </w:r>
        </w:del>
      </w:ins>
      <w:del w:id="5904" w:author="muhammad fauzan" w:date="2022-08-03T21:39:00Z">
        <w:r>
          <w:delText>aa</w:delText>
        </w:r>
      </w:del>
    </w:p>
    <w:p w:rsidR="00222167" w:rsidRDefault="008B3912">
      <w:pPr>
        <w:pStyle w:val="ListParagraph"/>
        <w:ind w:left="0" w:firstLine="709"/>
        <w:rPr>
          <w:ins w:id="5905" w:author="muhammad fauzan" w:date="2022-08-04T12:04:00Z"/>
        </w:rPr>
      </w:pPr>
      <w:ins w:id="5906" w:author="muhammad fauzan" w:date="2022-08-03T21:40:00Z">
        <w:r>
          <w:t xml:space="preserve">Adapun ketika </w:t>
        </w:r>
      </w:ins>
      <w:ins w:id="5907" w:author="muhammad fauzan" w:date="2022-08-03T21:41:00Z">
        <w:r>
          <w:t xml:space="preserve">data </w:t>
        </w:r>
      </w:ins>
      <w:ins w:id="5908" w:author="muhammad fauzan" w:date="2022-08-04T12:03:00Z">
        <w:r>
          <w:t xml:space="preserve">roti sisa belum ada maka akan muncul </w:t>
        </w:r>
      </w:ins>
      <w:ins w:id="5909" w:author="muhammad fauzan" w:date="2022-08-04T19:00:00Z">
        <w:r>
          <w:rPr>
            <w:i/>
          </w:rPr>
          <w:t>button</w:t>
        </w:r>
      </w:ins>
      <w:ins w:id="5910" w:author="muhammad fauzan" w:date="2022-08-04T12:03:00Z">
        <w:r>
          <w:t xml:space="preserve"> untuk m</w:t>
        </w:r>
      </w:ins>
      <w:ins w:id="5911" w:author="muhammad fauzan" w:date="2022-08-04T12:04:00Z">
        <w:r>
          <w:t>engisi roti sisa pada hari tersebut. Berikut tampilan halaman</w:t>
        </w:r>
      </w:ins>
      <w:ins w:id="5912" w:author="muhammad fauzan" w:date="2022-08-04T12:09:00Z">
        <w:r>
          <w:t xml:space="preserve"> tanpa</w:t>
        </w:r>
      </w:ins>
      <w:ins w:id="5913" w:author="muhammad fauzan" w:date="2022-08-04T12:04:00Z">
        <w:r>
          <w:t xml:space="preserve"> roti sisa.</w:t>
        </w:r>
      </w:ins>
    </w:p>
    <w:p w:rsidR="00222167" w:rsidRDefault="008B3912">
      <w:pPr>
        <w:pStyle w:val="ListParagraph"/>
        <w:ind w:left="0"/>
        <w:rPr>
          <w:ins w:id="5914" w:author="muhammad fauzan" w:date="2022-08-04T12:10:00Z"/>
        </w:rPr>
      </w:pPr>
      <w:ins w:id="5915" w:author="muhammad fauzan" w:date="2022-08-04T12:10:00Z">
        <w:del w:id="5916" w:author="fauzan" w:date="2022-08-05T01:17:00Z">
          <w:r>
            <w:rPr>
              <w:noProof/>
            </w:rPr>
            <w:drawing>
              <wp:inline distT="0" distB="0" distL="0" distR="0">
                <wp:extent cx="5040630" cy="2548255"/>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5"/>
                        <a:stretch>
                          <a:fillRect/>
                        </a:stretch>
                      </pic:blipFill>
                      <pic:spPr>
                        <a:xfrm>
                          <a:off x="0" y="0"/>
                          <a:ext cx="5040630" cy="2548255"/>
                        </a:xfrm>
                        <a:prstGeom prst="rect">
                          <a:avLst/>
                        </a:prstGeom>
                      </pic:spPr>
                    </pic:pic>
                  </a:graphicData>
                </a:graphic>
              </wp:inline>
            </w:drawing>
          </w:r>
        </w:del>
      </w:ins>
      <w:ins w:id="5917" w:author="fauzan" w:date="2022-08-07T17:46:00Z">
        <w:r>
          <w:rPr>
            <w:noProof/>
          </w:rPr>
          <w:drawing>
            <wp:inline distT="0" distB="0" distL="0" distR="0">
              <wp:extent cx="5040630" cy="2549525"/>
              <wp:effectExtent l="0" t="0" r="762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87"/>
                      <a:stretch>
                        <a:fillRect/>
                      </a:stretch>
                    </pic:blipFill>
                    <pic:spPr>
                      <a:xfrm>
                        <a:off x="0" y="0"/>
                        <a:ext cx="5040630" cy="2549525"/>
                      </a:xfrm>
                      <a:prstGeom prst="rect">
                        <a:avLst/>
                      </a:prstGeom>
                    </pic:spPr>
                  </pic:pic>
                </a:graphicData>
              </a:graphic>
            </wp:inline>
          </w:drawing>
        </w:r>
      </w:ins>
    </w:p>
    <w:p w:rsidR="00222167" w:rsidRDefault="008B3912">
      <w:pPr>
        <w:pStyle w:val="ListParagraph"/>
        <w:ind w:left="0"/>
        <w:jc w:val="center"/>
        <w:rPr>
          <w:ins w:id="5918" w:author="muhammad fauzan" w:date="2022-08-04T12:10:00Z"/>
          <w:del w:id="5919" w:author="fauzan" w:date="2022-08-07T17:18:00Z"/>
        </w:rPr>
        <w:pPrChange w:id="5920" w:author="muhammad fauzan" w:date="2022-08-04T12:10:00Z">
          <w:pPr>
            <w:pStyle w:val="ListParagraph"/>
            <w:ind w:left="0" w:firstLine="709"/>
          </w:pPr>
        </w:pPrChange>
      </w:pPr>
      <w:ins w:id="5921" w:author="muhammad fauzan" w:date="2022-08-04T12:10:00Z">
        <w:r>
          <w:t xml:space="preserve">Gambar 4. </w:t>
        </w:r>
        <w:r>
          <w:fldChar w:fldCharType="begin"/>
        </w:r>
        <w:r>
          <w:instrText xml:space="preserve"> SEQ Gambar_4. \* ARABIC </w:instrText>
        </w:r>
        <w:r>
          <w:fldChar w:fldCharType="separate"/>
        </w:r>
      </w:ins>
      <w:ins w:id="5922" w:author="muhammad fauzan" w:date="2022-08-10T01:43:00Z">
        <w:r>
          <w:t>15</w:t>
        </w:r>
      </w:ins>
      <w:ins w:id="5923" w:author="muhammad fauzan" w:date="2022-08-04T12:10:00Z">
        <w:r>
          <w:fldChar w:fldCharType="end"/>
        </w:r>
        <w:r>
          <w:t xml:space="preserve"> Halaman data distribusi </w:t>
        </w:r>
      </w:ins>
      <w:ins w:id="5924" w:author="muhammad fauzan" w:date="2022-08-04T12:12:00Z">
        <w:r>
          <w:t>tanpa roti sisa</w:t>
        </w:r>
      </w:ins>
    </w:p>
    <w:p w:rsidR="00222167" w:rsidRDefault="008B3912">
      <w:pPr>
        <w:pStyle w:val="ListParagraph"/>
        <w:ind w:left="0" w:firstLine="709"/>
        <w:rPr>
          <w:ins w:id="5925" w:author="muhammad fauzan" w:date="2022-08-04T12:09:00Z"/>
          <w:del w:id="5926" w:author="fauzan" w:date="2022-08-07T17:18:00Z"/>
        </w:rPr>
      </w:pPr>
      <w:ins w:id="5927" w:author="muhammad fauzan" w:date="2022-08-04T12:05:00Z">
        <w:del w:id="5928" w:author="fauzan" w:date="2022-08-07T17:18:00Z">
          <w:r>
            <w:delText xml:space="preserve">Untuk </w:delText>
          </w:r>
        </w:del>
      </w:ins>
      <w:ins w:id="5929" w:author="muhammad fauzan" w:date="2022-08-04T17:26:00Z">
        <w:del w:id="5930" w:author="fauzan" w:date="2022-08-07T17:18:00Z">
          <w:r>
            <w:rPr>
              <w:i/>
            </w:rPr>
            <w:delText xml:space="preserve">source code </w:delText>
          </w:r>
        </w:del>
      </w:ins>
      <w:ins w:id="5931" w:author="muhammad fauzan" w:date="2022-08-04T12:05:00Z">
        <w:del w:id="5932" w:author="fauzan" w:date="2022-08-07T17:18:00Z">
          <w:r>
            <w:delText xml:space="preserve">dari halaman roti sisa adalah </w:delText>
          </w:r>
        </w:del>
      </w:ins>
      <w:ins w:id="5933" w:author="muhammad fauzan" w:date="2022-08-04T12:08:00Z">
        <w:del w:id="5934" w:author="fauzan" w:date="2022-08-07T17:18:00Z">
          <w:r>
            <w:delText xml:space="preserve">dengan </w:delText>
          </w:r>
        </w:del>
      </w:ins>
      <w:ins w:id="5935" w:author="muhammad fauzan" w:date="2022-08-04T12:05:00Z">
        <w:del w:id="5936" w:author="fauzan" w:date="2022-08-07T17:18:00Z">
          <w:r>
            <w:delText>pengecekan ap</w:delText>
          </w:r>
        </w:del>
      </w:ins>
      <w:ins w:id="5937" w:author="muhammad fauzan" w:date="2022-08-04T12:08:00Z">
        <w:del w:id="5938" w:author="fauzan" w:date="2022-08-07T17:18:00Z">
          <w:r>
            <w:delText xml:space="preserve">akah ada roti sisa atau tidak pada row data tersebut. Jika ada maka </w:delText>
          </w:r>
        </w:del>
      </w:ins>
      <w:ins w:id="5939" w:author="muhammad fauzan" w:date="2022-08-04T19:00:00Z">
        <w:del w:id="5940" w:author="fauzan" w:date="2022-08-07T17:18:00Z">
          <w:r>
            <w:rPr>
              <w:i/>
            </w:rPr>
            <w:delText>button</w:delText>
          </w:r>
        </w:del>
      </w:ins>
      <w:ins w:id="5941" w:author="muhammad fauzan" w:date="2022-08-04T12:08:00Z">
        <w:del w:id="5942" w:author="fauzan" w:date="2022-08-07T17:18:00Z">
          <w:r>
            <w:delText xml:space="preserve"> tidak ditampilkan , jika tidak ada maka akan ta</w:delText>
          </w:r>
        </w:del>
      </w:ins>
      <w:ins w:id="5943" w:author="muhammad fauzan" w:date="2022-08-04T12:09:00Z">
        <w:del w:id="5944" w:author="fauzan" w:date="2022-08-07T17:18:00Z">
          <w:r>
            <w:delText xml:space="preserve">mpil </w:delText>
          </w:r>
        </w:del>
      </w:ins>
      <w:ins w:id="5945" w:author="muhammad fauzan" w:date="2022-08-04T19:00:00Z">
        <w:del w:id="5946" w:author="fauzan" w:date="2022-08-07T17:18:00Z">
          <w:r>
            <w:rPr>
              <w:i/>
            </w:rPr>
            <w:delText>button</w:delText>
          </w:r>
        </w:del>
      </w:ins>
      <w:ins w:id="5947" w:author="muhammad fauzan" w:date="2022-08-04T12:09:00Z">
        <w:del w:id="5948" w:author="fauzan" w:date="2022-08-07T17:18:00Z">
          <w:r>
            <w:delText xml:space="preserve"> untuk mengisinya. Berikut </w:delText>
          </w:r>
        </w:del>
      </w:ins>
      <w:ins w:id="5949" w:author="muhammad fauzan" w:date="2022-08-04T17:26:00Z">
        <w:del w:id="5950" w:author="fauzan" w:date="2022-08-07T17:18:00Z">
          <w:r>
            <w:rPr>
              <w:i/>
            </w:rPr>
            <w:delText xml:space="preserve">source code </w:delText>
          </w:r>
        </w:del>
      </w:ins>
      <w:ins w:id="5951" w:author="muhammad fauzan" w:date="2022-08-04T12:09:00Z">
        <w:del w:id="5952" w:author="fauzan" w:date="2022-08-07T17:18:00Z">
          <w:r>
            <w:delText>untuk halaman tanpa roti sisa</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53" w:author="muhammad fauzan" w:date="2022-08-04T12:10:00Z"/>
          <w:del w:id="5954" w:author="fauzan" w:date="2022-08-05T01:19:00Z"/>
          <w:rFonts w:ascii="Courier New" w:hAnsi="Courier New" w:cs="Courier New"/>
          <w:sz w:val="20"/>
          <w:szCs w:val="20"/>
        </w:rPr>
      </w:pPr>
      <w:ins w:id="5955" w:author="muhammad fauzan" w:date="2022-08-04T12:10:00Z">
        <w:del w:id="5956" w:author="fauzan" w:date="2022-08-05T01:19:00Z">
          <w:r>
            <w:rPr>
              <w:rFonts w:ascii="Courier New" w:hAnsi="Courier New" w:cs="Courier New"/>
              <w:sz w:val="20"/>
              <w:szCs w:val="20"/>
            </w:rPr>
            <w:delText>@login_required(login_url="login")</w:delText>
          </w:r>
        </w:del>
      </w:ins>
    </w:p>
    <w:p w:rsidR="00222167" w:rsidRDefault="008B3912">
      <w:pPr>
        <w:pStyle w:val="ListParagraph"/>
        <w:pBdr>
          <w:top w:val="single" w:sz="4" w:space="1" w:color="auto"/>
          <w:left w:val="single" w:sz="4" w:space="4" w:color="auto"/>
          <w:bottom w:val="single" w:sz="4" w:space="1" w:color="auto"/>
          <w:right w:val="single" w:sz="4" w:space="4" w:color="auto"/>
        </w:pBdr>
        <w:tabs>
          <w:tab w:val="center" w:pos="4323"/>
        </w:tabs>
        <w:spacing w:line="240" w:lineRule="auto"/>
        <w:ind w:left="0"/>
        <w:rPr>
          <w:ins w:id="5957" w:author="muhammad fauzan" w:date="2022-08-04T12:10:00Z"/>
          <w:del w:id="5958" w:author="fauzan" w:date="2022-08-05T01:19:00Z"/>
          <w:rFonts w:ascii="Courier New" w:hAnsi="Courier New" w:cs="Courier New"/>
          <w:sz w:val="20"/>
          <w:szCs w:val="20"/>
        </w:rPr>
      </w:pPr>
      <w:ins w:id="5959" w:author="muhammad fauzan" w:date="2022-08-04T12:10:00Z">
        <w:del w:id="5960" w:author="fauzan" w:date="2022-08-05T01:19:00Z">
          <w:r>
            <w:rPr>
              <w:rFonts w:ascii="Courier New" w:hAnsi="Courier New" w:cs="Courier New"/>
              <w:sz w:val="20"/>
              <w:szCs w:val="20"/>
            </w:rPr>
            <w:delText>@admin_only</w:delText>
          </w:r>
          <w:r>
            <w:rPr>
              <w:rFonts w:ascii="Courier New" w:hAnsi="Courier New" w:cs="Courier New"/>
              <w:sz w:val="20"/>
              <w:szCs w:val="20"/>
            </w:rPr>
            <w:tab/>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61" w:author="muhammad fauzan" w:date="2022-08-04T12:10:00Z"/>
          <w:del w:id="5962" w:author="fauzan" w:date="2022-08-05T01:19:00Z"/>
          <w:rFonts w:ascii="Courier New" w:hAnsi="Courier New" w:cs="Courier New"/>
          <w:sz w:val="20"/>
          <w:szCs w:val="20"/>
        </w:rPr>
      </w:pPr>
      <w:ins w:id="5963" w:author="muhammad fauzan" w:date="2022-08-04T12:10:00Z">
        <w:del w:id="5964" w:author="fauzan" w:date="2022-08-05T01:19:00Z">
          <w:r>
            <w:rPr>
              <w:rFonts w:ascii="Courier New" w:hAnsi="Courier New" w:cs="Courier New"/>
              <w:sz w:val="20"/>
              <w:szCs w:val="20"/>
            </w:rPr>
            <w:delText>def distribusi(request):</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65" w:author="muhammad fauzan" w:date="2022-08-04T12:10:00Z"/>
          <w:del w:id="5966" w:author="fauzan" w:date="2022-08-05T01:19:00Z"/>
          <w:rFonts w:ascii="Courier New" w:hAnsi="Courier New" w:cs="Courier New"/>
          <w:sz w:val="20"/>
          <w:szCs w:val="20"/>
        </w:rPr>
      </w:pPr>
      <w:ins w:id="5967" w:author="muhammad fauzan" w:date="2022-08-04T12:10:00Z">
        <w:del w:id="5968" w:author="fauzan" w:date="2022-08-05T01:19:00Z">
          <w:r>
            <w:rPr>
              <w:rFonts w:ascii="Courier New" w:hAnsi="Courier New" w:cs="Courier New"/>
              <w:sz w:val="20"/>
              <w:szCs w:val="20"/>
            </w:rPr>
            <w:delText xml:space="preserve">    data_toko = datatoko.objects.all()</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69" w:author="muhammad fauzan" w:date="2022-08-04T12:10:00Z"/>
          <w:del w:id="5970" w:author="fauzan" w:date="2022-08-05T01:19:00Z"/>
          <w:rFonts w:ascii="Courier New" w:hAnsi="Courier New" w:cs="Courier New"/>
          <w:sz w:val="20"/>
          <w:szCs w:val="20"/>
        </w:rPr>
      </w:pPr>
      <w:ins w:id="5971" w:author="muhammad fauzan" w:date="2022-08-04T12:10:00Z">
        <w:del w:id="5972" w:author="fauzan" w:date="2022-08-05T01:19:00Z">
          <w:r>
            <w:rPr>
              <w:rFonts w:ascii="Courier New" w:hAnsi="Courier New" w:cs="Courier New"/>
              <w:sz w:val="20"/>
              <w:szCs w:val="20"/>
            </w:rPr>
            <w:delText xml:space="preserve">    data_roti = dataroti.objects.all()</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73" w:author="muhammad fauzan" w:date="2022-08-04T12:10:00Z"/>
          <w:del w:id="5974" w:author="fauzan" w:date="2022-08-05T01:19:00Z"/>
          <w:rFonts w:ascii="Courier New" w:hAnsi="Courier New" w:cs="Courier New"/>
          <w:sz w:val="20"/>
          <w:szCs w:val="20"/>
        </w:rPr>
      </w:pPr>
      <w:ins w:id="5975" w:author="muhammad fauzan" w:date="2022-08-04T12:10:00Z">
        <w:del w:id="5976" w:author="fauzan" w:date="2022-08-05T01:19:00Z">
          <w:r>
            <w:rPr>
              <w:rFonts w:ascii="Courier New" w:hAnsi="Courier New" w:cs="Courier New"/>
              <w:sz w:val="20"/>
              <w:szCs w:val="20"/>
            </w:rPr>
            <w:delText xml:space="preserve">    temp = []</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77" w:author="muhammad fauzan" w:date="2022-08-04T12:10:00Z"/>
          <w:del w:id="5978" w:author="fauzan" w:date="2022-08-05T01:19:00Z"/>
          <w:rFonts w:ascii="Courier New" w:hAnsi="Courier New" w:cs="Courier New"/>
          <w:sz w:val="20"/>
          <w:szCs w:val="20"/>
        </w:rPr>
      </w:pPr>
      <w:ins w:id="5979" w:author="muhammad fauzan" w:date="2022-08-04T12:10:00Z">
        <w:del w:id="5980" w:author="fauzan" w:date="2022-08-05T01:19:00Z">
          <w:r>
            <w:rPr>
              <w:rFonts w:ascii="Courier New" w:hAnsi="Courier New" w:cs="Courier New"/>
              <w:sz w:val="20"/>
              <w:szCs w:val="20"/>
            </w:rPr>
            <w:delText xml:space="preserve">    konteks = {</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81" w:author="muhammad fauzan" w:date="2022-08-04T12:10:00Z"/>
          <w:del w:id="5982" w:author="fauzan" w:date="2022-08-05T01:19:00Z"/>
          <w:rFonts w:ascii="Courier New" w:hAnsi="Courier New" w:cs="Courier New"/>
          <w:sz w:val="20"/>
          <w:szCs w:val="20"/>
        </w:rPr>
      </w:pPr>
      <w:ins w:id="5983" w:author="muhammad fauzan" w:date="2022-08-04T12:10:00Z">
        <w:del w:id="5984" w:author="fauzan" w:date="2022-08-05T01:19:00Z">
          <w:r>
            <w:rPr>
              <w:rFonts w:ascii="Courier New" w:hAnsi="Courier New" w:cs="Courier New"/>
              <w:sz w:val="20"/>
              <w:szCs w:val="20"/>
            </w:rPr>
            <w:delText xml:space="preserve">        "data_toko": data_toko,</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85" w:author="muhammad fauzan" w:date="2022-08-04T12:10:00Z"/>
          <w:del w:id="5986" w:author="fauzan" w:date="2022-08-05T01:19:00Z"/>
          <w:rFonts w:ascii="Courier New" w:hAnsi="Courier New" w:cs="Courier New"/>
          <w:sz w:val="20"/>
          <w:szCs w:val="20"/>
        </w:rPr>
      </w:pPr>
      <w:ins w:id="5987" w:author="muhammad fauzan" w:date="2022-08-04T12:10:00Z">
        <w:del w:id="5988" w:author="fauzan" w:date="2022-08-05T01:19:00Z">
          <w:r>
            <w:rPr>
              <w:rFonts w:ascii="Courier New" w:hAnsi="Courier New" w:cs="Courier New"/>
              <w:sz w:val="20"/>
              <w:szCs w:val="20"/>
            </w:rPr>
            <w:delText xml:space="preserve">        "data_roti": data_roti,</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89" w:author="muhammad fauzan" w:date="2022-08-04T12:10:00Z"/>
          <w:del w:id="5990" w:author="fauzan" w:date="2022-08-05T01:19:00Z"/>
          <w:rFonts w:ascii="Courier New" w:hAnsi="Courier New" w:cs="Courier New"/>
          <w:sz w:val="20"/>
          <w:szCs w:val="20"/>
        </w:rPr>
      </w:pPr>
      <w:ins w:id="5991" w:author="muhammad fauzan" w:date="2022-08-04T12:10:00Z">
        <w:del w:id="5992" w:author="fauzan" w:date="2022-08-05T01:19:00Z">
          <w:r>
            <w:rPr>
              <w:rFonts w:ascii="Courier New" w:hAnsi="Courier New" w:cs="Courier New"/>
              <w:sz w:val="20"/>
              <w:szCs w:val="20"/>
            </w:rPr>
            <w:delText xml:space="preserve">        "temp": temp,</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93" w:author="muhammad fauzan" w:date="2022-08-04T12:10:00Z"/>
          <w:del w:id="5994" w:author="fauzan" w:date="2022-08-05T01:19:00Z"/>
          <w:rFonts w:ascii="Courier New" w:hAnsi="Courier New" w:cs="Courier New"/>
          <w:sz w:val="20"/>
          <w:szCs w:val="20"/>
        </w:rPr>
      </w:pPr>
      <w:ins w:id="5995" w:author="muhammad fauzan" w:date="2022-08-04T12:10:00Z">
        <w:del w:id="5996" w:author="fauzan" w:date="2022-08-05T01:19:00Z">
          <w:r>
            <w:rPr>
              <w:rFonts w:ascii="Courier New" w:hAnsi="Courier New" w:cs="Courier New"/>
              <w:sz w:val="20"/>
              <w:szCs w:val="20"/>
            </w:rPr>
            <w:delText xml:space="preserve">        "nama_toko": "Silahkan Pilih Toko",</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5997" w:author="muhammad fauzan" w:date="2022-08-04T12:10:00Z"/>
          <w:del w:id="5998" w:author="fauzan" w:date="2022-08-05T01:19:00Z"/>
          <w:rFonts w:ascii="Courier New" w:hAnsi="Courier New" w:cs="Courier New"/>
          <w:sz w:val="20"/>
          <w:szCs w:val="20"/>
        </w:rPr>
      </w:pPr>
      <w:ins w:id="5999" w:author="muhammad fauzan" w:date="2022-08-04T12:10:00Z">
        <w:del w:id="6000" w:author="fauzan" w:date="2022-08-05T01:19:00Z">
          <w:r>
            <w:rPr>
              <w:rFonts w:ascii="Courier New" w:hAnsi="Courier New" w:cs="Courier New"/>
              <w:sz w:val="20"/>
              <w:szCs w:val="20"/>
            </w:rPr>
            <w:delText xml:space="preserve">    }</w:delText>
          </w:r>
        </w:del>
      </w:ins>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6001" w:author="muhammad fauzan" w:date="2022-08-04T12:10:00Z"/>
          <w:del w:id="6002" w:author="fauzan" w:date="2022-08-07T17:18:00Z"/>
        </w:rPr>
      </w:pPr>
      <w:ins w:id="6003" w:author="muhammad fauzan" w:date="2022-08-04T12:10:00Z">
        <w:del w:id="6004" w:author="fauzan" w:date="2022-08-05T01:19:00Z">
          <w:r>
            <w:rPr>
              <w:rFonts w:ascii="Courier New" w:hAnsi="Courier New" w:cs="Courier New"/>
              <w:sz w:val="20"/>
              <w:szCs w:val="20"/>
            </w:rPr>
            <w:delText xml:space="preserve">    return render(request, "distribusi.html", konteks)</w:delText>
          </w:r>
        </w:del>
      </w:ins>
    </w:p>
    <w:p w:rsidR="00222167" w:rsidRDefault="008B3912">
      <w:pPr>
        <w:pStyle w:val="ListParagraph"/>
        <w:ind w:left="0"/>
        <w:rPr>
          <w:ins w:id="6005" w:author="muhammad fauzan" w:date="2022-08-03T21:40:00Z"/>
          <w:del w:id="6006" w:author="fauzan" w:date="2022-08-07T17:18:00Z"/>
        </w:rPr>
        <w:pPrChange w:id="6007" w:author="fauzan" w:date="2022-08-07T17:18:00Z">
          <w:pPr>
            <w:pStyle w:val="ListParagraph"/>
            <w:ind w:left="426"/>
          </w:pPr>
        </w:pPrChange>
      </w:pPr>
      <w:bookmarkStart w:id="6008" w:name="_Hlk110507644"/>
      <w:ins w:id="6009" w:author="muhammad fauzan" w:date="2022-08-04T12:10:00Z">
        <w:del w:id="6010" w:author="fauzan" w:date="2022-08-07T17:18:00Z">
          <w:r>
            <w:delText xml:space="preserve">Gambar 4. </w:delText>
          </w:r>
          <w:r>
            <w:fldChar w:fldCharType="begin"/>
          </w:r>
          <w:r>
            <w:delInstrText xml:space="preserve"> SEQ Gambar_4. \* ARABIC </w:delInstrText>
          </w:r>
          <w:r>
            <w:fldChar w:fldCharType="separate"/>
          </w:r>
        </w:del>
      </w:ins>
      <w:ins w:id="6011" w:author="muhammad fauzan" w:date="2022-08-04T12:11:00Z">
        <w:del w:id="6012" w:author="fauzan" w:date="2022-08-07T17:18:00Z">
          <w:r>
            <w:delText>34</w:delText>
          </w:r>
        </w:del>
      </w:ins>
      <w:ins w:id="6013" w:author="muhammad fauzan" w:date="2022-08-04T12:10:00Z">
        <w:del w:id="6014" w:author="fauzan" w:date="2022-08-07T17:18:00Z">
          <w:r>
            <w:fldChar w:fldCharType="end"/>
          </w:r>
          <w:r>
            <w:delText xml:space="preserve"> </w:delText>
          </w:r>
        </w:del>
      </w:ins>
      <w:ins w:id="6015" w:author="muhammad fauzan" w:date="2022-08-04T17:26:00Z">
        <w:del w:id="6016" w:author="fauzan" w:date="2022-08-07T17:18:00Z">
          <w:r>
            <w:rPr>
              <w:i/>
            </w:rPr>
            <w:delText xml:space="preserve">Source code </w:delText>
          </w:r>
        </w:del>
      </w:ins>
      <w:ins w:id="6017" w:author="muhammad fauzan" w:date="2022-08-04T12:10:00Z">
        <w:del w:id="6018" w:author="fauzan" w:date="2022-08-07T17:18:00Z">
          <w:r>
            <w:delText>data distribusi</w:delText>
          </w:r>
        </w:del>
      </w:ins>
      <w:ins w:id="6019" w:author="muhammad fauzan" w:date="2022-08-04T12:12:00Z">
        <w:del w:id="6020" w:author="fauzan" w:date="2022-08-07T17:18:00Z">
          <w:r>
            <w:delText xml:space="preserve"> tanpa roti sisa</w:delText>
          </w:r>
        </w:del>
      </w:ins>
      <w:bookmarkEnd w:id="6008"/>
    </w:p>
    <w:p w:rsidR="00222167" w:rsidRDefault="008B3912">
      <w:pPr>
        <w:pStyle w:val="ListParagraph"/>
        <w:ind w:left="0" w:firstLine="709"/>
        <w:rPr>
          <w:del w:id="6021" w:author="fauzan" w:date="2022-08-07T17:18:00Z"/>
        </w:rPr>
        <w:pPrChange w:id="6022" w:author="fauzan" w:date="2022-08-07T17:18:00Z">
          <w:pPr>
            <w:pStyle w:val="ListParagraph"/>
            <w:ind w:left="426"/>
          </w:pPr>
        </w:pPrChange>
      </w:pPr>
      <w:del w:id="6023" w:author="fauzan" w:date="2022-08-07T17:18:00Z">
        <w:r>
          <w:delText>ketika button</w:delText>
        </w:r>
      </w:del>
      <w:ins w:id="6024" w:author="muhammad fauzan" w:date="2022-08-04T19:00:00Z">
        <w:del w:id="6025" w:author="fauzan" w:date="2022-08-07T17:18:00Z">
          <w:r>
            <w:rPr>
              <w:i/>
            </w:rPr>
            <w:delText>button</w:delText>
          </w:r>
        </w:del>
      </w:ins>
      <w:del w:id="6026" w:author="fauzan" w:date="2022-08-07T17:18:00Z">
        <w:r>
          <w:delText xml:space="preserve"> hapus ditekan maka akan memanggil </w:delText>
        </w:r>
      </w:del>
      <w:del w:id="6027" w:author="fauzan" w:date="2022-08-05T01:23:00Z">
        <w:r>
          <w:delText>function</w:delText>
        </w:r>
      </w:del>
      <w:del w:id="6028" w:author="fauzan" w:date="2022-08-07T17:18:00Z">
        <w:r>
          <w:delText xml:space="preserve"> hapus_ roti, lalu dipanggil model dari data roti sesuai kode yang dikirimkan, kemudian dipanggil method hapus lalu diredirect kehalaman data roti kembali. Berikut source code </w:delText>
        </w:r>
      </w:del>
      <w:ins w:id="6029" w:author="muhammad fauzan" w:date="2022-08-04T17:26:00Z">
        <w:del w:id="6030" w:author="fauzan" w:date="2022-08-07T17:18:00Z">
          <w:r>
            <w:rPr>
              <w:i/>
            </w:rPr>
            <w:delText xml:space="preserve">source code </w:delText>
          </w:r>
        </w:del>
      </w:ins>
      <w:del w:id="6031" w:author="fauzan" w:date="2022-08-07T17:18:00Z">
        <w:r>
          <w:delText>untuk hapus data roti.</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32" w:author="fauzan" w:date="2022-08-07T17:18:00Z"/>
          <w:rFonts w:ascii="Courier New" w:hAnsi="Courier New" w:cs="Courier New"/>
          <w:sz w:val="22"/>
        </w:rPr>
      </w:pPr>
      <w:del w:id="6033" w:author="fauzan" w:date="2022-08-07T17:18:00Z">
        <w:r>
          <w:rPr>
            <w:rFonts w:ascii="Courier New" w:hAnsi="Courier New" w:cs="Courier New"/>
            <w:sz w:val="22"/>
          </w:rPr>
          <w:delText>@login_required(login_url="login")</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34" w:author="fauzan" w:date="2022-08-07T17:18:00Z"/>
          <w:rFonts w:ascii="Courier New" w:hAnsi="Courier New" w:cs="Courier New"/>
          <w:sz w:val="22"/>
        </w:rPr>
      </w:pPr>
      <w:del w:id="6035" w:author="fauzan" w:date="2022-08-07T17:18:00Z">
        <w:r>
          <w:rPr>
            <w:rFonts w:ascii="Courier New" w:hAnsi="Courier New" w:cs="Courier New"/>
            <w:sz w:val="22"/>
          </w:rPr>
          <w:delText>@admin_only</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36" w:author="fauzan" w:date="2022-08-07T17:18:00Z"/>
          <w:rFonts w:ascii="Courier New" w:hAnsi="Courier New" w:cs="Courier New"/>
          <w:sz w:val="22"/>
        </w:rPr>
      </w:pPr>
      <w:del w:id="6037" w:author="fauzan" w:date="2022-08-07T17:18:00Z">
        <w:r>
          <w:rPr>
            <w:rFonts w:ascii="Courier New" w:hAnsi="Courier New" w:cs="Courier New"/>
            <w:sz w:val="22"/>
          </w:rPr>
          <w:delText>def hapus_roti(request, kode):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38" w:author="fauzan" w:date="2022-08-07T17:18:00Z"/>
          <w:rFonts w:ascii="Courier New" w:hAnsi="Courier New" w:cs="Courier New"/>
          <w:sz w:val="22"/>
        </w:rPr>
      </w:pPr>
      <w:del w:id="6039" w:author="fauzan" w:date="2022-08-07T17:18:00Z">
        <w:r>
          <w:rPr>
            <w:rFonts w:ascii="Courier New" w:hAnsi="Courier New" w:cs="Courier New"/>
            <w:sz w:val="22"/>
          </w:rPr>
          <w:delText xml:space="preserve">    roti = dataroti.objects.filter(kode=kode)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40" w:author="fauzan" w:date="2022-08-07T17:18:00Z"/>
          <w:rFonts w:ascii="Courier New" w:hAnsi="Courier New" w:cs="Courier New"/>
          <w:sz w:val="22"/>
        </w:rPr>
      </w:pPr>
      <w:del w:id="6041" w:author="fauzan" w:date="2022-08-07T17:18:00Z">
        <w:r>
          <w:rPr>
            <w:rFonts w:ascii="Courier New" w:hAnsi="Courier New" w:cs="Courier New"/>
            <w:sz w:val="22"/>
          </w:rPr>
          <w:delText xml:space="preserve">    roti.delete()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42" w:author="fauzan" w:date="2022-08-07T17:18:00Z"/>
          <w:rFonts w:ascii="Courier New" w:hAnsi="Courier New" w:cs="Courier New"/>
          <w:sz w:val="22"/>
        </w:rPr>
      </w:pPr>
      <w:del w:id="6043" w:author="fauzan" w:date="2022-08-07T17:18:00Z">
        <w:r>
          <w:rPr>
            <w:rFonts w:ascii="Courier New" w:hAnsi="Courier New" w:cs="Courier New"/>
            <w:sz w:val="22"/>
          </w:rPr>
          <w:delText xml:space="preserve">    messages.success(request, "Data Berhasil Dihapus")</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44" w:author="fauzan" w:date="2022-08-07T17:18:00Z"/>
        </w:rPr>
      </w:pPr>
      <w:del w:id="6045" w:author="fauzan" w:date="2022-08-07T17:18:00Z">
        <w:r>
          <w:rPr>
            <w:rFonts w:ascii="Courier New" w:hAnsi="Courier New" w:cs="Courier New"/>
            <w:sz w:val="22"/>
          </w:rPr>
          <w:delText xml:space="preserve">    return redirect("data-roti")</w:delText>
        </w:r>
      </w:del>
    </w:p>
    <w:p w:rsidR="00222167" w:rsidRDefault="008B3912">
      <w:pPr>
        <w:pStyle w:val="ListParagraph"/>
        <w:ind w:left="0"/>
        <w:rPr>
          <w:del w:id="6046" w:author="muhammad fauzan" w:date="2022-08-04T12:13:00Z"/>
        </w:rPr>
        <w:pPrChange w:id="6047" w:author="fauzan" w:date="2022-08-07T17:18:00Z">
          <w:pPr>
            <w:pStyle w:val="ListParagraph"/>
            <w:ind w:left="0"/>
            <w:jc w:val="center"/>
          </w:pPr>
        </w:pPrChange>
      </w:pPr>
      <w:ins w:id="6048" w:author="muhammad fauzan" w:date="2022-08-04T12:13:00Z">
        <w:del w:id="6049" w:author="fauzan" w:date="2022-08-07T17:18:00Z">
          <w:r>
            <w:delText xml:space="preserve">Gambar 4. </w:delText>
          </w:r>
          <w:r>
            <w:fldChar w:fldCharType="begin"/>
          </w:r>
          <w:r>
            <w:delInstrText xml:space="preserve"> SEQ Gambar_4. \* ARABIC </w:delInstrText>
          </w:r>
          <w:r>
            <w:fldChar w:fldCharType="separate"/>
          </w:r>
          <w:r>
            <w:delText>35</w:delText>
          </w:r>
          <w:r>
            <w:fldChar w:fldCharType="end"/>
          </w:r>
          <w:r>
            <w:delText xml:space="preserve"> </w:delText>
          </w:r>
        </w:del>
      </w:ins>
      <w:ins w:id="6050" w:author="muhammad fauzan" w:date="2022-08-04T17:26:00Z">
        <w:del w:id="6051" w:author="fauzan" w:date="2022-08-07T17:18:00Z">
          <w:r>
            <w:rPr>
              <w:i/>
            </w:rPr>
            <w:delText xml:space="preserve">Source code </w:delText>
          </w:r>
        </w:del>
      </w:ins>
      <w:ins w:id="6052" w:author="muhammad fauzan" w:date="2022-08-04T12:14:00Z">
        <w:del w:id="6053" w:author="fauzan" w:date="2022-08-07T17:18:00Z">
          <w:r>
            <w:delText xml:space="preserve">hapus </w:delText>
          </w:r>
        </w:del>
      </w:ins>
      <w:ins w:id="6054" w:author="muhammad fauzan" w:date="2022-08-04T12:13:00Z">
        <w:del w:id="6055" w:author="fauzan" w:date="2022-08-07T17:18:00Z">
          <w:r>
            <w:delText xml:space="preserve">data distribusi </w:delText>
          </w:r>
        </w:del>
      </w:ins>
      <w:del w:id="6056" w:author="muhammad fauzan" w:date="2022-08-04T12:13:00Z">
        <w:r>
          <w:delText>asa</w:delText>
        </w:r>
      </w:del>
    </w:p>
    <w:p w:rsidR="00222167" w:rsidRDefault="008B3912">
      <w:pPr>
        <w:pStyle w:val="ListParagraph"/>
        <w:tabs>
          <w:tab w:val="left" w:pos="5158"/>
        </w:tabs>
        <w:ind w:left="0" w:firstLine="709"/>
        <w:rPr>
          <w:del w:id="6057" w:author="muhammad fauzan" w:date="2022-08-04T12:13:00Z"/>
        </w:rPr>
        <w:pPrChange w:id="6058" w:author="fauzan" w:date="2022-08-07T17:18:00Z">
          <w:pPr>
            <w:pStyle w:val="ListParagraph"/>
            <w:tabs>
              <w:tab w:val="left" w:pos="5158"/>
            </w:tabs>
            <w:ind w:left="426"/>
          </w:pPr>
        </w:pPrChange>
      </w:pPr>
      <w:del w:id="6059" w:author="muhammad fauzan" w:date="2022-08-04T12:13:00Z">
        <w:r>
          <w:delText>Pada halaman distribusi roti yang baru didropping didalam table akan menampilkan button isi sisa pada kolom jsnya, berikut tampilan ketika data roti sisa belum ada.</w:delText>
        </w:r>
      </w:del>
    </w:p>
    <w:p w:rsidR="00222167" w:rsidRDefault="008B3912">
      <w:pPr>
        <w:pStyle w:val="ListParagraph"/>
        <w:ind w:left="0"/>
        <w:jc w:val="center"/>
        <w:pPrChange w:id="6060" w:author="fauzan" w:date="2022-08-07T17:18:00Z">
          <w:pPr>
            <w:pStyle w:val="ListParagraph"/>
            <w:tabs>
              <w:tab w:val="left" w:pos="5158"/>
            </w:tabs>
            <w:jc w:val="center"/>
          </w:pPr>
        </w:pPrChange>
      </w:pPr>
      <w:del w:id="6061" w:author="muhammad fauzan" w:date="2022-08-04T12:13:00Z">
        <w:r>
          <w:delText>asasa</w:delText>
        </w:r>
      </w:del>
    </w:p>
    <w:p w:rsidR="00222167" w:rsidRDefault="008B3912">
      <w:pPr>
        <w:pStyle w:val="ListParagraph"/>
        <w:numPr>
          <w:ilvl w:val="0"/>
          <w:numId w:val="40"/>
        </w:numPr>
        <w:ind w:left="426" w:hanging="426"/>
      </w:pPr>
      <w:r>
        <w:t>Halaman dropping roti pada admin</w:t>
      </w:r>
    </w:p>
    <w:p w:rsidR="00222167" w:rsidRDefault="008B3912">
      <w:pPr>
        <w:pStyle w:val="ListParagraph"/>
        <w:ind w:left="0" w:firstLine="709"/>
        <w:pPrChange w:id="6062" w:author="muhammad fauzan" w:date="2022-08-04T12:14:00Z">
          <w:pPr>
            <w:pStyle w:val="ListParagraph"/>
            <w:ind w:left="426"/>
          </w:pPr>
        </w:pPrChange>
      </w:pPr>
      <w:r>
        <w:t xml:space="preserve">Halaman dropping roti merupakan halaman tujuan ketika </w:t>
      </w:r>
      <w:del w:id="6063" w:author="muhammad fauzan" w:date="2022-08-04T19:00:00Z">
        <w:r>
          <w:delText>button</w:delText>
        </w:r>
      </w:del>
      <w:ins w:id="6064" w:author="muhammad fauzan" w:date="2022-08-04T19:00:00Z">
        <w:r>
          <w:rPr>
            <w:i/>
          </w:rPr>
          <w:t>button</w:t>
        </w:r>
      </w:ins>
      <w:r>
        <w:t xml:space="preserve"> tambah ditekan pada halaman data distribusi. Pada halaman ini admin dapat menambahkan </w:t>
      </w:r>
      <w:r>
        <w:lastRenderedPageBreak/>
        <w:t>data dropping dengan mengisi setiap entitas yang terdapat pada form. Berikut tampilan halaman dropping roti.</w:t>
      </w:r>
    </w:p>
    <w:p w:rsidR="00222167" w:rsidRDefault="008B3912">
      <w:pPr>
        <w:pStyle w:val="ListParagraph"/>
        <w:ind w:left="0"/>
        <w:jc w:val="center"/>
        <w:pPrChange w:id="6065" w:author="fauzan" w:date="2022-08-07T17:47:00Z">
          <w:pPr>
            <w:pStyle w:val="ListParagraph"/>
            <w:ind w:left="0"/>
          </w:pPr>
        </w:pPrChange>
      </w:pPr>
      <w:del w:id="6066" w:author="fauzan" w:date="2022-08-07T17:46:00Z">
        <w:r>
          <w:rPr>
            <w:noProof/>
          </w:rPr>
          <w:drawing>
            <wp:inline distT="0" distB="0" distL="0" distR="0">
              <wp:extent cx="5040630" cy="2549525"/>
              <wp:effectExtent l="0" t="0" r="762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8"/>
                      <a:stretch>
                        <a:fillRect/>
                      </a:stretch>
                    </pic:blipFill>
                    <pic:spPr>
                      <a:xfrm>
                        <a:off x="0" y="0"/>
                        <a:ext cx="5040630" cy="2549525"/>
                      </a:xfrm>
                      <a:prstGeom prst="rect">
                        <a:avLst/>
                      </a:prstGeom>
                    </pic:spPr>
                  </pic:pic>
                </a:graphicData>
              </a:graphic>
            </wp:inline>
          </w:drawing>
        </w:r>
      </w:del>
      <w:ins w:id="6067" w:author="fauzan" w:date="2022-08-07T17:47:00Z">
        <w:r>
          <w:rPr>
            <w:noProof/>
          </w:rPr>
          <w:drawing>
            <wp:inline distT="0" distB="0" distL="0" distR="0">
              <wp:extent cx="5040630" cy="1480820"/>
              <wp:effectExtent l="0" t="0" r="762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9"/>
                      <a:stretch>
                        <a:fillRect/>
                      </a:stretch>
                    </pic:blipFill>
                    <pic:spPr>
                      <a:xfrm>
                        <a:off x="0" y="0"/>
                        <a:ext cx="5040630" cy="1480820"/>
                      </a:xfrm>
                      <a:prstGeom prst="rect">
                        <a:avLst/>
                      </a:prstGeom>
                    </pic:spPr>
                  </pic:pic>
                </a:graphicData>
              </a:graphic>
            </wp:inline>
          </w:drawing>
        </w:r>
      </w:ins>
    </w:p>
    <w:p w:rsidR="00222167" w:rsidRDefault="008B3912">
      <w:pPr>
        <w:pStyle w:val="ListParagraph"/>
        <w:ind w:left="0"/>
        <w:jc w:val="center"/>
        <w:rPr>
          <w:del w:id="6068" w:author="fauzan" w:date="2022-08-07T17:18:00Z"/>
        </w:rPr>
      </w:pPr>
      <w:ins w:id="6069" w:author="muhammad fauzan" w:date="2022-08-04T12:14:00Z">
        <w:r>
          <w:t xml:space="preserve">Gambar 4. </w:t>
        </w:r>
        <w:r>
          <w:fldChar w:fldCharType="begin"/>
        </w:r>
        <w:r>
          <w:instrText xml:space="preserve"> SEQ Gambar_4. \* ARABIC </w:instrText>
        </w:r>
        <w:r>
          <w:fldChar w:fldCharType="separate"/>
        </w:r>
      </w:ins>
      <w:ins w:id="6070" w:author="muhammad fauzan" w:date="2022-08-10T01:43:00Z">
        <w:r>
          <w:t>16</w:t>
        </w:r>
      </w:ins>
      <w:ins w:id="6071" w:author="muhammad fauzan" w:date="2022-08-04T12:14:00Z">
        <w:r>
          <w:fldChar w:fldCharType="end"/>
        </w:r>
        <w:r>
          <w:t xml:space="preserve"> Halaman Dropping </w:t>
        </w:r>
      </w:ins>
      <w:del w:id="6072" w:author="muhammad fauzan" w:date="2022-08-04T12:14:00Z">
        <w:r>
          <w:delText>a</w:delText>
        </w:r>
      </w:del>
    </w:p>
    <w:p w:rsidR="00222167" w:rsidRDefault="008B3912">
      <w:pPr>
        <w:pStyle w:val="ListParagraph"/>
        <w:ind w:left="0" w:firstLine="709"/>
        <w:rPr>
          <w:del w:id="6073" w:author="fauzan" w:date="2022-08-07T17:18:00Z"/>
        </w:rPr>
        <w:pPrChange w:id="6074" w:author="fauzan" w:date="2022-08-07T17:18:00Z">
          <w:pPr>
            <w:pStyle w:val="ListParagraph"/>
            <w:ind w:left="426"/>
          </w:pPr>
        </w:pPrChange>
      </w:pPr>
      <w:del w:id="6075" w:author="fauzan" w:date="2022-08-07T17:18:00Z">
        <w:r>
          <w:delText xml:space="preserve">Adapun source code </w:delText>
        </w:r>
      </w:del>
      <w:ins w:id="6076" w:author="muhammad fauzan" w:date="2022-08-04T17:26:00Z">
        <w:del w:id="6077" w:author="fauzan" w:date="2022-08-07T17:18:00Z">
          <w:r>
            <w:rPr>
              <w:i/>
            </w:rPr>
            <w:delText xml:space="preserve">source code </w:delText>
          </w:r>
        </w:del>
      </w:ins>
      <w:del w:id="6078" w:author="fauzan" w:date="2022-08-07T17:18:00Z">
        <w:r>
          <w:delText>untuk halaman dropping roti ketika button</w:delText>
        </w:r>
      </w:del>
      <w:ins w:id="6079" w:author="muhammad fauzan" w:date="2022-08-04T19:00:00Z">
        <w:del w:id="6080" w:author="fauzan" w:date="2022-08-07T17:18:00Z">
          <w:r>
            <w:rPr>
              <w:i/>
            </w:rPr>
            <w:delText>button</w:delText>
          </w:r>
        </w:del>
      </w:ins>
      <w:del w:id="6081" w:author="fauzan" w:date="2022-08-07T17:18:00Z">
        <w:r>
          <w:delText xml:space="preserve"> tambah ditekan pada halaman maka sistem akan melakukan pengecekan terhadap form apakah form dikirimkan valid atau sudah benar, jika sudah benar maka sistem akan menambahkan data kedalam database distribusi. Jika form tidak valid maka akan menampilkan notifikasi bahwa data tidak valid. Jika button</w:delText>
        </w:r>
      </w:del>
      <w:ins w:id="6082" w:author="muhammad fauzan" w:date="2022-08-04T19:00:00Z">
        <w:del w:id="6083" w:author="fauzan" w:date="2022-08-07T17:18:00Z">
          <w:r>
            <w:rPr>
              <w:i/>
            </w:rPr>
            <w:delText>button</w:delText>
          </w:r>
        </w:del>
      </w:ins>
      <w:del w:id="6084" w:author="fauzan" w:date="2022-08-07T17:18:00Z">
        <w:r>
          <w:delText xml:space="preserve"> kembali ditekan maka akan kembali pada halaman data distribusi. Berikut source code </w:delText>
        </w:r>
      </w:del>
      <w:ins w:id="6085" w:author="muhammad fauzan" w:date="2022-08-04T17:26:00Z">
        <w:del w:id="6086" w:author="fauzan" w:date="2022-08-07T17:18:00Z">
          <w:r>
            <w:rPr>
              <w:i/>
            </w:rPr>
            <w:delText xml:space="preserve">source code </w:delText>
          </w:r>
        </w:del>
      </w:ins>
      <w:del w:id="6087" w:author="fauzan" w:date="2022-08-07T17:18:00Z">
        <w:r>
          <w:delText>dari halaman dropping 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88" w:author="fauzan" w:date="2022-08-07T17:18:00Z"/>
          <w:rFonts w:ascii="Courier New" w:hAnsi="Courier New" w:cs="Courier New"/>
          <w:sz w:val="20"/>
          <w:szCs w:val="20"/>
          <w:rPrChange w:id="6089" w:author="muhammad fauzan" w:date="2022-08-04T12:18:00Z">
            <w:rPr>
              <w:del w:id="6090" w:author="fauzan" w:date="2022-08-07T17:18:00Z"/>
            </w:rPr>
          </w:rPrChange>
        </w:rPr>
      </w:pPr>
      <w:del w:id="6091" w:author="fauzan" w:date="2022-08-07T17:18:00Z">
        <w:r>
          <w:rPr>
            <w:rFonts w:ascii="Courier New" w:hAnsi="Courier New" w:cs="Courier New"/>
            <w:sz w:val="20"/>
            <w:szCs w:val="20"/>
            <w:rPrChange w:id="6092" w:author="muhammad fauzan" w:date="2022-08-04T12:18: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93" w:author="fauzan" w:date="2022-08-07T17:18:00Z"/>
          <w:rFonts w:ascii="Courier New" w:hAnsi="Courier New" w:cs="Courier New"/>
          <w:sz w:val="20"/>
          <w:szCs w:val="20"/>
          <w:rPrChange w:id="6094" w:author="muhammad fauzan" w:date="2022-08-04T12:18:00Z">
            <w:rPr>
              <w:del w:id="6095" w:author="fauzan" w:date="2022-08-07T17:18:00Z"/>
            </w:rPr>
          </w:rPrChange>
        </w:rPr>
      </w:pPr>
      <w:del w:id="6096" w:author="fauzan" w:date="2022-08-07T17:18:00Z">
        <w:r>
          <w:rPr>
            <w:rFonts w:ascii="Courier New" w:hAnsi="Courier New" w:cs="Courier New"/>
            <w:sz w:val="20"/>
            <w:szCs w:val="20"/>
            <w:rPrChange w:id="6097" w:author="muhammad fauzan" w:date="2022-08-04T12:18: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098" w:author="fauzan" w:date="2022-08-07T17:18:00Z"/>
          <w:rFonts w:ascii="Courier New" w:hAnsi="Courier New" w:cs="Courier New"/>
          <w:sz w:val="20"/>
          <w:szCs w:val="20"/>
          <w:rPrChange w:id="6099" w:author="muhammad fauzan" w:date="2022-08-04T12:18:00Z">
            <w:rPr>
              <w:del w:id="6100" w:author="fauzan" w:date="2022-08-07T17:18:00Z"/>
            </w:rPr>
          </w:rPrChange>
        </w:rPr>
      </w:pPr>
      <w:del w:id="6101" w:author="fauzan" w:date="2022-08-07T17:18:00Z">
        <w:r>
          <w:rPr>
            <w:rFonts w:ascii="Courier New" w:hAnsi="Courier New" w:cs="Courier New"/>
            <w:sz w:val="20"/>
            <w:szCs w:val="20"/>
            <w:rPrChange w:id="6102" w:author="muhammad fauzan" w:date="2022-08-04T12:18:00Z">
              <w:rPr/>
            </w:rPrChange>
          </w:rPr>
          <w:delText>def droping(request):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03" w:author="fauzan" w:date="2022-08-07T17:18:00Z"/>
          <w:rFonts w:ascii="Courier New" w:hAnsi="Courier New" w:cs="Courier New"/>
          <w:sz w:val="20"/>
          <w:szCs w:val="20"/>
          <w:rPrChange w:id="6104" w:author="muhammad fauzan" w:date="2022-08-04T12:18:00Z">
            <w:rPr>
              <w:del w:id="6105" w:author="fauzan" w:date="2022-08-07T17:18:00Z"/>
            </w:rPr>
          </w:rPrChange>
        </w:rPr>
      </w:pPr>
      <w:del w:id="6106" w:author="fauzan" w:date="2022-08-07T17:18:00Z">
        <w:r>
          <w:rPr>
            <w:rFonts w:ascii="Courier New" w:hAnsi="Courier New" w:cs="Courier New"/>
            <w:sz w:val="20"/>
            <w:szCs w:val="20"/>
            <w:rPrChange w:id="6107" w:author="muhammad fauzan" w:date="2022-08-04T12:18: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08" w:author="fauzan" w:date="2022-08-07T17:18:00Z"/>
          <w:rFonts w:ascii="Courier New" w:hAnsi="Courier New" w:cs="Courier New"/>
          <w:sz w:val="20"/>
          <w:szCs w:val="20"/>
          <w:rPrChange w:id="6109" w:author="muhammad fauzan" w:date="2022-08-04T12:18:00Z">
            <w:rPr>
              <w:del w:id="6110" w:author="fauzan" w:date="2022-08-07T17:18:00Z"/>
            </w:rPr>
          </w:rPrChange>
        </w:rPr>
      </w:pPr>
      <w:del w:id="6111" w:author="fauzan" w:date="2022-08-07T17:18:00Z">
        <w:r>
          <w:rPr>
            <w:rFonts w:ascii="Courier New" w:hAnsi="Courier New" w:cs="Courier New"/>
            <w:sz w:val="20"/>
            <w:szCs w:val="20"/>
            <w:rPrChange w:id="6112" w:author="muhammad fauzan" w:date="2022-08-04T12:18:00Z">
              <w:rPr/>
            </w:rPrChange>
          </w:rPr>
          <w:delText xml:space="preserve">        form = formdistribusi(request.POST)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13" w:author="fauzan" w:date="2022-08-07T17:18:00Z"/>
          <w:rFonts w:ascii="Courier New" w:hAnsi="Courier New" w:cs="Courier New"/>
          <w:sz w:val="20"/>
          <w:szCs w:val="20"/>
          <w:rPrChange w:id="6114" w:author="muhammad fauzan" w:date="2022-08-04T12:18:00Z">
            <w:rPr>
              <w:del w:id="6115" w:author="fauzan" w:date="2022-08-07T17:18:00Z"/>
            </w:rPr>
          </w:rPrChange>
        </w:rPr>
      </w:pPr>
      <w:del w:id="6116" w:author="fauzan" w:date="2022-08-07T17:18:00Z">
        <w:r>
          <w:rPr>
            <w:rFonts w:ascii="Courier New" w:hAnsi="Courier New" w:cs="Courier New"/>
            <w:sz w:val="20"/>
            <w:szCs w:val="20"/>
            <w:rPrChange w:id="6117" w:author="muhammad fauzan" w:date="2022-08-04T12:18: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18" w:author="fauzan" w:date="2022-08-07T17:18:00Z"/>
          <w:rFonts w:ascii="Courier New" w:hAnsi="Courier New" w:cs="Courier New"/>
          <w:sz w:val="20"/>
          <w:szCs w:val="20"/>
          <w:rPrChange w:id="6119" w:author="muhammad fauzan" w:date="2022-08-04T12:18:00Z">
            <w:rPr>
              <w:del w:id="6120" w:author="fauzan" w:date="2022-08-07T17:18:00Z"/>
            </w:rPr>
          </w:rPrChange>
        </w:rPr>
      </w:pPr>
      <w:del w:id="6121" w:author="fauzan" w:date="2022-08-07T17:18:00Z">
        <w:r>
          <w:rPr>
            <w:rFonts w:ascii="Courier New" w:hAnsi="Courier New" w:cs="Courier New"/>
            <w:sz w:val="20"/>
            <w:szCs w:val="20"/>
            <w:rPrChange w:id="6122" w:author="muhammad fauzan" w:date="2022-08-04T12:18: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23" w:author="fauzan" w:date="2022-08-07T17:18:00Z"/>
          <w:rFonts w:ascii="Courier New" w:hAnsi="Courier New" w:cs="Courier New"/>
          <w:sz w:val="20"/>
          <w:szCs w:val="20"/>
          <w:rPrChange w:id="6124" w:author="muhammad fauzan" w:date="2022-08-04T12:18:00Z">
            <w:rPr>
              <w:del w:id="6125" w:author="fauzan" w:date="2022-08-07T17:18:00Z"/>
            </w:rPr>
          </w:rPrChange>
        </w:rPr>
      </w:pPr>
      <w:del w:id="6126" w:author="fauzan" w:date="2022-08-07T17:18:00Z">
        <w:r>
          <w:rPr>
            <w:rFonts w:ascii="Courier New" w:hAnsi="Courier New" w:cs="Courier New"/>
            <w:sz w:val="20"/>
            <w:szCs w:val="20"/>
            <w:rPrChange w:id="6127" w:author="muhammad fauzan" w:date="2022-08-04T12:18:00Z">
              <w:rPr/>
            </w:rPrChange>
          </w:rPr>
          <w:delText xml:space="preserve">            pesan = "Data berhasil ditambahkan"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28" w:author="fauzan" w:date="2022-08-07T17:18:00Z"/>
          <w:rFonts w:ascii="Courier New" w:hAnsi="Courier New" w:cs="Courier New"/>
          <w:sz w:val="20"/>
          <w:szCs w:val="20"/>
          <w:rPrChange w:id="6129" w:author="muhammad fauzan" w:date="2022-08-04T12:18:00Z">
            <w:rPr>
              <w:del w:id="6130" w:author="fauzan" w:date="2022-08-07T17:18:00Z"/>
            </w:rPr>
          </w:rPrChange>
        </w:rPr>
      </w:pPr>
      <w:del w:id="6131" w:author="fauzan" w:date="2022-08-07T17:18:00Z">
        <w:r>
          <w:rPr>
            <w:rFonts w:ascii="Courier New" w:hAnsi="Courier New" w:cs="Courier New"/>
            <w:sz w:val="20"/>
            <w:szCs w:val="20"/>
            <w:rPrChange w:id="6132" w:author="muhammad fauzan" w:date="2022-08-04T12:18: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33" w:author="fauzan" w:date="2022-08-07T17:18:00Z"/>
          <w:rFonts w:ascii="Courier New" w:hAnsi="Courier New" w:cs="Courier New"/>
          <w:sz w:val="20"/>
          <w:szCs w:val="20"/>
          <w:rPrChange w:id="6134" w:author="muhammad fauzan" w:date="2022-08-04T12:18:00Z">
            <w:rPr>
              <w:del w:id="6135" w:author="fauzan" w:date="2022-08-07T17:18:00Z"/>
            </w:rPr>
          </w:rPrChange>
        </w:rPr>
      </w:pPr>
      <w:del w:id="6136" w:author="fauzan" w:date="2022-08-07T17:18:00Z">
        <w:r>
          <w:rPr>
            <w:rFonts w:ascii="Courier New" w:hAnsi="Courier New" w:cs="Courier New"/>
            <w:sz w:val="20"/>
            <w:szCs w:val="20"/>
            <w:rPrChange w:id="6137" w:author="muhammad fauzan" w:date="2022-08-04T12:18:00Z">
              <w:rPr/>
            </w:rPrChange>
          </w:rPr>
          <w:delText xml:space="preserve">            pesan = "Data yang dimasukkan tidak 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38" w:author="fauzan" w:date="2022-08-07T17:18:00Z"/>
          <w:rFonts w:ascii="Courier New" w:hAnsi="Courier New" w:cs="Courier New"/>
          <w:sz w:val="20"/>
          <w:szCs w:val="20"/>
          <w:rPrChange w:id="6139" w:author="muhammad fauzan" w:date="2022-08-04T12:18:00Z">
            <w:rPr>
              <w:del w:id="6140" w:author="fauzan" w:date="2022-08-07T17:18:00Z"/>
            </w:rPr>
          </w:rPrChange>
        </w:rPr>
      </w:pPr>
      <w:del w:id="6141" w:author="fauzan" w:date="2022-08-07T17:18:00Z">
        <w:r>
          <w:rPr>
            <w:rFonts w:ascii="Courier New" w:hAnsi="Courier New" w:cs="Courier New"/>
            <w:sz w:val="20"/>
            <w:szCs w:val="20"/>
            <w:rPrChange w:id="6142" w:author="muhammad fauzan" w:date="2022-08-04T12:18:00Z">
              <w:rPr/>
            </w:rPrChange>
          </w:rPr>
          <w:delText xml:space="preserve">        form = formdistribusi()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43" w:author="fauzan" w:date="2022-08-07T17:18:00Z"/>
          <w:rFonts w:ascii="Courier New" w:hAnsi="Courier New" w:cs="Courier New"/>
          <w:sz w:val="20"/>
          <w:szCs w:val="20"/>
          <w:rPrChange w:id="6144" w:author="muhammad fauzan" w:date="2022-08-04T12:18:00Z">
            <w:rPr>
              <w:del w:id="6145" w:author="fauzan" w:date="2022-08-07T17:18:00Z"/>
            </w:rPr>
          </w:rPrChange>
        </w:rPr>
      </w:pPr>
      <w:del w:id="6146" w:author="fauzan" w:date="2022-08-07T17:18:00Z">
        <w:r>
          <w:rPr>
            <w:rFonts w:ascii="Courier New" w:hAnsi="Courier New" w:cs="Courier New"/>
            <w:sz w:val="20"/>
            <w:szCs w:val="20"/>
            <w:rPrChange w:id="6147" w:author="muhammad fauzan" w:date="2022-08-04T12:18: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48" w:author="fauzan" w:date="2022-08-07T17:18:00Z"/>
          <w:rFonts w:ascii="Courier New" w:hAnsi="Courier New" w:cs="Courier New"/>
          <w:sz w:val="20"/>
          <w:szCs w:val="20"/>
          <w:rPrChange w:id="6149" w:author="muhammad fauzan" w:date="2022-08-04T12:18:00Z">
            <w:rPr>
              <w:del w:id="6150" w:author="fauzan" w:date="2022-08-07T17:18:00Z"/>
            </w:rPr>
          </w:rPrChange>
        </w:rPr>
      </w:pPr>
      <w:del w:id="6151" w:author="fauzan" w:date="2022-08-07T17:18:00Z">
        <w:r>
          <w:rPr>
            <w:rFonts w:ascii="Courier New" w:hAnsi="Courier New" w:cs="Courier New"/>
            <w:sz w:val="20"/>
            <w:szCs w:val="20"/>
            <w:rPrChange w:id="6152" w:author="muhammad fauzan" w:date="2022-08-04T12:18: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53" w:author="fauzan" w:date="2022-08-07T17:18:00Z"/>
          <w:rFonts w:ascii="Courier New" w:hAnsi="Courier New" w:cs="Courier New"/>
          <w:sz w:val="20"/>
          <w:szCs w:val="20"/>
          <w:rPrChange w:id="6154" w:author="muhammad fauzan" w:date="2022-08-04T12:18:00Z">
            <w:rPr>
              <w:del w:id="6155" w:author="fauzan" w:date="2022-08-07T17:18:00Z"/>
            </w:rPr>
          </w:rPrChange>
        </w:rPr>
      </w:pPr>
      <w:del w:id="6156" w:author="fauzan" w:date="2022-08-07T17:18:00Z">
        <w:r>
          <w:rPr>
            <w:rFonts w:ascii="Courier New" w:hAnsi="Courier New" w:cs="Courier New"/>
            <w:sz w:val="20"/>
            <w:szCs w:val="20"/>
            <w:rPrChange w:id="6157" w:author="muhammad fauzan" w:date="2022-08-04T12:18:00Z">
              <w:rPr/>
            </w:rPrChange>
          </w:rPr>
          <w:delText xml:space="preserve">            "pesan": pesan,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58" w:author="fauzan" w:date="2022-08-07T17:18:00Z"/>
          <w:rFonts w:ascii="Courier New" w:hAnsi="Courier New" w:cs="Courier New"/>
          <w:sz w:val="20"/>
          <w:szCs w:val="20"/>
          <w:rPrChange w:id="6159" w:author="muhammad fauzan" w:date="2022-08-04T12:18:00Z">
            <w:rPr>
              <w:del w:id="6160" w:author="fauzan" w:date="2022-08-07T17:18:00Z"/>
            </w:rPr>
          </w:rPrChange>
        </w:rPr>
      </w:pPr>
      <w:del w:id="6161" w:author="fauzan" w:date="2022-08-07T17:18:00Z">
        <w:r>
          <w:rPr>
            <w:rFonts w:ascii="Courier New" w:hAnsi="Courier New" w:cs="Courier New"/>
            <w:sz w:val="20"/>
            <w:szCs w:val="20"/>
            <w:rPrChange w:id="6162" w:author="muhammad fauzan" w:date="2022-08-04T12:18: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63" w:author="fauzan" w:date="2022-08-07T17:18:00Z"/>
          <w:rFonts w:ascii="Courier New" w:hAnsi="Courier New" w:cs="Courier New"/>
          <w:sz w:val="20"/>
          <w:szCs w:val="20"/>
          <w:rPrChange w:id="6164" w:author="muhammad fauzan" w:date="2022-08-04T12:18:00Z">
            <w:rPr>
              <w:del w:id="6165" w:author="fauzan" w:date="2022-08-07T17:18:00Z"/>
            </w:rPr>
          </w:rPrChange>
        </w:rPr>
      </w:pPr>
      <w:del w:id="6166" w:author="fauzan" w:date="2022-08-07T17:18:00Z">
        <w:r>
          <w:rPr>
            <w:rFonts w:ascii="Courier New" w:hAnsi="Courier New" w:cs="Courier New"/>
            <w:sz w:val="20"/>
            <w:szCs w:val="20"/>
            <w:rPrChange w:id="6167" w:author="muhammad fauzan" w:date="2022-08-04T12:18:00Z">
              <w:rPr/>
            </w:rPrChange>
          </w:rPr>
          <w:delText xml:space="preserve">        return render(request, "droping.html", konteks)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68" w:author="fauzan" w:date="2022-08-07T17:18:00Z"/>
          <w:rFonts w:ascii="Courier New" w:hAnsi="Courier New" w:cs="Courier New"/>
          <w:sz w:val="20"/>
          <w:szCs w:val="20"/>
          <w:rPrChange w:id="6169" w:author="muhammad fauzan" w:date="2022-08-04T12:18:00Z">
            <w:rPr>
              <w:del w:id="6170" w:author="fauzan" w:date="2022-08-07T17:18:00Z"/>
            </w:rPr>
          </w:rPrChange>
        </w:rPr>
      </w:pPr>
      <w:del w:id="6171" w:author="fauzan" w:date="2022-08-07T17:18:00Z">
        <w:r>
          <w:rPr>
            <w:rFonts w:ascii="Courier New" w:hAnsi="Courier New" w:cs="Courier New"/>
            <w:sz w:val="20"/>
            <w:szCs w:val="20"/>
            <w:rPrChange w:id="6172" w:author="muhammad fauzan" w:date="2022-08-04T12:18: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73" w:author="fauzan" w:date="2022-08-07T17:18:00Z"/>
          <w:rFonts w:ascii="Courier New" w:hAnsi="Courier New" w:cs="Courier New"/>
          <w:sz w:val="20"/>
          <w:szCs w:val="20"/>
          <w:rPrChange w:id="6174" w:author="muhammad fauzan" w:date="2022-08-04T12:18:00Z">
            <w:rPr>
              <w:del w:id="6175" w:author="fauzan" w:date="2022-08-07T17:18:00Z"/>
            </w:rPr>
          </w:rPrChange>
        </w:rPr>
      </w:pPr>
      <w:del w:id="6176" w:author="fauzan" w:date="2022-08-07T17:18:00Z">
        <w:r>
          <w:rPr>
            <w:rFonts w:ascii="Courier New" w:hAnsi="Courier New" w:cs="Courier New"/>
            <w:sz w:val="20"/>
            <w:szCs w:val="20"/>
            <w:rPrChange w:id="6177" w:author="muhammad fauzan" w:date="2022-08-04T12:18:00Z">
              <w:rPr/>
            </w:rPrChange>
          </w:rPr>
          <w:delText xml:space="preserve">        form = formdistribusi()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78" w:author="fauzan" w:date="2022-08-07T17:18:00Z"/>
          <w:rFonts w:ascii="Courier New" w:hAnsi="Courier New" w:cs="Courier New"/>
          <w:sz w:val="20"/>
          <w:szCs w:val="20"/>
          <w:rPrChange w:id="6179" w:author="muhammad fauzan" w:date="2022-08-04T12:18:00Z">
            <w:rPr>
              <w:del w:id="6180" w:author="fauzan" w:date="2022-08-07T17:18:00Z"/>
            </w:rPr>
          </w:rPrChange>
        </w:rPr>
      </w:pPr>
      <w:del w:id="6181" w:author="fauzan" w:date="2022-08-07T17:18:00Z">
        <w:r>
          <w:rPr>
            <w:rFonts w:ascii="Courier New" w:hAnsi="Courier New" w:cs="Courier New"/>
            <w:sz w:val="20"/>
            <w:szCs w:val="20"/>
            <w:rPrChange w:id="6182" w:author="muhammad fauzan" w:date="2022-08-04T12:18: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83" w:author="fauzan" w:date="2022-08-07T17:18:00Z"/>
          <w:rFonts w:ascii="Courier New" w:hAnsi="Courier New" w:cs="Courier New"/>
          <w:sz w:val="20"/>
          <w:szCs w:val="20"/>
          <w:rPrChange w:id="6184" w:author="muhammad fauzan" w:date="2022-08-04T12:18:00Z">
            <w:rPr>
              <w:del w:id="6185" w:author="fauzan" w:date="2022-08-07T17:18:00Z"/>
            </w:rPr>
          </w:rPrChange>
        </w:rPr>
      </w:pPr>
      <w:del w:id="6186" w:author="fauzan" w:date="2022-08-07T17:18:00Z">
        <w:r>
          <w:rPr>
            <w:rFonts w:ascii="Courier New" w:hAnsi="Courier New" w:cs="Courier New"/>
            <w:sz w:val="20"/>
            <w:szCs w:val="20"/>
            <w:rPrChange w:id="6187" w:author="muhammad fauzan" w:date="2022-08-04T12:18: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88" w:author="fauzan" w:date="2022-08-07T17:18:00Z"/>
          <w:rFonts w:ascii="Courier New" w:hAnsi="Courier New" w:cs="Courier New"/>
          <w:sz w:val="20"/>
          <w:szCs w:val="20"/>
          <w:rPrChange w:id="6189" w:author="muhammad fauzan" w:date="2022-08-04T12:18:00Z">
            <w:rPr>
              <w:del w:id="6190" w:author="fauzan" w:date="2022-08-07T17:18:00Z"/>
            </w:rPr>
          </w:rPrChange>
        </w:rPr>
      </w:pPr>
      <w:del w:id="6191" w:author="fauzan" w:date="2022-08-07T17:18:00Z">
        <w:r>
          <w:rPr>
            <w:rFonts w:ascii="Courier New" w:hAnsi="Courier New" w:cs="Courier New"/>
            <w:sz w:val="20"/>
            <w:szCs w:val="20"/>
            <w:rPrChange w:id="6192" w:author="muhammad fauzan" w:date="2022-08-04T12:18: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193" w:author="fauzan" w:date="2022-08-07T17:18:00Z"/>
        </w:rPr>
      </w:pPr>
      <w:del w:id="6194" w:author="fauzan" w:date="2022-08-07T17:18:00Z">
        <w:r>
          <w:rPr>
            <w:rFonts w:ascii="Courier New" w:hAnsi="Courier New" w:cs="Courier New"/>
            <w:sz w:val="20"/>
            <w:szCs w:val="20"/>
            <w:rPrChange w:id="6195" w:author="muhammad fauzan" w:date="2022-08-04T12:18:00Z">
              <w:rPr/>
            </w:rPrChange>
          </w:rPr>
          <w:delText xml:space="preserve">        return render(request, "droping.html", konteks)</w:delText>
        </w:r>
      </w:del>
    </w:p>
    <w:p w:rsidR="00222167" w:rsidRDefault="008B3912">
      <w:pPr>
        <w:pStyle w:val="ListParagraph"/>
        <w:ind w:left="0"/>
        <w:jc w:val="center"/>
      </w:pPr>
      <w:ins w:id="6196" w:author="muhammad fauzan" w:date="2022-08-04T12:15:00Z">
        <w:del w:id="6197" w:author="fauzan" w:date="2022-08-07T17:18:00Z">
          <w:r>
            <w:delText xml:space="preserve">Gambar 4. </w:delText>
          </w:r>
          <w:r>
            <w:fldChar w:fldCharType="begin"/>
          </w:r>
          <w:r>
            <w:delInstrText xml:space="preserve"> SEQ Gambar_4. \* ARABIC </w:delInstrText>
          </w:r>
          <w:r>
            <w:fldChar w:fldCharType="separate"/>
          </w:r>
        </w:del>
      </w:ins>
      <w:ins w:id="6198" w:author="muhammad fauzan" w:date="2022-08-04T12:17:00Z">
        <w:del w:id="6199" w:author="fauzan" w:date="2022-08-07T17:18:00Z">
          <w:r>
            <w:delText>37</w:delText>
          </w:r>
        </w:del>
      </w:ins>
      <w:ins w:id="6200" w:author="muhammad fauzan" w:date="2022-08-04T12:15:00Z">
        <w:del w:id="6201" w:author="fauzan" w:date="2022-08-07T17:18:00Z">
          <w:r>
            <w:fldChar w:fldCharType="end"/>
          </w:r>
          <w:r>
            <w:delText xml:space="preserve"> </w:delText>
          </w:r>
        </w:del>
      </w:ins>
      <w:ins w:id="6202" w:author="muhammad fauzan" w:date="2022-08-04T17:26:00Z">
        <w:del w:id="6203" w:author="fauzan" w:date="2022-08-07T17:18:00Z">
          <w:r>
            <w:rPr>
              <w:i/>
            </w:rPr>
            <w:delText xml:space="preserve">Source code </w:delText>
          </w:r>
        </w:del>
      </w:ins>
      <w:ins w:id="6204" w:author="muhammad fauzan" w:date="2022-08-04T12:16:00Z">
        <w:del w:id="6205" w:author="fauzan" w:date="2022-08-07T17:18:00Z">
          <w:r>
            <w:delText>halaman dropping</w:delText>
          </w:r>
        </w:del>
      </w:ins>
      <w:ins w:id="6206" w:author="muhammad fauzan" w:date="2022-08-04T12:15:00Z">
        <w:del w:id="6207" w:author="fauzan" w:date="2022-08-07T17:18:00Z">
          <w:r>
            <w:delText xml:space="preserve"> </w:delText>
          </w:r>
        </w:del>
      </w:ins>
      <w:del w:id="6208" w:author="muhammad fauzan" w:date="2022-08-04T12:15:00Z">
        <w:r>
          <w:delText>aaa</w:delText>
        </w:r>
      </w:del>
    </w:p>
    <w:p w:rsidR="00222167" w:rsidRDefault="008B3912">
      <w:pPr>
        <w:pStyle w:val="ListParagraph"/>
        <w:numPr>
          <w:ilvl w:val="0"/>
          <w:numId w:val="40"/>
        </w:numPr>
        <w:ind w:left="426" w:hanging="426"/>
      </w:pPr>
      <w:r>
        <w:t>Halaman data Jadwal Kunjungan pada admin</w:t>
      </w:r>
    </w:p>
    <w:p w:rsidR="00222167" w:rsidRDefault="008B3912">
      <w:pPr>
        <w:pStyle w:val="ListParagraph"/>
        <w:ind w:left="0" w:firstLine="709"/>
        <w:pPrChange w:id="6209" w:author="muhammad fauzan" w:date="2022-08-04T12:16:00Z">
          <w:pPr>
            <w:pStyle w:val="ListParagraph"/>
            <w:ind w:left="426"/>
          </w:pPr>
        </w:pPrChange>
      </w:pPr>
      <w:r>
        <w:t xml:space="preserve">Halaman data Jadwal Kunjungan merupakan halaman yang menampilkan semua data dari Jadwal Kunjungan yang terdaftar pada </w:t>
      </w:r>
      <w:ins w:id="6210" w:author="muhammad fauzan" w:date="2022-08-04T12:16:00Z">
        <w:r>
          <w:t>CV</w:t>
        </w:r>
      </w:ins>
      <w:del w:id="6211" w:author="muhammad fauzan" w:date="2022-08-04T12:16:00Z">
        <w:r>
          <w:delText>cv</w:delText>
        </w:r>
      </w:del>
      <w:r>
        <w:t xml:space="preserve">.Al-amin jaya. Pada halaman tersebut memiliki navbar dan sidebar yang sama dengan halaman lainnya. Terdapat </w:t>
      </w:r>
      <w:del w:id="6212" w:author="muhammad fauzan" w:date="2022-08-04T19:00:00Z">
        <w:r>
          <w:delText>button</w:delText>
        </w:r>
      </w:del>
      <w:ins w:id="6213" w:author="muhammad fauzan" w:date="2022-08-04T19:00:00Z">
        <w:r>
          <w:rPr>
            <w:i/>
          </w:rPr>
          <w:t>button</w:t>
        </w:r>
      </w:ins>
      <w:r>
        <w:t xml:space="preserve"> untuk menambahkan Jadwal Kunjungan jika ada Jadwal Kunjungan baru. Lalu terdapat </w:t>
      </w:r>
      <w:del w:id="6214" w:author="muhammad fauzan" w:date="2022-08-04T19:00:00Z">
        <w:r>
          <w:delText>button</w:delText>
        </w:r>
      </w:del>
      <w:ins w:id="6215" w:author="muhammad fauzan" w:date="2022-08-04T19:00:00Z">
        <w:r>
          <w:rPr>
            <w:i/>
          </w:rPr>
          <w:t>button</w:t>
        </w:r>
      </w:ins>
      <w:r>
        <w:t xml:space="preserve"> ubah data dan hapus pada setiap baris dari data Jadwal Kunjungan</w:t>
      </w:r>
      <w:r>
        <w:rPr>
          <w:i/>
        </w:rPr>
        <w:t>.</w:t>
      </w:r>
      <w:r>
        <w:t xml:space="preserve"> Berikut tampilan halaman data Jadwal Kunjungan.</w:t>
      </w:r>
    </w:p>
    <w:p w:rsidR="00222167" w:rsidRDefault="008B3912">
      <w:pPr>
        <w:pStyle w:val="ListParagraph"/>
        <w:ind w:left="0"/>
        <w:jc w:val="center"/>
        <w:pPrChange w:id="6216" w:author="fauzan" w:date="2022-08-07T17:54:00Z">
          <w:pPr>
            <w:pStyle w:val="ListParagraph"/>
            <w:ind w:left="0"/>
          </w:pPr>
        </w:pPrChange>
      </w:pPr>
      <w:del w:id="6217" w:author="fauzan" w:date="2022-08-07T17:54:00Z">
        <w:r>
          <w:rPr>
            <w:noProof/>
          </w:rPr>
          <w:drawing>
            <wp:inline distT="0" distB="0" distL="0" distR="0">
              <wp:extent cx="5040630" cy="25469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90"/>
                      <a:stretch>
                        <a:fillRect/>
                      </a:stretch>
                    </pic:blipFill>
                    <pic:spPr>
                      <a:xfrm>
                        <a:off x="0" y="0"/>
                        <a:ext cx="5040630" cy="2546985"/>
                      </a:xfrm>
                      <a:prstGeom prst="rect">
                        <a:avLst/>
                      </a:prstGeom>
                    </pic:spPr>
                  </pic:pic>
                </a:graphicData>
              </a:graphic>
            </wp:inline>
          </w:drawing>
        </w:r>
      </w:del>
      <w:ins w:id="6218" w:author="fauzan" w:date="2022-08-07T17:55:00Z">
        <w:r>
          <w:rPr>
            <w:noProof/>
          </w:rPr>
          <w:drawing>
            <wp:inline distT="0" distB="0" distL="0" distR="0">
              <wp:extent cx="5040630" cy="141097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91"/>
                      <a:stretch>
                        <a:fillRect/>
                      </a:stretch>
                    </pic:blipFill>
                    <pic:spPr>
                      <a:xfrm>
                        <a:off x="0" y="0"/>
                        <a:ext cx="5040630" cy="1410970"/>
                      </a:xfrm>
                      <a:prstGeom prst="rect">
                        <a:avLst/>
                      </a:prstGeom>
                    </pic:spPr>
                  </pic:pic>
                </a:graphicData>
              </a:graphic>
            </wp:inline>
          </w:drawing>
        </w:r>
      </w:ins>
    </w:p>
    <w:p w:rsidR="00222167" w:rsidRDefault="008B3912">
      <w:pPr>
        <w:pStyle w:val="ListParagraph"/>
        <w:ind w:left="0"/>
        <w:jc w:val="center"/>
        <w:rPr>
          <w:del w:id="6219" w:author="fauzan" w:date="2022-08-07T17:19:00Z"/>
        </w:rPr>
      </w:pPr>
      <w:ins w:id="6220" w:author="muhammad fauzan" w:date="2022-08-04T12:16:00Z">
        <w:r>
          <w:t xml:space="preserve">Gambar 4. </w:t>
        </w:r>
        <w:r>
          <w:fldChar w:fldCharType="begin"/>
        </w:r>
        <w:r>
          <w:instrText xml:space="preserve"> SEQ Gambar_4. \* ARABIC </w:instrText>
        </w:r>
        <w:r>
          <w:fldChar w:fldCharType="separate"/>
        </w:r>
      </w:ins>
      <w:ins w:id="6221" w:author="muhammad fauzan" w:date="2022-08-10T01:43:00Z">
        <w:r>
          <w:t>17</w:t>
        </w:r>
      </w:ins>
      <w:ins w:id="6222" w:author="muhammad fauzan" w:date="2022-08-04T12:16:00Z">
        <w:r>
          <w:fldChar w:fldCharType="end"/>
        </w:r>
        <w:r>
          <w:t xml:space="preserve"> </w:t>
        </w:r>
      </w:ins>
      <w:ins w:id="6223" w:author="muhammad fauzan" w:date="2022-08-04T12:17:00Z">
        <w:r>
          <w:t>Halaman Jadwal kunjungan</w:t>
        </w:r>
      </w:ins>
      <w:ins w:id="6224" w:author="muhammad fauzan" w:date="2022-08-04T12:16:00Z">
        <w:r>
          <w:t xml:space="preserve"> </w:t>
        </w:r>
      </w:ins>
      <w:del w:id="6225" w:author="muhammad fauzan" w:date="2022-08-04T12:16:00Z">
        <w:r>
          <w:delText>eee</w:delText>
        </w:r>
      </w:del>
    </w:p>
    <w:p w:rsidR="00222167" w:rsidRDefault="008B3912">
      <w:pPr>
        <w:pStyle w:val="ListParagraph"/>
        <w:ind w:left="0" w:firstLine="709"/>
        <w:rPr>
          <w:del w:id="6226" w:author="fauzan" w:date="2022-08-07T17:19:00Z"/>
        </w:rPr>
        <w:pPrChange w:id="6227" w:author="fauzan" w:date="2022-08-07T17:19:00Z">
          <w:pPr>
            <w:pStyle w:val="ListParagraph"/>
            <w:ind w:left="426"/>
          </w:pPr>
        </w:pPrChange>
      </w:pPr>
      <w:del w:id="6228" w:author="fauzan" w:date="2022-08-07T17:19:00Z">
        <w:r>
          <w:delText xml:space="preserve">Adapun untuk source code </w:delText>
        </w:r>
      </w:del>
      <w:ins w:id="6229" w:author="muhammad fauzan" w:date="2022-08-04T17:26:00Z">
        <w:del w:id="6230" w:author="fauzan" w:date="2022-08-07T17:19:00Z">
          <w:r>
            <w:rPr>
              <w:i/>
            </w:rPr>
            <w:delText xml:space="preserve">source code </w:delText>
          </w:r>
        </w:del>
      </w:ins>
      <w:del w:id="6231" w:author="fauzan" w:date="2022-08-07T17:19:00Z">
        <w:r>
          <w:delText xml:space="preserve">untuk menampilkan data pada halaman data Jadwal Kunjungan dengan memanggil model data Jadwal Kunjungan untuk ditampilkan pada halaman tersebut. Berikut source code </w:delText>
        </w:r>
      </w:del>
      <w:ins w:id="6232" w:author="muhammad fauzan" w:date="2022-08-04T17:26:00Z">
        <w:del w:id="6233" w:author="fauzan" w:date="2022-08-07T17:19:00Z">
          <w:r>
            <w:rPr>
              <w:i/>
            </w:rPr>
            <w:delText xml:space="preserve">source code </w:delText>
          </w:r>
        </w:del>
      </w:ins>
      <w:del w:id="6234" w:author="fauzan" w:date="2022-08-07T17:19:00Z">
        <w:r>
          <w:delText>dari halaman data Jadwal Kunjungan.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35" w:author="fauzan" w:date="2022-08-07T17:19:00Z"/>
          <w:rFonts w:ascii="Courier New" w:hAnsi="Courier New" w:cs="Courier New"/>
          <w:sz w:val="20"/>
          <w:szCs w:val="20"/>
          <w:rPrChange w:id="6236" w:author="muhammad fauzan" w:date="2022-08-04T12:19:00Z">
            <w:rPr>
              <w:del w:id="6237" w:author="fauzan" w:date="2022-08-07T17:19:00Z"/>
            </w:rPr>
          </w:rPrChange>
        </w:rPr>
      </w:pPr>
      <w:del w:id="6238" w:author="fauzan" w:date="2022-08-07T17:19:00Z">
        <w:r>
          <w:rPr>
            <w:rFonts w:ascii="Courier New" w:hAnsi="Courier New" w:cs="Courier New"/>
            <w:sz w:val="20"/>
            <w:szCs w:val="20"/>
            <w:rPrChange w:id="6239" w:author="muhammad fauzan" w:date="2022-08-04T12:19: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40" w:author="fauzan" w:date="2022-08-07T17:19:00Z"/>
          <w:rFonts w:ascii="Courier New" w:hAnsi="Courier New" w:cs="Courier New"/>
          <w:sz w:val="20"/>
          <w:szCs w:val="20"/>
          <w:rPrChange w:id="6241" w:author="muhammad fauzan" w:date="2022-08-04T12:19:00Z">
            <w:rPr>
              <w:del w:id="6242" w:author="fauzan" w:date="2022-08-07T17:19:00Z"/>
            </w:rPr>
          </w:rPrChange>
        </w:rPr>
      </w:pPr>
      <w:del w:id="6243" w:author="fauzan" w:date="2022-08-07T17:19:00Z">
        <w:r>
          <w:rPr>
            <w:rFonts w:ascii="Courier New" w:hAnsi="Courier New" w:cs="Courier New"/>
            <w:sz w:val="20"/>
            <w:szCs w:val="20"/>
            <w:rPrChange w:id="6244" w:author="muhammad fauzan" w:date="2022-08-04T12:19: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45" w:author="fauzan" w:date="2022-08-07T17:19:00Z"/>
          <w:rFonts w:ascii="Courier New" w:hAnsi="Courier New" w:cs="Courier New"/>
          <w:sz w:val="20"/>
          <w:szCs w:val="20"/>
          <w:rPrChange w:id="6246" w:author="muhammad fauzan" w:date="2022-08-04T12:19:00Z">
            <w:rPr>
              <w:del w:id="6247" w:author="fauzan" w:date="2022-08-07T17:19:00Z"/>
            </w:rPr>
          </w:rPrChange>
        </w:rPr>
      </w:pPr>
      <w:del w:id="6248" w:author="fauzan" w:date="2022-08-07T17:19:00Z">
        <w:r>
          <w:rPr>
            <w:rFonts w:ascii="Courier New" w:hAnsi="Courier New" w:cs="Courier New"/>
            <w:sz w:val="20"/>
            <w:szCs w:val="20"/>
            <w:rPrChange w:id="6249" w:author="muhammad fauzan" w:date="2022-08-04T12:19:00Z">
              <w:rPr/>
            </w:rPrChange>
          </w:rPr>
          <w:delText>def jadwal(request):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50" w:author="fauzan" w:date="2022-08-07T17:19:00Z"/>
          <w:rFonts w:ascii="Courier New" w:hAnsi="Courier New" w:cs="Courier New"/>
          <w:sz w:val="20"/>
          <w:szCs w:val="20"/>
          <w:rPrChange w:id="6251" w:author="muhammad fauzan" w:date="2022-08-04T12:19:00Z">
            <w:rPr>
              <w:del w:id="6252" w:author="fauzan" w:date="2022-08-07T17:19:00Z"/>
            </w:rPr>
          </w:rPrChange>
        </w:rPr>
      </w:pPr>
      <w:del w:id="6253" w:author="fauzan" w:date="2022-08-07T17:19:00Z">
        <w:r>
          <w:rPr>
            <w:rFonts w:ascii="Courier New" w:hAnsi="Courier New" w:cs="Courier New"/>
            <w:sz w:val="20"/>
            <w:szCs w:val="20"/>
            <w:rPrChange w:id="6254" w:author="muhammad fauzan" w:date="2022-08-04T12:19:00Z">
              <w:rPr/>
            </w:rPrChange>
          </w:rPr>
          <w:delText xml:space="preserve">    data_jadwal = jadwal_kunjungan.objects.all()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55" w:author="fauzan" w:date="2022-08-07T17:19:00Z"/>
          <w:rFonts w:ascii="Courier New" w:hAnsi="Courier New" w:cs="Courier New"/>
          <w:sz w:val="20"/>
          <w:szCs w:val="20"/>
          <w:rPrChange w:id="6256" w:author="muhammad fauzan" w:date="2022-08-04T12:19:00Z">
            <w:rPr>
              <w:del w:id="6257" w:author="fauzan" w:date="2022-08-07T17:19:00Z"/>
            </w:rPr>
          </w:rPrChange>
        </w:rPr>
      </w:pPr>
      <w:del w:id="6258" w:author="fauzan" w:date="2022-08-07T17:19:00Z">
        <w:r>
          <w:rPr>
            <w:rFonts w:ascii="Courier New" w:hAnsi="Courier New" w:cs="Courier New"/>
            <w:sz w:val="20"/>
            <w:szCs w:val="20"/>
            <w:rPrChange w:id="6259" w:author="muhammad fauzan" w:date="2022-08-04T12:19:00Z">
              <w:rPr/>
            </w:rPrChange>
          </w:rPr>
          <w:delText xml:space="preserve">    konteks = {"data_jadwal": data_jadwal}</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60" w:author="fauzan" w:date="2022-08-07T17:19:00Z"/>
        </w:rPr>
      </w:pPr>
      <w:del w:id="6261" w:author="fauzan" w:date="2022-08-07T17:19:00Z">
        <w:r>
          <w:rPr>
            <w:rFonts w:ascii="Courier New" w:hAnsi="Courier New" w:cs="Courier New"/>
            <w:sz w:val="20"/>
            <w:szCs w:val="20"/>
            <w:rPrChange w:id="6262" w:author="muhammad fauzan" w:date="2022-08-04T12:19:00Z">
              <w:rPr/>
            </w:rPrChange>
          </w:rPr>
          <w:delText xml:space="preserve">    return render(request, "jadwal.html", konteks)</w:delText>
        </w:r>
      </w:del>
    </w:p>
    <w:p w:rsidR="00222167" w:rsidRDefault="008B3912">
      <w:pPr>
        <w:pStyle w:val="ListParagraph"/>
        <w:ind w:left="0"/>
        <w:rPr>
          <w:del w:id="6263" w:author="fauzan" w:date="2022-08-07T17:19:00Z"/>
        </w:rPr>
        <w:pPrChange w:id="6264" w:author="fauzan" w:date="2022-08-07T17:19:00Z">
          <w:pPr>
            <w:pStyle w:val="ListParagraph"/>
            <w:ind w:left="0"/>
            <w:jc w:val="center"/>
          </w:pPr>
        </w:pPrChange>
      </w:pPr>
      <w:ins w:id="6265" w:author="muhammad fauzan" w:date="2022-08-04T12:17:00Z">
        <w:del w:id="6266" w:author="fauzan" w:date="2022-08-07T17:19:00Z">
          <w:r>
            <w:delText xml:space="preserve">Gambar 4. </w:delText>
          </w:r>
          <w:r>
            <w:fldChar w:fldCharType="begin"/>
          </w:r>
          <w:r>
            <w:delInstrText xml:space="preserve"> SEQ Gambar_4. \* ARABIC </w:delInstrText>
          </w:r>
          <w:r>
            <w:fldChar w:fldCharType="separate"/>
          </w:r>
        </w:del>
      </w:ins>
      <w:ins w:id="6267" w:author="muhammad fauzan" w:date="2022-08-04T12:18:00Z">
        <w:del w:id="6268" w:author="fauzan" w:date="2022-08-07T17:19:00Z">
          <w:r>
            <w:delText>39</w:delText>
          </w:r>
        </w:del>
      </w:ins>
      <w:ins w:id="6269" w:author="muhammad fauzan" w:date="2022-08-04T12:17:00Z">
        <w:del w:id="6270" w:author="fauzan" w:date="2022-08-07T17:19:00Z">
          <w:r>
            <w:fldChar w:fldCharType="end"/>
          </w:r>
          <w:r>
            <w:delText xml:space="preserve"> </w:delText>
          </w:r>
        </w:del>
      </w:ins>
      <w:ins w:id="6271" w:author="muhammad fauzan" w:date="2022-08-04T17:26:00Z">
        <w:del w:id="6272" w:author="fauzan" w:date="2022-08-07T17:19:00Z">
          <w:r>
            <w:rPr>
              <w:i/>
            </w:rPr>
            <w:delText xml:space="preserve">Source code </w:delText>
          </w:r>
        </w:del>
      </w:ins>
      <w:ins w:id="6273" w:author="muhammad fauzan" w:date="2022-08-04T12:17:00Z">
        <w:del w:id="6274" w:author="fauzan" w:date="2022-08-07T17:19:00Z">
          <w:r>
            <w:delText xml:space="preserve">data jadwal kunjungan </w:delText>
          </w:r>
        </w:del>
      </w:ins>
      <w:del w:id="6275" w:author="fauzan" w:date="2022-08-07T17:19:00Z">
        <w:r>
          <w:delText>aa</w:delText>
        </w:r>
      </w:del>
    </w:p>
    <w:p w:rsidR="00222167" w:rsidRDefault="008B3912">
      <w:pPr>
        <w:pStyle w:val="ListParagraph"/>
        <w:ind w:left="0" w:firstLine="709"/>
        <w:rPr>
          <w:ins w:id="6276" w:author="muhammad fauzan" w:date="2022-08-04T12:19:00Z"/>
          <w:del w:id="6277" w:author="fauzan" w:date="2022-08-07T17:19:00Z"/>
        </w:rPr>
      </w:pPr>
      <w:ins w:id="6278" w:author="muhammad fauzan" w:date="2022-08-04T12:23:00Z">
        <w:del w:id="6279" w:author="fauzan" w:date="2022-08-07T17:19:00Z">
          <w:r>
            <w:delText>K</w:delText>
          </w:r>
        </w:del>
      </w:ins>
      <w:del w:id="6280" w:author="fauzan" w:date="2022-08-07T17:19:00Z">
        <w:r>
          <w:delText>ketika button</w:delText>
        </w:r>
      </w:del>
      <w:ins w:id="6281" w:author="muhammad fauzan" w:date="2022-08-04T19:00:00Z">
        <w:del w:id="6282" w:author="fauzan" w:date="2022-08-07T17:19:00Z">
          <w:r>
            <w:rPr>
              <w:i/>
            </w:rPr>
            <w:delText>button</w:delText>
          </w:r>
        </w:del>
      </w:ins>
      <w:del w:id="6283" w:author="fauzan" w:date="2022-08-07T17:19:00Z">
        <w:r>
          <w:delText xml:space="preserve"> hapus ditekan maka akan memanggil </w:delText>
        </w:r>
      </w:del>
      <w:del w:id="6284" w:author="fauzan" w:date="2022-08-05T01:23:00Z">
        <w:r>
          <w:delText>function</w:delText>
        </w:r>
      </w:del>
      <w:del w:id="6285" w:author="fauzan" w:date="2022-08-07T17:19:00Z">
        <w:r>
          <w:delText xml:space="preserve"> hapus_ jadwal, lalu dipanggil model dari data Jadwal Kunjungan sesuai kode yang dikirimkan, kemudian dipanggil method hapus lalu diredirect kehalaman data Jadwal Kunjungan kembali. Berikut source code </w:delText>
        </w:r>
      </w:del>
      <w:ins w:id="6286" w:author="muhammad fauzan" w:date="2022-08-04T17:26:00Z">
        <w:del w:id="6287" w:author="fauzan" w:date="2022-08-07T17:19:00Z">
          <w:r>
            <w:rPr>
              <w:i/>
            </w:rPr>
            <w:delText xml:space="preserve">source code </w:delText>
          </w:r>
        </w:del>
      </w:ins>
      <w:del w:id="6288" w:author="fauzan" w:date="2022-08-07T17:19:00Z">
        <w:r>
          <w:delText>untuk hapus data Jadwal Kunjungan.</w:delText>
        </w:r>
      </w:del>
    </w:p>
    <w:p w:rsidR="00222167" w:rsidRDefault="00222167">
      <w:pPr>
        <w:pStyle w:val="ListParagraph"/>
        <w:ind w:left="0" w:firstLine="709"/>
        <w:rPr>
          <w:ins w:id="6289" w:author="muhammad fauzan" w:date="2022-08-04T12:19:00Z"/>
          <w:del w:id="6290" w:author="fauzan" w:date="2022-08-07T17:19:00Z"/>
        </w:rPr>
      </w:pPr>
    </w:p>
    <w:p w:rsidR="00222167" w:rsidRDefault="00222167">
      <w:pPr>
        <w:pStyle w:val="ListParagraph"/>
        <w:ind w:left="0" w:firstLine="709"/>
        <w:rPr>
          <w:ins w:id="6291" w:author="muhammad fauzan" w:date="2022-08-04T12:19:00Z"/>
          <w:del w:id="6292" w:author="fauzan" w:date="2022-08-07T17:19:00Z"/>
        </w:rPr>
      </w:pPr>
    </w:p>
    <w:p w:rsidR="00222167" w:rsidRDefault="00222167">
      <w:pPr>
        <w:pStyle w:val="ListParagraph"/>
        <w:ind w:left="0" w:firstLine="709"/>
        <w:rPr>
          <w:del w:id="6293" w:author="fauzan" w:date="2022-08-07T17:19:00Z"/>
        </w:rPr>
        <w:pPrChange w:id="6294" w:author="fauzan" w:date="2022-08-07T17:19:00Z">
          <w:pPr>
            <w:pStyle w:val="ListParagraph"/>
            <w:ind w:left="426"/>
          </w:pPr>
        </w:pPrChange>
      </w:pPr>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95" w:author="fauzan" w:date="2022-08-07T17:19:00Z"/>
          <w:rFonts w:ascii="Courier New" w:hAnsi="Courier New" w:cs="Courier New"/>
          <w:sz w:val="22"/>
        </w:rPr>
      </w:pPr>
      <w:del w:id="6296" w:author="fauzan" w:date="2022-08-07T17:19:00Z">
        <w:r>
          <w:rPr>
            <w:rFonts w:ascii="Courier New" w:hAnsi="Courier New" w:cs="Courier New"/>
            <w:sz w:val="22"/>
          </w:rPr>
          <w:delText>@login_required(login_url="login")</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97" w:author="fauzan" w:date="2022-08-07T17:19:00Z"/>
          <w:rFonts w:ascii="Courier New" w:hAnsi="Courier New" w:cs="Courier New"/>
          <w:sz w:val="22"/>
        </w:rPr>
      </w:pPr>
      <w:del w:id="6298" w:author="fauzan" w:date="2022-08-07T17:19:00Z">
        <w:r>
          <w:rPr>
            <w:rFonts w:ascii="Courier New" w:hAnsi="Courier New" w:cs="Courier New"/>
            <w:sz w:val="22"/>
          </w:rPr>
          <w:delText>@admin_only</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299" w:author="fauzan" w:date="2022-08-07T17:19:00Z"/>
          <w:rFonts w:ascii="Courier New" w:hAnsi="Courier New" w:cs="Courier New"/>
          <w:sz w:val="22"/>
        </w:rPr>
      </w:pPr>
      <w:del w:id="6300" w:author="fauzan" w:date="2022-08-07T17:19:00Z">
        <w:r>
          <w:rPr>
            <w:rFonts w:ascii="Courier New" w:hAnsi="Courier New" w:cs="Courier New"/>
            <w:sz w:val="22"/>
          </w:rPr>
          <w:delText>def hapus_jadwal(request, id_jadwal):</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01" w:author="fauzan" w:date="2022-08-07T17:19:00Z"/>
          <w:rFonts w:ascii="Courier New" w:hAnsi="Courier New" w:cs="Courier New"/>
          <w:sz w:val="22"/>
        </w:rPr>
      </w:pPr>
      <w:del w:id="6302" w:author="fauzan" w:date="2022-08-07T17:19:00Z">
        <w:r>
          <w:rPr>
            <w:rFonts w:ascii="Courier New" w:hAnsi="Courier New" w:cs="Courier New"/>
            <w:sz w:val="22"/>
          </w:rPr>
          <w:delText xml:space="preserve">    Jadwal = jadwal_kunjungan.objects.filter(id=id_jadwal)</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03" w:author="fauzan" w:date="2022-08-07T17:19:00Z"/>
          <w:rFonts w:ascii="Courier New" w:hAnsi="Courier New" w:cs="Courier New"/>
          <w:sz w:val="22"/>
        </w:rPr>
      </w:pPr>
      <w:del w:id="6304" w:author="fauzan" w:date="2022-08-07T17:19:00Z">
        <w:r>
          <w:rPr>
            <w:rFonts w:ascii="Courier New" w:hAnsi="Courier New" w:cs="Courier New"/>
            <w:sz w:val="22"/>
          </w:rPr>
          <w:delText xml:space="preserve">    Jadwal.delete()</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05" w:author="fauzan" w:date="2022-08-07T17:19:00Z"/>
          <w:rFonts w:ascii="Courier New" w:hAnsi="Courier New" w:cs="Courier New"/>
          <w:sz w:val="22"/>
        </w:rPr>
      </w:pPr>
      <w:del w:id="6306" w:author="fauzan" w:date="2022-08-07T17:19:00Z">
        <w:r>
          <w:rPr>
            <w:rFonts w:ascii="Courier New" w:hAnsi="Courier New" w:cs="Courier New"/>
            <w:sz w:val="22"/>
          </w:rPr>
          <w:delText xml:space="preserve">    messages.success(request, "Data Berhasil Dihapus")</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07" w:author="fauzan" w:date="2022-08-07T17:19:00Z"/>
        </w:rPr>
      </w:pPr>
      <w:del w:id="6308" w:author="fauzan" w:date="2022-08-07T17:19:00Z">
        <w:r>
          <w:rPr>
            <w:rFonts w:ascii="Courier New" w:hAnsi="Courier New" w:cs="Courier New"/>
            <w:sz w:val="22"/>
          </w:rPr>
          <w:delText xml:space="preserve">    return redirect("data-jadwal-kunjungan")</w:delText>
        </w:r>
      </w:del>
    </w:p>
    <w:p w:rsidR="00222167" w:rsidRDefault="008B3912">
      <w:pPr>
        <w:pStyle w:val="ListParagraph"/>
        <w:ind w:left="0"/>
        <w:jc w:val="center"/>
        <w:pPrChange w:id="6309" w:author="fauzan" w:date="2022-08-07T17:19:00Z">
          <w:pPr>
            <w:pStyle w:val="ListParagraph"/>
            <w:jc w:val="center"/>
          </w:pPr>
        </w:pPrChange>
      </w:pPr>
      <w:ins w:id="6310" w:author="muhammad fauzan" w:date="2022-08-04T12:19:00Z">
        <w:del w:id="6311" w:author="fauzan" w:date="2022-08-07T17:19:00Z">
          <w:r>
            <w:delText xml:space="preserve">Gambar 4. </w:delText>
          </w:r>
          <w:r>
            <w:fldChar w:fldCharType="begin"/>
          </w:r>
          <w:r>
            <w:delInstrText xml:space="preserve"> SEQ Gambar_4. \* ARABIC </w:delInstrText>
          </w:r>
          <w:r>
            <w:fldChar w:fldCharType="separate"/>
          </w:r>
          <w:r>
            <w:delText>40</w:delText>
          </w:r>
          <w:r>
            <w:fldChar w:fldCharType="end"/>
          </w:r>
          <w:r>
            <w:delText xml:space="preserve"> </w:delText>
          </w:r>
        </w:del>
      </w:ins>
      <w:ins w:id="6312" w:author="muhammad fauzan" w:date="2022-08-04T17:26:00Z">
        <w:del w:id="6313" w:author="fauzan" w:date="2022-08-07T17:19:00Z">
          <w:r>
            <w:rPr>
              <w:i/>
            </w:rPr>
            <w:delText xml:space="preserve">Source code </w:delText>
          </w:r>
        </w:del>
      </w:ins>
      <w:ins w:id="6314" w:author="muhammad fauzan" w:date="2022-08-04T12:20:00Z">
        <w:del w:id="6315" w:author="fauzan" w:date="2022-08-07T17:19:00Z">
          <w:r>
            <w:delText>hapus data jadwal kunjungan</w:delText>
          </w:r>
        </w:del>
      </w:ins>
      <w:del w:id="6316" w:author="muhammad fauzan" w:date="2022-08-04T12:19:00Z">
        <w:r>
          <w:delText>asa</w:delText>
        </w:r>
      </w:del>
    </w:p>
    <w:p w:rsidR="00222167" w:rsidRDefault="008B3912">
      <w:pPr>
        <w:pStyle w:val="ListParagraph"/>
        <w:numPr>
          <w:ilvl w:val="0"/>
          <w:numId w:val="40"/>
        </w:numPr>
        <w:ind w:left="426" w:hanging="426"/>
      </w:pPr>
      <w:r>
        <w:t>Halaman tambah data Jadwal Kunjungan pada admin</w:t>
      </w:r>
    </w:p>
    <w:p w:rsidR="00222167" w:rsidRDefault="008B3912">
      <w:pPr>
        <w:pStyle w:val="ListParagraph"/>
        <w:ind w:left="0" w:firstLine="709"/>
        <w:rPr>
          <w:del w:id="6317" w:author="muhammad fauzan" w:date="2022-08-04T12:23:00Z"/>
        </w:rPr>
        <w:pPrChange w:id="6318" w:author="muhammad fauzan" w:date="2022-08-04T12:23:00Z">
          <w:pPr>
            <w:pStyle w:val="ListParagraph"/>
            <w:ind w:left="426"/>
          </w:pPr>
        </w:pPrChange>
      </w:pPr>
      <w:r>
        <w:t xml:space="preserve">Halaman tambah data Jadwal Kunjungan merupakan halaman tujuan ketika </w:t>
      </w:r>
      <w:del w:id="6319" w:author="muhammad fauzan" w:date="2022-08-04T19:00:00Z">
        <w:r>
          <w:delText>button</w:delText>
        </w:r>
      </w:del>
      <w:ins w:id="6320" w:author="muhammad fauzan" w:date="2022-08-04T19:00:00Z">
        <w:r>
          <w:rPr>
            <w:i/>
          </w:rPr>
          <w:t>button</w:t>
        </w:r>
      </w:ins>
      <w:r>
        <w:t xml:space="preserve"> tambah ditekan pada halaman data Jadwal Kunjungan. Pada halaman ini </w:t>
      </w:r>
      <w:r>
        <w:lastRenderedPageBreak/>
        <w:t>admin dapat menambahkan data Jadwal Kunjungan dengan mengisi setiap entitas yang terdapat pada form. Berikut tampilan halaman tambah data Jadwal Kunjungan.</w:t>
      </w:r>
    </w:p>
    <w:p w:rsidR="00222167" w:rsidRDefault="00222167">
      <w:pPr>
        <w:pStyle w:val="ListParagraph"/>
        <w:ind w:left="0" w:firstLine="709"/>
        <w:pPrChange w:id="6321" w:author="muhammad fauzan" w:date="2022-08-04T12:23:00Z">
          <w:pPr>
            <w:pStyle w:val="ListParagraph"/>
            <w:ind w:left="0"/>
          </w:pPr>
        </w:pPrChange>
      </w:pPr>
    </w:p>
    <w:p w:rsidR="00222167" w:rsidRDefault="008B3912">
      <w:pPr>
        <w:pStyle w:val="ListParagraph"/>
        <w:ind w:left="0"/>
      </w:pPr>
      <w:del w:id="6322" w:author="fauzan" w:date="2022-08-07T17:55:00Z">
        <w:r>
          <w:rPr>
            <w:noProof/>
          </w:rPr>
          <w:drawing>
            <wp:inline distT="0" distB="0" distL="0" distR="0">
              <wp:extent cx="5040630" cy="126238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92"/>
                      <a:srcRect b="50460"/>
                      <a:stretch>
                        <a:fillRect/>
                      </a:stretch>
                    </pic:blipFill>
                    <pic:spPr>
                      <a:xfrm>
                        <a:off x="0" y="0"/>
                        <a:ext cx="5040630" cy="1262417"/>
                      </a:xfrm>
                      <a:prstGeom prst="rect">
                        <a:avLst/>
                      </a:prstGeom>
                      <a:ln>
                        <a:noFill/>
                      </a:ln>
                    </pic:spPr>
                  </pic:pic>
                </a:graphicData>
              </a:graphic>
            </wp:inline>
          </w:drawing>
        </w:r>
      </w:del>
      <w:ins w:id="6323" w:author="fauzan" w:date="2022-08-07T17:56:00Z">
        <w:r>
          <w:rPr>
            <w:noProof/>
          </w:rPr>
          <w:drawing>
            <wp:inline distT="0" distB="0" distL="0" distR="0">
              <wp:extent cx="5040630" cy="1287145"/>
              <wp:effectExtent l="0" t="0" r="762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93"/>
                      <a:stretch>
                        <a:fillRect/>
                      </a:stretch>
                    </pic:blipFill>
                    <pic:spPr>
                      <a:xfrm>
                        <a:off x="0" y="0"/>
                        <a:ext cx="5040630" cy="1287145"/>
                      </a:xfrm>
                      <a:prstGeom prst="rect">
                        <a:avLst/>
                      </a:prstGeom>
                    </pic:spPr>
                  </pic:pic>
                </a:graphicData>
              </a:graphic>
            </wp:inline>
          </w:drawing>
        </w:r>
      </w:ins>
    </w:p>
    <w:p w:rsidR="00222167" w:rsidRDefault="008B3912">
      <w:pPr>
        <w:pStyle w:val="ListParagraph"/>
        <w:ind w:left="0"/>
        <w:jc w:val="center"/>
        <w:rPr>
          <w:del w:id="6324" w:author="fauzan" w:date="2022-08-07T17:19:00Z"/>
        </w:rPr>
      </w:pPr>
      <w:ins w:id="6325" w:author="muhammad fauzan" w:date="2022-08-04T12:26:00Z">
        <w:r>
          <w:t xml:space="preserve">Gambar 4. </w:t>
        </w:r>
        <w:r>
          <w:fldChar w:fldCharType="begin"/>
        </w:r>
        <w:r>
          <w:instrText xml:space="preserve"> SEQ Gambar_4. \* ARABIC </w:instrText>
        </w:r>
        <w:r>
          <w:fldChar w:fldCharType="separate"/>
        </w:r>
      </w:ins>
      <w:ins w:id="6326" w:author="muhammad fauzan" w:date="2022-08-10T01:43:00Z">
        <w:r>
          <w:t>18</w:t>
        </w:r>
      </w:ins>
      <w:ins w:id="6327" w:author="muhammad fauzan" w:date="2022-08-04T12:26:00Z">
        <w:r>
          <w:fldChar w:fldCharType="end"/>
        </w:r>
        <w:r>
          <w:t xml:space="preserve"> halaman tambah jadwal kunjungan </w:t>
        </w:r>
      </w:ins>
      <w:del w:id="6328" w:author="muhammad fauzan" w:date="2022-08-04T12:23:00Z">
        <w:r>
          <w:delText>xxx</w:delText>
        </w:r>
      </w:del>
    </w:p>
    <w:p w:rsidR="00222167" w:rsidRDefault="008B3912">
      <w:pPr>
        <w:pStyle w:val="ListParagraph"/>
        <w:ind w:left="0" w:firstLine="709"/>
        <w:rPr>
          <w:ins w:id="6329" w:author="muhammad fauzan" w:date="2022-08-04T12:26:00Z"/>
          <w:del w:id="6330" w:author="fauzan" w:date="2022-08-07T17:19:00Z"/>
        </w:rPr>
      </w:pPr>
      <w:del w:id="6331" w:author="fauzan" w:date="2022-08-07T17:19:00Z">
        <w:r>
          <w:delText xml:space="preserve">Adapun source code </w:delText>
        </w:r>
      </w:del>
      <w:ins w:id="6332" w:author="muhammad fauzan" w:date="2022-08-04T17:26:00Z">
        <w:del w:id="6333" w:author="fauzan" w:date="2022-08-07T17:19:00Z">
          <w:r>
            <w:rPr>
              <w:i/>
            </w:rPr>
            <w:delText xml:space="preserve">source code </w:delText>
          </w:r>
        </w:del>
      </w:ins>
      <w:del w:id="6334" w:author="fauzan" w:date="2022-08-07T17:19:00Z">
        <w:r>
          <w:delText>untuk halaman tambah data ketika button</w:delText>
        </w:r>
      </w:del>
      <w:ins w:id="6335" w:author="muhammad fauzan" w:date="2022-08-04T19:00:00Z">
        <w:del w:id="6336" w:author="fauzan" w:date="2022-08-07T17:19:00Z">
          <w:r>
            <w:rPr>
              <w:i/>
            </w:rPr>
            <w:delText>button</w:delText>
          </w:r>
        </w:del>
      </w:ins>
      <w:del w:id="6337" w:author="fauzan" w:date="2022-08-07T17:19:00Z">
        <w:r>
          <w:delText xml:space="preserve"> tambah ditekan pada halaman maka sistem akan melakukan pengecekan terhadap form apakah form dikirimkan valid atau sudah benar, jika sudah benar maka sistem akan menambahkan data kedalam database data Jadwal Kunjungan. Jika form tidak valid maka akan menampilkan notifikasi bahwa data tidak valid. Jika button</w:delText>
        </w:r>
      </w:del>
      <w:ins w:id="6338" w:author="muhammad fauzan" w:date="2022-08-04T19:00:00Z">
        <w:del w:id="6339" w:author="fauzan" w:date="2022-08-07T17:19:00Z">
          <w:r>
            <w:rPr>
              <w:i/>
            </w:rPr>
            <w:delText>button</w:delText>
          </w:r>
        </w:del>
      </w:ins>
      <w:del w:id="6340" w:author="fauzan" w:date="2022-08-07T17:19:00Z">
        <w:r>
          <w:delText xml:space="preserve"> kembali ditekan maka akan kembali pada halaman data Jadwal Kunjungan. Berikut source code </w:delText>
        </w:r>
      </w:del>
      <w:ins w:id="6341" w:author="muhammad fauzan" w:date="2022-08-04T17:26:00Z">
        <w:del w:id="6342" w:author="fauzan" w:date="2022-08-07T17:19:00Z">
          <w:r>
            <w:rPr>
              <w:i/>
            </w:rPr>
            <w:delText xml:space="preserve">source code </w:delText>
          </w:r>
        </w:del>
      </w:ins>
      <w:del w:id="6343" w:author="fauzan" w:date="2022-08-07T17:19:00Z">
        <w:r>
          <w:delText>dari halaman tambah data Jadwal Kunjungan.</w:delText>
        </w:r>
      </w:del>
    </w:p>
    <w:p w:rsidR="00222167" w:rsidRDefault="00222167">
      <w:pPr>
        <w:pStyle w:val="ListParagraph"/>
        <w:tabs>
          <w:tab w:val="left" w:pos="5255"/>
        </w:tabs>
        <w:ind w:left="0" w:firstLine="709"/>
        <w:rPr>
          <w:del w:id="6344" w:author="fauzan" w:date="2022-08-07T17:19:00Z"/>
        </w:rPr>
        <w:pPrChange w:id="6345" w:author="fauzan" w:date="2022-08-07T17:19:00Z">
          <w:pPr>
            <w:pStyle w:val="ListParagraph"/>
            <w:ind w:left="426"/>
          </w:pPr>
        </w:pPrChange>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46" w:author="fauzan" w:date="2022-08-07T17:19:00Z"/>
          <w:rFonts w:ascii="Courier New" w:hAnsi="Courier New" w:cs="Courier New"/>
          <w:sz w:val="20"/>
          <w:szCs w:val="20"/>
          <w:rPrChange w:id="6347" w:author="muhammad fauzan" w:date="2022-08-04T12:42:00Z">
            <w:rPr>
              <w:del w:id="6348" w:author="fauzan" w:date="2022-08-07T17:19:00Z"/>
            </w:rPr>
          </w:rPrChange>
        </w:rPr>
      </w:pPr>
      <w:del w:id="6349" w:author="fauzan" w:date="2022-08-07T17:19:00Z">
        <w:r>
          <w:rPr>
            <w:rFonts w:ascii="Courier New" w:hAnsi="Courier New" w:cs="Courier New"/>
            <w:sz w:val="20"/>
            <w:szCs w:val="20"/>
            <w:rPrChange w:id="6350" w:author="muhammad fauzan" w:date="2022-08-04T12:42: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51" w:author="fauzan" w:date="2022-08-07T17:19:00Z"/>
          <w:rFonts w:ascii="Courier New" w:hAnsi="Courier New" w:cs="Courier New"/>
          <w:sz w:val="20"/>
          <w:szCs w:val="20"/>
          <w:rPrChange w:id="6352" w:author="muhammad fauzan" w:date="2022-08-04T12:42:00Z">
            <w:rPr>
              <w:del w:id="6353" w:author="fauzan" w:date="2022-08-07T17:19:00Z"/>
            </w:rPr>
          </w:rPrChange>
        </w:rPr>
      </w:pPr>
      <w:del w:id="6354" w:author="fauzan" w:date="2022-08-07T17:19:00Z">
        <w:r>
          <w:rPr>
            <w:rFonts w:ascii="Courier New" w:hAnsi="Courier New" w:cs="Courier New"/>
            <w:sz w:val="20"/>
            <w:szCs w:val="20"/>
            <w:rPrChange w:id="6355" w:author="muhammad fauzan" w:date="2022-08-04T12:42: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56" w:author="fauzan" w:date="2022-08-07T17:19:00Z"/>
          <w:rFonts w:ascii="Courier New" w:hAnsi="Courier New" w:cs="Courier New"/>
          <w:sz w:val="20"/>
          <w:szCs w:val="20"/>
          <w:rPrChange w:id="6357" w:author="muhammad fauzan" w:date="2022-08-04T12:42:00Z">
            <w:rPr>
              <w:del w:id="6358" w:author="fauzan" w:date="2022-08-07T17:19:00Z"/>
            </w:rPr>
          </w:rPrChange>
        </w:rPr>
      </w:pPr>
      <w:del w:id="6359" w:author="fauzan" w:date="2022-08-07T17:19:00Z">
        <w:r>
          <w:rPr>
            <w:rFonts w:ascii="Courier New" w:hAnsi="Courier New" w:cs="Courier New"/>
            <w:sz w:val="20"/>
            <w:szCs w:val="20"/>
            <w:rPrChange w:id="6360" w:author="muhammad fauzan" w:date="2022-08-04T12:42:00Z">
              <w:rPr/>
            </w:rPrChange>
          </w:rPr>
          <w:delText>def tambahjadwal(request):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61" w:author="fauzan" w:date="2022-08-07T17:19:00Z"/>
          <w:rFonts w:ascii="Courier New" w:hAnsi="Courier New" w:cs="Courier New"/>
          <w:sz w:val="20"/>
          <w:szCs w:val="20"/>
          <w:rPrChange w:id="6362" w:author="muhammad fauzan" w:date="2022-08-04T12:42:00Z">
            <w:rPr>
              <w:del w:id="6363" w:author="fauzan" w:date="2022-08-07T17:19:00Z"/>
            </w:rPr>
          </w:rPrChange>
        </w:rPr>
      </w:pPr>
      <w:del w:id="6364" w:author="fauzan" w:date="2022-08-07T17:19:00Z">
        <w:r>
          <w:rPr>
            <w:rFonts w:ascii="Courier New" w:hAnsi="Courier New" w:cs="Courier New"/>
            <w:sz w:val="20"/>
            <w:szCs w:val="20"/>
            <w:rPrChange w:id="6365" w:author="muhammad fauzan" w:date="2022-08-04T12:42: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66" w:author="fauzan" w:date="2022-08-07T17:19:00Z"/>
          <w:rFonts w:ascii="Courier New" w:hAnsi="Courier New" w:cs="Courier New"/>
          <w:sz w:val="20"/>
          <w:szCs w:val="20"/>
          <w:rPrChange w:id="6367" w:author="muhammad fauzan" w:date="2022-08-04T12:42:00Z">
            <w:rPr>
              <w:del w:id="6368" w:author="fauzan" w:date="2022-08-07T17:19:00Z"/>
            </w:rPr>
          </w:rPrChange>
        </w:rPr>
      </w:pPr>
      <w:del w:id="6369" w:author="fauzan" w:date="2022-08-07T17:19:00Z">
        <w:r>
          <w:rPr>
            <w:rFonts w:ascii="Courier New" w:hAnsi="Courier New" w:cs="Courier New"/>
            <w:sz w:val="20"/>
            <w:szCs w:val="20"/>
            <w:rPrChange w:id="6370" w:author="muhammad fauzan" w:date="2022-08-04T12:42:00Z">
              <w:rPr/>
            </w:rPrChange>
          </w:rPr>
          <w:delText xml:space="preserve">        form = form_jadwal_kunjungan(request.POST)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71" w:author="fauzan" w:date="2022-08-07T17:19:00Z"/>
          <w:rFonts w:ascii="Courier New" w:hAnsi="Courier New" w:cs="Courier New"/>
          <w:sz w:val="20"/>
          <w:szCs w:val="20"/>
          <w:rPrChange w:id="6372" w:author="muhammad fauzan" w:date="2022-08-04T12:42:00Z">
            <w:rPr>
              <w:del w:id="6373" w:author="fauzan" w:date="2022-08-07T17:19:00Z"/>
            </w:rPr>
          </w:rPrChange>
        </w:rPr>
      </w:pPr>
      <w:del w:id="6374" w:author="fauzan" w:date="2022-08-07T17:19:00Z">
        <w:r>
          <w:rPr>
            <w:rFonts w:ascii="Courier New" w:hAnsi="Courier New" w:cs="Courier New"/>
            <w:sz w:val="20"/>
            <w:szCs w:val="20"/>
            <w:rPrChange w:id="6375" w:author="muhammad fauzan" w:date="2022-08-04T12:42: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76" w:author="fauzan" w:date="2022-08-07T17:19:00Z"/>
          <w:rFonts w:ascii="Courier New" w:hAnsi="Courier New" w:cs="Courier New"/>
          <w:sz w:val="20"/>
          <w:szCs w:val="20"/>
          <w:rPrChange w:id="6377" w:author="muhammad fauzan" w:date="2022-08-04T12:42:00Z">
            <w:rPr>
              <w:del w:id="6378" w:author="fauzan" w:date="2022-08-07T17:19:00Z"/>
            </w:rPr>
          </w:rPrChange>
        </w:rPr>
      </w:pPr>
      <w:del w:id="6379" w:author="fauzan" w:date="2022-08-07T17:19:00Z">
        <w:r>
          <w:rPr>
            <w:rFonts w:ascii="Courier New" w:hAnsi="Courier New" w:cs="Courier New"/>
            <w:sz w:val="20"/>
            <w:szCs w:val="20"/>
            <w:rPrChange w:id="6380" w:author="muhammad fauzan" w:date="2022-08-04T12:42: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81" w:author="fauzan" w:date="2022-08-07T17:19:00Z"/>
          <w:rFonts w:ascii="Courier New" w:hAnsi="Courier New" w:cs="Courier New"/>
          <w:sz w:val="20"/>
          <w:szCs w:val="20"/>
          <w:rPrChange w:id="6382" w:author="muhammad fauzan" w:date="2022-08-04T12:42:00Z">
            <w:rPr>
              <w:del w:id="6383" w:author="fauzan" w:date="2022-08-07T17:19:00Z"/>
            </w:rPr>
          </w:rPrChange>
        </w:rPr>
      </w:pPr>
      <w:del w:id="6384" w:author="fauzan" w:date="2022-08-07T17:19:00Z">
        <w:r>
          <w:rPr>
            <w:rFonts w:ascii="Courier New" w:hAnsi="Courier New" w:cs="Courier New"/>
            <w:sz w:val="20"/>
            <w:szCs w:val="20"/>
            <w:rPrChange w:id="6385" w:author="muhammad fauzan" w:date="2022-08-04T12:42:00Z">
              <w:rPr/>
            </w:rPrChange>
          </w:rPr>
          <w:delText xml:space="preserve">            pesan = "Data berhasil ditambahkan"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86" w:author="fauzan" w:date="2022-08-07T17:19:00Z"/>
          <w:rFonts w:ascii="Courier New" w:hAnsi="Courier New" w:cs="Courier New"/>
          <w:sz w:val="20"/>
          <w:szCs w:val="20"/>
          <w:rPrChange w:id="6387" w:author="muhammad fauzan" w:date="2022-08-04T12:42:00Z">
            <w:rPr>
              <w:del w:id="6388" w:author="fauzan" w:date="2022-08-07T17:19:00Z"/>
            </w:rPr>
          </w:rPrChange>
        </w:rPr>
      </w:pPr>
      <w:del w:id="6389" w:author="fauzan" w:date="2022-08-07T17:19:00Z">
        <w:r>
          <w:rPr>
            <w:rFonts w:ascii="Courier New" w:hAnsi="Courier New" w:cs="Courier New"/>
            <w:sz w:val="20"/>
            <w:szCs w:val="20"/>
            <w:rPrChange w:id="6390" w:author="muhammad fauzan" w:date="2022-08-04T12:42: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91" w:author="fauzan" w:date="2022-08-07T17:19:00Z"/>
          <w:rFonts w:ascii="Courier New" w:hAnsi="Courier New" w:cs="Courier New"/>
          <w:sz w:val="20"/>
          <w:szCs w:val="20"/>
          <w:rPrChange w:id="6392" w:author="muhammad fauzan" w:date="2022-08-04T12:42:00Z">
            <w:rPr>
              <w:del w:id="6393" w:author="fauzan" w:date="2022-08-07T17:19:00Z"/>
            </w:rPr>
          </w:rPrChange>
        </w:rPr>
      </w:pPr>
      <w:del w:id="6394" w:author="fauzan" w:date="2022-08-07T17:19:00Z">
        <w:r>
          <w:rPr>
            <w:rFonts w:ascii="Courier New" w:hAnsi="Courier New" w:cs="Courier New"/>
            <w:sz w:val="20"/>
            <w:szCs w:val="20"/>
            <w:rPrChange w:id="6395" w:author="muhammad fauzan" w:date="2022-08-04T12:42:00Z">
              <w:rPr/>
            </w:rPrChange>
          </w:rPr>
          <w:delText xml:space="preserve">            pesan = "Data yang dimasukkan tidak 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396" w:author="fauzan" w:date="2022-08-07T17:19:00Z"/>
          <w:rFonts w:ascii="Courier New" w:hAnsi="Courier New" w:cs="Courier New"/>
          <w:sz w:val="20"/>
          <w:szCs w:val="20"/>
          <w:rPrChange w:id="6397" w:author="muhammad fauzan" w:date="2022-08-04T12:42:00Z">
            <w:rPr>
              <w:del w:id="6398" w:author="fauzan" w:date="2022-08-07T17:19:00Z"/>
            </w:rPr>
          </w:rPrChange>
        </w:rPr>
      </w:pPr>
      <w:del w:id="6399" w:author="fauzan" w:date="2022-08-07T17:19:00Z">
        <w:r>
          <w:rPr>
            <w:rFonts w:ascii="Courier New" w:hAnsi="Courier New" w:cs="Courier New"/>
            <w:sz w:val="20"/>
            <w:szCs w:val="20"/>
            <w:rPrChange w:id="6400" w:author="muhammad fauzan" w:date="2022-08-04T12:42:00Z">
              <w:rPr/>
            </w:rPrChange>
          </w:rPr>
          <w:delText xml:space="preserve">        form = form_jadwal_kunjungan()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01" w:author="fauzan" w:date="2022-08-07T17:19:00Z"/>
          <w:rFonts w:ascii="Courier New" w:hAnsi="Courier New" w:cs="Courier New"/>
          <w:sz w:val="20"/>
          <w:szCs w:val="20"/>
          <w:rPrChange w:id="6402" w:author="muhammad fauzan" w:date="2022-08-04T12:42:00Z">
            <w:rPr>
              <w:del w:id="6403" w:author="fauzan" w:date="2022-08-07T17:19:00Z"/>
            </w:rPr>
          </w:rPrChange>
        </w:rPr>
      </w:pPr>
      <w:del w:id="6404" w:author="fauzan" w:date="2022-08-07T17:19:00Z">
        <w:r>
          <w:rPr>
            <w:rFonts w:ascii="Courier New" w:hAnsi="Courier New" w:cs="Courier New"/>
            <w:sz w:val="20"/>
            <w:szCs w:val="20"/>
            <w:rPrChange w:id="6405" w:author="muhammad fauzan" w:date="2022-08-04T12:42: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06" w:author="fauzan" w:date="2022-08-07T17:19:00Z"/>
          <w:rFonts w:ascii="Courier New" w:hAnsi="Courier New" w:cs="Courier New"/>
          <w:sz w:val="20"/>
          <w:szCs w:val="20"/>
          <w:rPrChange w:id="6407" w:author="muhammad fauzan" w:date="2022-08-04T12:42:00Z">
            <w:rPr>
              <w:del w:id="6408" w:author="fauzan" w:date="2022-08-07T17:19:00Z"/>
            </w:rPr>
          </w:rPrChange>
        </w:rPr>
      </w:pPr>
      <w:del w:id="6409" w:author="fauzan" w:date="2022-08-07T17:19:00Z">
        <w:r>
          <w:rPr>
            <w:rFonts w:ascii="Courier New" w:hAnsi="Courier New" w:cs="Courier New"/>
            <w:sz w:val="20"/>
            <w:szCs w:val="20"/>
            <w:rPrChange w:id="6410" w:author="muhammad fauzan" w:date="2022-08-04T12:42: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11" w:author="fauzan" w:date="2022-08-07T17:19:00Z"/>
          <w:rFonts w:ascii="Courier New" w:hAnsi="Courier New" w:cs="Courier New"/>
          <w:sz w:val="20"/>
          <w:szCs w:val="20"/>
          <w:rPrChange w:id="6412" w:author="muhammad fauzan" w:date="2022-08-04T12:42:00Z">
            <w:rPr>
              <w:del w:id="6413" w:author="fauzan" w:date="2022-08-07T17:19:00Z"/>
            </w:rPr>
          </w:rPrChange>
        </w:rPr>
      </w:pPr>
      <w:del w:id="6414" w:author="fauzan" w:date="2022-08-07T17:19:00Z">
        <w:r>
          <w:rPr>
            <w:rFonts w:ascii="Courier New" w:hAnsi="Courier New" w:cs="Courier New"/>
            <w:sz w:val="20"/>
            <w:szCs w:val="20"/>
            <w:rPrChange w:id="6415" w:author="muhammad fauzan" w:date="2022-08-04T12:42:00Z">
              <w:rPr/>
            </w:rPrChange>
          </w:rPr>
          <w:delText xml:space="preserve">            "pesan": pesan,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16" w:author="fauzan" w:date="2022-08-07T17:19:00Z"/>
          <w:rFonts w:ascii="Courier New" w:hAnsi="Courier New" w:cs="Courier New"/>
          <w:sz w:val="20"/>
          <w:szCs w:val="20"/>
          <w:rPrChange w:id="6417" w:author="muhammad fauzan" w:date="2022-08-04T12:42:00Z">
            <w:rPr>
              <w:del w:id="6418" w:author="fauzan" w:date="2022-08-07T17:19:00Z"/>
            </w:rPr>
          </w:rPrChange>
        </w:rPr>
      </w:pPr>
      <w:del w:id="6419" w:author="fauzan" w:date="2022-08-07T17:19:00Z">
        <w:r>
          <w:rPr>
            <w:rFonts w:ascii="Courier New" w:hAnsi="Courier New" w:cs="Courier New"/>
            <w:sz w:val="20"/>
            <w:szCs w:val="20"/>
            <w:rPrChange w:id="6420" w:author="muhammad fauzan" w:date="2022-08-04T12:42:00Z">
              <w:rPr/>
            </w:rPrChange>
          </w:rPr>
          <w:delText xml:space="preserve">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21" w:author="fauzan" w:date="2022-08-07T17:19:00Z"/>
          <w:rFonts w:ascii="Courier New" w:hAnsi="Courier New" w:cs="Courier New"/>
          <w:sz w:val="20"/>
          <w:szCs w:val="20"/>
          <w:rPrChange w:id="6422" w:author="muhammad fauzan" w:date="2022-08-04T12:42:00Z">
            <w:rPr>
              <w:del w:id="6423" w:author="fauzan" w:date="2022-08-07T17:19:00Z"/>
            </w:rPr>
          </w:rPrChange>
        </w:rPr>
      </w:pPr>
      <w:del w:id="6424" w:author="fauzan" w:date="2022-08-07T17:19:00Z">
        <w:r>
          <w:rPr>
            <w:rFonts w:ascii="Courier New" w:hAnsi="Courier New" w:cs="Courier New"/>
            <w:sz w:val="20"/>
            <w:szCs w:val="20"/>
            <w:rPrChange w:id="6425" w:author="muhammad fauzan" w:date="2022-08-04T12:42:00Z">
              <w:rPr/>
            </w:rPrChange>
          </w:rPr>
          <w:delText xml:space="preserve">        return render(request, "tambahjadwal.html", konteks)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26" w:author="fauzan" w:date="2022-08-07T17:19:00Z"/>
          <w:rFonts w:ascii="Courier New" w:hAnsi="Courier New" w:cs="Courier New"/>
          <w:sz w:val="20"/>
          <w:szCs w:val="20"/>
          <w:rPrChange w:id="6427" w:author="muhammad fauzan" w:date="2022-08-04T12:42:00Z">
            <w:rPr>
              <w:del w:id="6428" w:author="fauzan" w:date="2022-08-07T17:19:00Z"/>
            </w:rPr>
          </w:rPrChange>
        </w:rPr>
      </w:pPr>
      <w:del w:id="6429" w:author="fauzan" w:date="2022-08-07T17:19:00Z">
        <w:r>
          <w:rPr>
            <w:rFonts w:ascii="Courier New" w:hAnsi="Courier New" w:cs="Courier New"/>
            <w:sz w:val="20"/>
            <w:szCs w:val="20"/>
            <w:rPrChange w:id="6430" w:author="muhammad fauzan" w:date="2022-08-04T12:42: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31" w:author="fauzan" w:date="2022-08-07T17:19:00Z"/>
          <w:rFonts w:ascii="Courier New" w:hAnsi="Courier New" w:cs="Courier New"/>
          <w:sz w:val="20"/>
          <w:szCs w:val="20"/>
          <w:rPrChange w:id="6432" w:author="muhammad fauzan" w:date="2022-08-04T12:42:00Z">
            <w:rPr>
              <w:del w:id="6433" w:author="fauzan" w:date="2022-08-07T17:19:00Z"/>
            </w:rPr>
          </w:rPrChange>
        </w:rPr>
      </w:pPr>
      <w:del w:id="6434" w:author="fauzan" w:date="2022-08-07T17:19:00Z">
        <w:r>
          <w:rPr>
            <w:rFonts w:ascii="Courier New" w:hAnsi="Courier New" w:cs="Courier New"/>
            <w:sz w:val="20"/>
            <w:szCs w:val="20"/>
            <w:rPrChange w:id="6435" w:author="muhammad fauzan" w:date="2022-08-04T12:42:00Z">
              <w:rPr/>
            </w:rPrChange>
          </w:rPr>
          <w:delText xml:space="preserve">        form = form_jadwal_kunjungan()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36" w:author="fauzan" w:date="2022-08-07T17:19:00Z"/>
          <w:rFonts w:ascii="Courier New" w:hAnsi="Courier New" w:cs="Courier New"/>
          <w:sz w:val="20"/>
          <w:szCs w:val="20"/>
          <w:rPrChange w:id="6437" w:author="muhammad fauzan" w:date="2022-08-04T12:42:00Z">
            <w:rPr>
              <w:del w:id="6438" w:author="fauzan" w:date="2022-08-07T17:19:00Z"/>
            </w:rPr>
          </w:rPrChange>
        </w:rPr>
      </w:pPr>
      <w:del w:id="6439" w:author="fauzan" w:date="2022-08-07T17:19:00Z">
        <w:r>
          <w:rPr>
            <w:rFonts w:ascii="Courier New" w:hAnsi="Courier New" w:cs="Courier New"/>
            <w:sz w:val="20"/>
            <w:szCs w:val="20"/>
            <w:rPrChange w:id="6440" w:author="muhammad fauzan" w:date="2022-08-04T12:42: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41" w:author="fauzan" w:date="2022-08-07T17:19:00Z"/>
          <w:rFonts w:ascii="Courier New" w:hAnsi="Courier New" w:cs="Courier New"/>
          <w:sz w:val="20"/>
          <w:szCs w:val="20"/>
          <w:rPrChange w:id="6442" w:author="muhammad fauzan" w:date="2022-08-04T12:42:00Z">
            <w:rPr>
              <w:del w:id="6443" w:author="fauzan" w:date="2022-08-07T17:19:00Z"/>
            </w:rPr>
          </w:rPrChange>
        </w:rPr>
      </w:pPr>
      <w:del w:id="6444" w:author="fauzan" w:date="2022-08-07T17:19:00Z">
        <w:r>
          <w:rPr>
            <w:rFonts w:ascii="Courier New" w:hAnsi="Courier New" w:cs="Courier New"/>
            <w:sz w:val="20"/>
            <w:szCs w:val="20"/>
            <w:rPrChange w:id="6445" w:author="muhammad fauzan" w:date="2022-08-04T12:42: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46" w:author="fauzan" w:date="2022-08-07T17:19:00Z"/>
          <w:rFonts w:ascii="Courier New" w:hAnsi="Courier New" w:cs="Courier New"/>
          <w:sz w:val="20"/>
          <w:szCs w:val="20"/>
          <w:rPrChange w:id="6447" w:author="muhammad fauzan" w:date="2022-08-04T12:42:00Z">
            <w:rPr>
              <w:del w:id="6448" w:author="fauzan" w:date="2022-08-07T17:19:00Z"/>
            </w:rPr>
          </w:rPrChange>
        </w:rPr>
      </w:pPr>
      <w:del w:id="6449" w:author="fauzan" w:date="2022-08-07T17:19:00Z">
        <w:r>
          <w:rPr>
            <w:rFonts w:ascii="Courier New" w:hAnsi="Courier New" w:cs="Courier New"/>
            <w:sz w:val="20"/>
            <w:szCs w:val="20"/>
            <w:rPrChange w:id="6450" w:author="muhammad fauzan" w:date="2022-08-04T12:42: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451" w:author="fauzan" w:date="2022-08-07T17:19:00Z"/>
        </w:rPr>
      </w:pPr>
      <w:del w:id="6452" w:author="fauzan" w:date="2022-08-07T17:19:00Z">
        <w:r>
          <w:rPr>
            <w:rFonts w:ascii="Courier New" w:hAnsi="Courier New" w:cs="Courier New"/>
            <w:sz w:val="20"/>
            <w:szCs w:val="20"/>
            <w:rPrChange w:id="6453" w:author="muhammad fauzan" w:date="2022-08-04T12:42:00Z">
              <w:rPr/>
            </w:rPrChange>
          </w:rPr>
          <w:delText xml:space="preserve">        return render(request, "tambahjadwal.html", konteks)</w:delText>
        </w:r>
      </w:del>
    </w:p>
    <w:p w:rsidR="00222167" w:rsidRDefault="008B3912">
      <w:pPr>
        <w:pStyle w:val="ListParagraph"/>
        <w:ind w:left="0"/>
        <w:jc w:val="center"/>
      </w:pPr>
      <w:ins w:id="6454" w:author="muhammad fauzan" w:date="2022-08-04T12:27:00Z">
        <w:del w:id="6455" w:author="fauzan" w:date="2022-08-07T17:19:00Z">
          <w:r>
            <w:delText xml:space="preserve">Gambar 4. </w:delText>
          </w:r>
          <w:r>
            <w:fldChar w:fldCharType="begin"/>
          </w:r>
          <w:r>
            <w:delInstrText xml:space="preserve"> SEQ Gambar_4. \* ARABIC </w:delInstrText>
          </w:r>
          <w:r>
            <w:fldChar w:fldCharType="separate"/>
          </w:r>
        </w:del>
      </w:ins>
      <w:ins w:id="6456" w:author="muhammad fauzan" w:date="2022-08-04T12:42:00Z">
        <w:del w:id="6457" w:author="fauzan" w:date="2022-08-07T17:19:00Z">
          <w:r>
            <w:delText>42</w:delText>
          </w:r>
        </w:del>
      </w:ins>
      <w:ins w:id="6458" w:author="muhammad fauzan" w:date="2022-08-04T12:27:00Z">
        <w:del w:id="6459" w:author="fauzan" w:date="2022-08-07T17:19:00Z">
          <w:r>
            <w:fldChar w:fldCharType="end"/>
          </w:r>
          <w:r>
            <w:delText xml:space="preserve"> </w:delText>
          </w:r>
        </w:del>
      </w:ins>
      <w:ins w:id="6460" w:author="muhammad fauzan" w:date="2022-08-04T12:42:00Z">
        <w:del w:id="6461" w:author="fauzan" w:date="2022-08-07T17:19:00Z">
          <w:r>
            <w:delText>Halaman ubah</w:delText>
          </w:r>
        </w:del>
      </w:ins>
      <w:ins w:id="6462" w:author="muhammad fauzan" w:date="2022-08-04T12:27:00Z">
        <w:del w:id="6463" w:author="fauzan" w:date="2022-08-07T17:19:00Z">
          <w:r>
            <w:delText xml:space="preserve"> data jadwal kunjungan </w:delText>
          </w:r>
        </w:del>
      </w:ins>
      <w:del w:id="6464" w:author="muhammad fauzan" w:date="2022-08-04T12:27:00Z">
        <w:r>
          <w:delText>aaa</w:delText>
        </w:r>
      </w:del>
    </w:p>
    <w:p w:rsidR="00222167" w:rsidRDefault="008B3912">
      <w:pPr>
        <w:pStyle w:val="ListParagraph"/>
        <w:numPr>
          <w:ilvl w:val="0"/>
          <w:numId w:val="40"/>
        </w:numPr>
        <w:ind w:left="426" w:hanging="426"/>
      </w:pPr>
      <w:r>
        <w:t>Halaman ubah data Jadwal Kunjungan pada admin</w:t>
      </w:r>
    </w:p>
    <w:p w:rsidR="00222167" w:rsidRDefault="008B3912">
      <w:pPr>
        <w:pStyle w:val="ListParagraph"/>
        <w:ind w:left="0" w:firstLine="709"/>
        <w:pPrChange w:id="6465" w:author="muhammad fauzan" w:date="2022-08-04T12:28:00Z">
          <w:pPr>
            <w:pStyle w:val="ListParagraph"/>
            <w:ind w:left="426"/>
          </w:pPr>
        </w:pPrChange>
      </w:pPr>
      <w:r>
        <w:t xml:space="preserve">Halaman </w:t>
      </w:r>
      <w:del w:id="6466" w:author="muhammad fauzan" w:date="2022-08-04T12:42:00Z">
        <w:r>
          <w:delText xml:space="preserve">tambah </w:delText>
        </w:r>
      </w:del>
      <w:ins w:id="6467" w:author="muhammad fauzan" w:date="2022-08-04T12:42:00Z">
        <w:r>
          <w:t xml:space="preserve">ubah </w:t>
        </w:r>
      </w:ins>
      <w:r>
        <w:t xml:space="preserve">data Jadwal Kunjungan merupakan halaman tujuan ketika </w:t>
      </w:r>
      <w:del w:id="6468" w:author="muhammad fauzan" w:date="2022-08-04T19:00:00Z">
        <w:r>
          <w:delText>button</w:delText>
        </w:r>
      </w:del>
      <w:ins w:id="6469" w:author="muhammad fauzan" w:date="2022-08-04T19:00:00Z">
        <w:r>
          <w:rPr>
            <w:i/>
          </w:rPr>
          <w:t>button</w:t>
        </w:r>
      </w:ins>
      <w:r>
        <w:t xml:space="preserve"> ubah ditekan pada halaman data Jadwal Kunjungan. Pada halaman ini admin dapat mengubah data Jadwal Kunjungan dengan mengisi setiap entitas yang terdapat pada form sesuai dengan kode yang dipilih sebelumnya. Berikut tampilan halaman ubah data Jadwal Kunjungan.</w:t>
      </w:r>
    </w:p>
    <w:p w:rsidR="00222167" w:rsidRDefault="008B3912">
      <w:pPr>
        <w:pStyle w:val="ListParagraph"/>
        <w:ind w:left="0"/>
        <w:jc w:val="center"/>
        <w:pPrChange w:id="6470" w:author="fauzan" w:date="2022-08-07T17:57:00Z">
          <w:pPr>
            <w:pStyle w:val="ListParagraph"/>
            <w:ind w:left="0"/>
          </w:pPr>
        </w:pPrChange>
      </w:pPr>
      <w:ins w:id="6471" w:author="fauzan" w:date="2022-08-07T17:57:00Z">
        <w:r>
          <w:rPr>
            <w:noProof/>
          </w:rPr>
          <w:drawing>
            <wp:inline distT="0" distB="0" distL="0" distR="0">
              <wp:extent cx="5040630" cy="1273175"/>
              <wp:effectExtent l="0" t="0" r="762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94"/>
                      <a:stretch>
                        <a:fillRect/>
                      </a:stretch>
                    </pic:blipFill>
                    <pic:spPr>
                      <a:xfrm>
                        <a:off x="0" y="0"/>
                        <a:ext cx="5040630" cy="1273175"/>
                      </a:xfrm>
                      <a:prstGeom prst="rect">
                        <a:avLst/>
                      </a:prstGeom>
                    </pic:spPr>
                  </pic:pic>
                </a:graphicData>
              </a:graphic>
            </wp:inline>
          </w:drawing>
        </w:r>
      </w:ins>
      <w:del w:id="6472" w:author="fauzan" w:date="2022-08-07T17:57:00Z">
        <w:r>
          <w:rPr>
            <w:noProof/>
          </w:rPr>
          <w:drawing>
            <wp:inline distT="0" distB="0" distL="0" distR="0">
              <wp:extent cx="5040630" cy="122491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95"/>
                      <a:stretch>
                        <a:fillRect/>
                      </a:stretch>
                    </pic:blipFill>
                    <pic:spPr>
                      <a:xfrm>
                        <a:off x="0" y="0"/>
                        <a:ext cx="5040630" cy="1224915"/>
                      </a:xfrm>
                      <a:prstGeom prst="rect">
                        <a:avLst/>
                      </a:prstGeom>
                    </pic:spPr>
                  </pic:pic>
                </a:graphicData>
              </a:graphic>
            </wp:inline>
          </w:drawing>
        </w:r>
      </w:del>
    </w:p>
    <w:p w:rsidR="00222167" w:rsidRDefault="008B3912">
      <w:pPr>
        <w:pStyle w:val="ListParagraph"/>
        <w:ind w:left="0"/>
        <w:jc w:val="center"/>
        <w:rPr>
          <w:del w:id="6473" w:author="fauzan" w:date="2022-08-07T17:19:00Z"/>
        </w:rPr>
      </w:pPr>
      <w:ins w:id="6474" w:author="muhammad fauzan" w:date="2022-08-04T12:29:00Z">
        <w:r>
          <w:t xml:space="preserve">Gambar 4. </w:t>
        </w:r>
        <w:r>
          <w:fldChar w:fldCharType="begin"/>
        </w:r>
        <w:r>
          <w:instrText xml:space="preserve"> SEQ Gambar_4. \* ARABIC </w:instrText>
        </w:r>
        <w:r>
          <w:fldChar w:fldCharType="separate"/>
        </w:r>
      </w:ins>
      <w:ins w:id="6475" w:author="muhammad fauzan" w:date="2022-08-10T01:43:00Z">
        <w:r>
          <w:t>19</w:t>
        </w:r>
      </w:ins>
      <w:ins w:id="6476" w:author="muhammad fauzan" w:date="2022-08-04T12:29:00Z">
        <w:r>
          <w:fldChar w:fldCharType="end"/>
        </w:r>
        <w:r>
          <w:t xml:space="preserve"> </w:t>
        </w:r>
      </w:ins>
      <w:ins w:id="6477" w:author="muhammad fauzan" w:date="2022-08-04T17:26:00Z">
        <w:r>
          <w:rPr>
            <w:i/>
          </w:rPr>
          <w:t xml:space="preserve">Source code </w:t>
        </w:r>
      </w:ins>
      <w:ins w:id="6478" w:author="muhammad fauzan" w:date="2022-08-04T12:42:00Z">
        <w:r>
          <w:t>ubah</w:t>
        </w:r>
      </w:ins>
      <w:ins w:id="6479" w:author="muhammad fauzan" w:date="2022-08-04T12:29:00Z">
        <w:r>
          <w:t xml:space="preserve"> data </w:t>
        </w:r>
      </w:ins>
      <w:ins w:id="6480" w:author="muhammad fauzan" w:date="2022-08-04T12:30:00Z">
        <w:r>
          <w:t>jadwal kunjungan</w:t>
        </w:r>
      </w:ins>
      <w:ins w:id="6481" w:author="muhammad fauzan" w:date="2022-08-04T12:29:00Z">
        <w:r>
          <w:t xml:space="preserve"> </w:t>
        </w:r>
      </w:ins>
      <w:del w:id="6482" w:author="muhammad fauzan" w:date="2022-08-04T12:29:00Z">
        <w:r>
          <w:delText>aaa</w:delText>
        </w:r>
      </w:del>
    </w:p>
    <w:p w:rsidR="00222167" w:rsidRDefault="008B3912">
      <w:pPr>
        <w:pStyle w:val="ListParagraph"/>
        <w:ind w:left="0" w:firstLine="709"/>
        <w:rPr>
          <w:del w:id="6483" w:author="fauzan" w:date="2022-08-07T17:19:00Z"/>
        </w:rPr>
        <w:pPrChange w:id="6484" w:author="fauzan" w:date="2022-08-07T17:19:00Z">
          <w:pPr>
            <w:pStyle w:val="ListParagraph"/>
            <w:ind w:left="426"/>
          </w:pPr>
        </w:pPrChange>
      </w:pPr>
      <w:del w:id="6485" w:author="fauzan" w:date="2022-08-07T17:19:00Z">
        <w:r>
          <w:delText xml:space="preserve">Adapun source code </w:delText>
        </w:r>
      </w:del>
      <w:ins w:id="6486" w:author="muhammad fauzan" w:date="2022-08-04T17:26:00Z">
        <w:del w:id="6487" w:author="fauzan" w:date="2022-08-07T17:19:00Z">
          <w:r>
            <w:rPr>
              <w:i/>
            </w:rPr>
            <w:delText xml:space="preserve">source code </w:delText>
          </w:r>
        </w:del>
      </w:ins>
      <w:del w:id="6488" w:author="fauzan" w:date="2022-08-07T17:19:00Z">
        <w:r>
          <w:delText>untuk halaman ubah data ketika button</w:delText>
        </w:r>
      </w:del>
      <w:ins w:id="6489" w:author="muhammad fauzan" w:date="2022-08-04T19:00:00Z">
        <w:del w:id="6490" w:author="fauzan" w:date="2022-08-07T17:19:00Z">
          <w:r>
            <w:rPr>
              <w:i/>
            </w:rPr>
            <w:delText>button</w:delText>
          </w:r>
        </w:del>
      </w:ins>
      <w:del w:id="6491" w:author="fauzan" w:date="2022-08-07T17:19:00Z">
        <w:r>
          <w:delText xml:space="preserve"> ubah ditekan pada halaman maka sistem akan melakukan pengecekan terhadap form apakah form dikirimkan valid atau sudah benar, jika sudah benar maka sistem akan menyimpan data tersebut sesuai dengan kode yang ditentukan sebelumnya. Jika form tidak valid maka akan menampilkan notifikasi bahwa data tidak valid. Jika button</w:delText>
        </w:r>
      </w:del>
      <w:ins w:id="6492" w:author="muhammad fauzan" w:date="2022-08-04T19:00:00Z">
        <w:del w:id="6493" w:author="fauzan" w:date="2022-08-07T17:19:00Z">
          <w:r>
            <w:rPr>
              <w:i/>
            </w:rPr>
            <w:delText>button</w:delText>
          </w:r>
        </w:del>
      </w:ins>
      <w:del w:id="6494" w:author="fauzan" w:date="2022-08-07T17:19:00Z">
        <w:r>
          <w:delText xml:space="preserve"> ditekan akan kembali pada halaman data </w:delText>
        </w:r>
      </w:del>
      <w:ins w:id="6495" w:author="muhammad fauzan" w:date="2022-08-04T12:28:00Z">
        <w:del w:id="6496" w:author="fauzan" w:date="2022-08-07T17:19:00Z">
          <w:r>
            <w:delText>j</w:delText>
          </w:r>
        </w:del>
      </w:ins>
      <w:del w:id="6497" w:author="fauzan" w:date="2022-08-07T17:19:00Z">
        <w:r>
          <w:delText xml:space="preserve">Jadwal </w:delText>
        </w:r>
      </w:del>
      <w:ins w:id="6498" w:author="muhammad fauzan" w:date="2022-08-04T12:28:00Z">
        <w:del w:id="6499" w:author="fauzan" w:date="2022-08-07T17:19:00Z">
          <w:r>
            <w:delText>k</w:delText>
          </w:r>
        </w:del>
      </w:ins>
      <w:del w:id="6500" w:author="fauzan" w:date="2022-08-07T17:19:00Z">
        <w:r>
          <w:delText xml:space="preserve">Kunjungan. Berikut source code </w:delText>
        </w:r>
      </w:del>
      <w:ins w:id="6501" w:author="muhammad fauzan" w:date="2022-08-04T17:26:00Z">
        <w:del w:id="6502" w:author="fauzan" w:date="2022-08-07T17:19:00Z">
          <w:r>
            <w:rPr>
              <w:i/>
            </w:rPr>
            <w:delText xml:space="preserve">source code </w:delText>
          </w:r>
        </w:del>
      </w:ins>
      <w:del w:id="6503" w:author="fauzan" w:date="2022-08-07T17:19:00Z">
        <w:r>
          <w:delText xml:space="preserve">dari halaman ubah data </w:delText>
        </w:r>
      </w:del>
      <w:ins w:id="6504" w:author="muhammad fauzan" w:date="2022-08-04T12:28:00Z">
        <w:del w:id="6505" w:author="fauzan" w:date="2022-08-07T17:19:00Z">
          <w:r>
            <w:delText>j</w:delText>
          </w:r>
        </w:del>
      </w:ins>
      <w:del w:id="6506" w:author="fauzan" w:date="2022-08-07T17:19:00Z">
        <w:r>
          <w:delText xml:space="preserve">Jadwal </w:delText>
        </w:r>
      </w:del>
      <w:ins w:id="6507" w:author="muhammad fauzan" w:date="2022-08-04T12:28:00Z">
        <w:del w:id="6508" w:author="fauzan" w:date="2022-08-07T17:19:00Z">
          <w:r>
            <w:delText>k</w:delText>
          </w:r>
        </w:del>
      </w:ins>
      <w:del w:id="6509" w:author="fauzan" w:date="2022-08-07T17:19:00Z">
        <w:r>
          <w:delText>Kunjungan.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10" w:author="fauzan" w:date="2022-08-07T17:19:00Z"/>
          <w:rFonts w:ascii="Courier New" w:hAnsi="Courier New" w:cs="Courier New"/>
          <w:sz w:val="20"/>
          <w:szCs w:val="20"/>
          <w:rPrChange w:id="6511" w:author="muhammad fauzan" w:date="2022-08-04T12:43:00Z">
            <w:rPr>
              <w:del w:id="6512" w:author="fauzan" w:date="2022-08-07T17:19:00Z"/>
            </w:rPr>
          </w:rPrChange>
        </w:rPr>
      </w:pPr>
      <w:del w:id="6513" w:author="fauzan" w:date="2022-08-07T17:19:00Z">
        <w:r>
          <w:rPr>
            <w:rFonts w:ascii="Courier New" w:hAnsi="Courier New" w:cs="Courier New"/>
            <w:sz w:val="20"/>
            <w:szCs w:val="20"/>
            <w:rPrChange w:id="6514" w:author="muhammad fauzan" w:date="2022-08-04T12:43: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tabs>
          <w:tab w:val="center" w:pos="3969"/>
        </w:tabs>
        <w:spacing w:line="240" w:lineRule="auto"/>
        <w:ind w:left="0"/>
        <w:rPr>
          <w:del w:id="6515" w:author="fauzan" w:date="2022-08-07T17:19:00Z"/>
          <w:rFonts w:ascii="Courier New" w:hAnsi="Courier New" w:cs="Courier New"/>
          <w:sz w:val="20"/>
          <w:szCs w:val="20"/>
          <w:rPrChange w:id="6516" w:author="muhammad fauzan" w:date="2022-08-04T12:43:00Z">
            <w:rPr>
              <w:del w:id="6517" w:author="fauzan" w:date="2022-08-07T17:19:00Z"/>
            </w:rPr>
          </w:rPrChange>
        </w:rPr>
        <w:pPrChange w:id="6518" w:author="fauzan" w:date="2022-08-07T17:19:00Z">
          <w:pPr>
            <w:pStyle w:val="ListParagraph"/>
            <w:pBdr>
              <w:top w:val="single" w:sz="4" w:space="1" w:color="auto"/>
              <w:left w:val="single" w:sz="4" w:space="4" w:color="auto"/>
              <w:bottom w:val="single" w:sz="4" w:space="1" w:color="auto"/>
              <w:right w:val="single" w:sz="4" w:space="4" w:color="auto"/>
            </w:pBdr>
            <w:spacing w:line="240" w:lineRule="auto"/>
            <w:ind w:left="0"/>
          </w:pPr>
        </w:pPrChange>
      </w:pPr>
      <w:del w:id="6519" w:author="fauzan" w:date="2022-08-07T17:19:00Z">
        <w:r>
          <w:rPr>
            <w:rFonts w:ascii="Courier New" w:hAnsi="Courier New" w:cs="Courier New"/>
            <w:sz w:val="20"/>
            <w:szCs w:val="20"/>
            <w:rPrChange w:id="6520" w:author="muhammad fauzan" w:date="2022-08-04T12:43:00Z">
              <w:rPr/>
            </w:rPrChange>
          </w:rPr>
          <w:delText>@admin_only</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21" w:author="fauzan" w:date="2022-08-07T17:19:00Z"/>
          <w:rFonts w:ascii="Courier New" w:hAnsi="Courier New" w:cs="Courier New"/>
          <w:sz w:val="20"/>
          <w:szCs w:val="20"/>
          <w:rPrChange w:id="6522" w:author="muhammad fauzan" w:date="2022-08-04T12:43:00Z">
            <w:rPr>
              <w:del w:id="6523" w:author="fauzan" w:date="2022-08-07T17:19:00Z"/>
            </w:rPr>
          </w:rPrChange>
        </w:rPr>
      </w:pPr>
      <w:del w:id="6524" w:author="fauzan" w:date="2022-08-07T17:19:00Z">
        <w:r>
          <w:rPr>
            <w:rFonts w:ascii="Courier New" w:hAnsi="Courier New" w:cs="Courier New"/>
            <w:sz w:val="20"/>
            <w:szCs w:val="20"/>
            <w:rPrChange w:id="6525" w:author="muhammad fauzan" w:date="2022-08-04T12:43:00Z">
              <w:rPr/>
            </w:rPrChange>
          </w:rPr>
          <w:delText>def updatejadwal(request, id_jadwal):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26" w:author="fauzan" w:date="2022-08-07T17:19:00Z"/>
          <w:rFonts w:ascii="Courier New" w:hAnsi="Courier New" w:cs="Courier New"/>
          <w:sz w:val="20"/>
          <w:szCs w:val="20"/>
          <w:rPrChange w:id="6527" w:author="muhammad fauzan" w:date="2022-08-04T12:43:00Z">
            <w:rPr>
              <w:del w:id="6528" w:author="fauzan" w:date="2022-08-07T17:19:00Z"/>
            </w:rPr>
          </w:rPrChange>
        </w:rPr>
      </w:pPr>
      <w:del w:id="6529" w:author="fauzan" w:date="2022-08-07T17:19:00Z">
        <w:r>
          <w:rPr>
            <w:rFonts w:ascii="Courier New" w:hAnsi="Courier New" w:cs="Courier New"/>
            <w:sz w:val="20"/>
            <w:szCs w:val="20"/>
            <w:rPrChange w:id="6530" w:author="muhammad fauzan" w:date="2022-08-04T12:43:00Z">
              <w:rPr/>
            </w:rPrChange>
          </w:rPr>
          <w:delText xml:space="preserve">    Jadwal = jadwal_kunjungan.objects.get(id=id_jadwal)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31" w:author="fauzan" w:date="2022-08-07T17:19:00Z"/>
          <w:rFonts w:ascii="Courier New" w:hAnsi="Courier New" w:cs="Courier New"/>
          <w:sz w:val="20"/>
          <w:szCs w:val="20"/>
          <w:rPrChange w:id="6532" w:author="muhammad fauzan" w:date="2022-08-04T12:43:00Z">
            <w:rPr>
              <w:del w:id="6533" w:author="fauzan" w:date="2022-08-07T17:19:00Z"/>
            </w:rPr>
          </w:rPrChange>
        </w:rPr>
      </w:pPr>
      <w:del w:id="6534" w:author="fauzan" w:date="2022-08-07T17:19:00Z">
        <w:r>
          <w:rPr>
            <w:rFonts w:ascii="Courier New" w:hAnsi="Courier New" w:cs="Courier New"/>
            <w:sz w:val="20"/>
            <w:szCs w:val="20"/>
            <w:rPrChange w:id="6535" w:author="muhammad fauzan" w:date="2022-08-04T12:43:00Z">
              <w:rPr/>
            </w:rPrChange>
          </w:rPr>
          <w:delText xml:space="preserve">    template = "updatejadwal.html"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36" w:author="fauzan" w:date="2022-08-07T17:19:00Z"/>
          <w:rFonts w:ascii="Courier New" w:hAnsi="Courier New" w:cs="Courier New"/>
          <w:sz w:val="20"/>
          <w:szCs w:val="20"/>
          <w:rPrChange w:id="6537" w:author="muhammad fauzan" w:date="2022-08-04T12:43:00Z">
            <w:rPr>
              <w:del w:id="6538" w:author="fauzan" w:date="2022-08-07T17:19:00Z"/>
            </w:rPr>
          </w:rPrChange>
        </w:rPr>
      </w:pPr>
      <w:del w:id="6539" w:author="fauzan" w:date="2022-08-07T17:19:00Z">
        <w:r>
          <w:rPr>
            <w:rFonts w:ascii="Courier New" w:hAnsi="Courier New" w:cs="Courier New"/>
            <w:sz w:val="20"/>
            <w:szCs w:val="20"/>
            <w:rPrChange w:id="6540" w:author="muhammad fauzan" w:date="2022-08-04T12:43:00Z">
              <w:rPr/>
            </w:rPrChange>
          </w:rPr>
          <w:delText xml:space="preserve">    if request.POST: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41" w:author="fauzan" w:date="2022-08-07T17:19:00Z"/>
          <w:rFonts w:ascii="Courier New" w:hAnsi="Courier New" w:cs="Courier New"/>
          <w:sz w:val="20"/>
          <w:szCs w:val="20"/>
          <w:rPrChange w:id="6542" w:author="muhammad fauzan" w:date="2022-08-04T12:43:00Z">
            <w:rPr>
              <w:del w:id="6543" w:author="fauzan" w:date="2022-08-07T17:19:00Z"/>
            </w:rPr>
          </w:rPrChange>
        </w:rPr>
      </w:pPr>
      <w:del w:id="6544" w:author="fauzan" w:date="2022-08-07T17:19:00Z">
        <w:r>
          <w:rPr>
            <w:rFonts w:ascii="Courier New" w:hAnsi="Courier New" w:cs="Courier New"/>
            <w:sz w:val="20"/>
            <w:szCs w:val="20"/>
            <w:rPrChange w:id="6545" w:author="muhammad fauzan" w:date="2022-08-04T12:43:00Z">
              <w:rPr/>
            </w:rPrChange>
          </w:rPr>
          <w:delText xml:space="preserve">        form = form_jadwal_kunjungan(request.POST, instance=Jadwal)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46" w:author="fauzan" w:date="2022-08-07T17:19:00Z"/>
          <w:rFonts w:ascii="Courier New" w:hAnsi="Courier New" w:cs="Courier New"/>
          <w:sz w:val="20"/>
          <w:szCs w:val="20"/>
          <w:rPrChange w:id="6547" w:author="muhammad fauzan" w:date="2022-08-04T12:43:00Z">
            <w:rPr>
              <w:del w:id="6548" w:author="fauzan" w:date="2022-08-07T17:19:00Z"/>
            </w:rPr>
          </w:rPrChange>
        </w:rPr>
      </w:pPr>
      <w:del w:id="6549" w:author="fauzan" w:date="2022-08-07T17:19:00Z">
        <w:r>
          <w:rPr>
            <w:rFonts w:ascii="Courier New" w:hAnsi="Courier New" w:cs="Courier New"/>
            <w:sz w:val="20"/>
            <w:szCs w:val="20"/>
            <w:rPrChange w:id="6550" w:author="muhammad fauzan" w:date="2022-08-04T12:43:00Z">
              <w:rPr/>
            </w:rPrChange>
          </w:rPr>
          <w:delText xml:space="preserve">        if form.is_valid():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51" w:author="fauzan" w:date="2022-08-07T17:19:00Z"/>
          <w:rFonts w:ascii="Courier New" w:hAnsi="Courier New" w:cs="Courier New"/>
          <w:sz w:val="20"/>
          <w:szCs w:val="20"/>
          <w:rPrChange w:id="6552" w:author="muhammad fauzan" w:date="2022-08-04T12:43:00Z">
            <w:rPr>
              <w:del w:id="6553" w:author="fauzan" w:date="2022-08-07T17:19:00Z"/>
            </w:rPr>
          </w:rPrChange>
        </w:rPr>
      </w:pPr>
      <w:del w:id="6554" w:author="fauzan" w:date="2022-08-07T17:19:00Z">
        <w:r>
          <w:rPr>
            <w:rFonts w:ascii="Courier New" w:hAnsi="Courier New" w:cs="Courier New"/>
            <w:sz w:val="20"/>
            <w:szCs w:val="20"/>
            <w:rPrChange w:id="6555" w:author="muhammad fauzan" w:date="2022-08-04T12:43:00Z">
              <w:rPr/>
            </w:rPrChange>
          </w:rPr>
          <w:delText xml:space="preserve">            form.save()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56" w:author="fauzan" w:date="2022-08-07T17:19:00Z"/>
          <w:rFonts w:ascii="Courier New" w:hAnsi="Courier New" w:cs="Courier New"/>
          <w:sz w:val="20"/>
          <w:szCs w:val="20"/>
          <w:rPrChange w:id="6557" w:author="muhammad fauzan" w:date="2022-08-04T12:43:00Z">
            <w:rPr>
              <w:del w:id="6558" w:author="fauzan" w:date="2022-08-07T17:19:00Z"/>
            </w:rPr>
          </w:rPrChange>
        </w:rPr>
      </w:pPr>
      <w:del w:id="6559" w:author="fauzan" w:date="2022-08-07T17:19:00Z">
        <w:r>
          <w:rPr>
            <w:rFonts w:ascii="Courier New" w:hAnsi="Courier New" w:cs="Courier New"/>
            <w:sz w:val="20"/>
            <w:szCs w:val="20"/>
            <w:rPrChange w:id="6560" w:author="muhammad fauzan" w:date="2022-08-04T12:43:00Z">
              <w:rPr/>
            </w:rPrChange>
          </w:rPr>
          <w:delText xml:space="preserve">            messages.success(request, "Data berhasil diubah")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61" w:author="fauzan" w:date="2022-08-07T17:19:00Z"/>
          <w:rFonts w:ascii="Courier New" w:hAnsi="Courier New" w:cs="Courier New"/>
          <w:sz w:val="20"/>
          <w:szCs w:val="20"/>
          <w:rPrChange w:id="6562" w:author="muhammad fauzan" w:date="2022-08-04T12:43:00Z">
            <w:rPr>
              <w:del w:id="6563" w:author="fauzan" w:date="2022-08-07T17:19:00Z"/>
            </w:rPr>
          </w:rPrChange>
        </w:rPr>
      </w:pPr>
      <w:del w:id="6564" w:author="fauzan" w:date="2022-08-07T17:19:00Z">
        <w:r>
          <w:rPr>
            <w:rFonts w:ascii="Courier New" w:hAnsi="Courier New" w:cs="Courier New"/>
            <w:sz w:val="20"/>
            <w:szCs w:val="20"/>
            <w:rPrChange w:id="6565" w:author="muhammad fauzan" w:date="2022-08-04T12:43:00Z">
              <w:rPr/>
            </w:rPrChange>
          </w:rPr>
          <w:delText xml:space="preserve">            return redirect("update-jadwal", id_jadwal=id_jadwal)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66" w:author="fauzan" w:date="2022-08-07T17:19:00Z"/>
          <w:rFonts w:ascii="Courier New" w:hAnsi="Courier New" w:cs="Courier New"/>
          <w:sz w:val="20"/>
          <w:szCs w:val="20"/>
          <w:rPrChange w:id="6567" w:author="muhammad fauzan" w:date="2022-08-04T12:43:00Z">
            <w:rPr>
              <w:del w:id="6568" w:author="fauzan" w:date="2022-08-07T17:19:00Z"/>
            </w:rPr>
          </w:rPrChange>
        </w:rPr>
      </w:pPr>
      <w:del w:id="6569" w:author="fauzan" w:date="2022-08-07T17:19:00Z">
        <w:r>
          <w:rPr>
            <w:rFonts w:ascii="Courier New" w:hAnsi="Courier New" w:cs="Courier New"/>
            <w:sz w:val="20"/>
            <w:szCs w:val="20"/>
            <w:rPrChange w:id="6570" w:author="muhammad fauzan" w:date="2022-08-04T12:43: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71" w:author="fauzan" w:date="2022-08-07T17:19:00Z"/>
          <w:rFonts w:ascii="Courier New" w:hAnsi="Courier New" w:cs="Courier New"/>
          <w:sz w:val="20"/>
          <w:szCs w:val="20"/>
          <w:rPrChange w:id="6572" w:author="muhammad fauzan" w:date="2022-08-04T12:43:00Z">
            <w:rPr>
              <w:del w:id="6573" w:author="fauzan" w:date="2022-08-07T17:19:00Z"/>
            </w:rPr>
          </w:rPrChange>
        </w:rPr>
      </w:pPr>
      <w:del w:id="6574" w:author="fauzan" w:date="2022-08-07T17:19:00Z">
        <w:r>
          <w:rPr>
            <w:rFonts w:ascii="Courier New" w:hAnsi="Courier New" w:cs="Courier New"/>
            <w:sz w:val="20"/>
            <w:szCs w:val="20"/>
            <w:rPrChange w:id="6575" w:author="muhammad fauzan" w:date="2022-08-04T12:43:00Z">
              <w:rPr/>
            </w:rPrChange>
          </w:rPr>
          <w:delText xml:space="preserve">        form = form_jadwal_kunjungan(instance=Jadwal)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76" w:author="fauzan" w:date="2022-08-07T17:19:00Z"/>
          <w:rFonts w:ascii="Courier New" w:hAnsi="Courier New" w:cs="Courier New"/>
          <w:sz w:val="20"/>
          <w:szCs w:val="20"/>
          <w:rPrChange w:id="6577" w:author="muhammad fauzan" w:date="2022-08-04T12:43:00Z">
            <w:rPr>
              <w:del w:id="6578" w:author="fauzan" w:date="2022-08-07T17:19:00Z"/>
            </w:rPr>
          </w:rPrChange>
        </w:rPr>
      </w:pPr>
      <w:del w:id="6579" w:author="fauzan" w:date="2022-08-07T17:19:00Z">
        <w:r>
          <w:rPr>
            <w:rFonts w:ascii="Courier New" w:hAnsi="Courier New" w:cs="Courier New"/>
            <w:sz w:val="20"/>
            <w:szCs w:val="20"/>
            <w:rPrChange w:id="6580" w:author="muhammad fauzan" w:date="2022-08-04T12:43: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81" w:author="fauzan" w:date="2022-08-07T17:19:00Z"/>
          <w:rFonts w:ascii="Courier New" w:hAnsi="Courier New" w:cs="Courier New"/>
          <w:sz w:val="20"/>
          <w:szCs w:val="20"/>
          <w:rPrChange w:id="6582" w:author="muhammad fauzan" w:date="2022-08-04T12:43:00Z">
            <w:rPr>
              <w:del w:id="6583" w:author="fauzan" w:date="2022-08-07T17:19:00Z"/>
            </w:rPr>
          </w:rPrChange>
        </w:rPr>
      </w:pPr>
      <w:del w:id="6584" w:author="fauzan" w:date="2022-08-07T17:19:00Z">
        <w:r>
          <w:rPr>
            <w:rFonts w:ascii="Courier New" w:hAnsi="Courier New" w:cs="Courier New"/>
            <w:sz w:val="20"/>
            <w:szCs w:val="20"/>
            <w:rPrChange w:id="6585" w:author="muhammad fauzan" w:date="2022-08-04T12:43:00Z">
              <w:rPr/>
            </w:rPrChange>
          </w:rPr>
          <w:delText xml:space="preserve">            "form": form,</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86" w:author="fauzan" w:date="2022-08-07T17:19:00Z"/>
          <w:rFonts w:ascii="Courier New" w:hAnsi="Courier New" w:cs="Courier New"/>
          <w:sz w:val="20"/>
          <w:szCs w:val="20"/>
          <w:rPrChange w:id="6587" w:author="muhammad fauzan" w:date="2022-08-04T12:43:00Z">
            <w:rPr>
              <w:del w:id="6588" w:author="fauzan" w:date="2022-08-07T17:19:00Z"/>
            </w:rPr>
          </w:rPrChange>
        </w:rPr>
      </w:pPr>
      <w:del w:id="6589" w:author="fauzan" w:date="2022-08-07T17:19:00Z">
        <w:r>
          <w:rPr>
            <w:rFonts w:ascii="Courier New" w:hAnsi="Courier New" w:cs="Courier New"/>
            <w:sz w:val="20"/>
            <w:szCs w:val="20"/>
            <w:rPrChange w:id="6590" w:author="muhammad fauzan" w:date="2022-08-04T12:43:00Z">
              <w:rPr/>
            </w:rPrChange>
          </w:rPr>
          <w:delText xml:space="preserve">            "jadwal": Jadwal,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91" w:author="fauzan" w:date="2022-08-07T17:19:00Z"/>
          <w:rFonts w:ascii="Courier New" w:hAnsi="Courier New" w:cs="Courier New"/>
          <w:sz w:val="20"/>
          <w:szCs w:val="20"/>
          <w:rPrChange w:id="6592" w:author="muhammad fauzan" w:date="2022-08-04T12:43:00Z">
            <w:rPr>
              <w:del w:id="6593" w:author="fauzan" w:date="2022-08-07T17:19:00Z"/>
            </w:rPr>
          </w:rPrChange>
        </w:rPr>
      </w:pPr>
      <w:del w:id="6594" w:author="fauzan" w:date="2022-08-07T17:19:00Z">
        <w:r>
          <w:rPr>
            <w:rFonts w:ascii="Courier New" w:hAnsi="Courier New" w:cs="Courier New"/>
            <w:sz w:val="20"/>
            <w:szCs w:val="20"/>
            <w:rPrChange w:id="6595" w:author="muhammad fauzan" w:date="2022-08-04T12:43: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596" w:author="fauzan" w:date="2022-08-07T17:19:00Z"/>
        </w:rPr>
      </w:pPr>
      <w:del w:id="6597" w:author="fauzan" w:date="2022-08-07T17:19:00Z">
        <w:r>
          <w:rPr>
            <w:rFonts w:ascii="Courier New" w:hAnsi="Courier New" w:cs="Courier New"/>
            <w:sz w:val="20"/>
            <w:szCs w:val="20"/>
            <w:rPrChange w:id="6598" w:author="muhammad fauzan" w:date="2022-08-04T12:43:00Z">
              <w:rPr/>
            </w:rPrChange>
          </w:rPr>
          <w:delText xml:space="preserve">    return render(request, template, konteks)</w:delText>
        </w:r>
      </w:del>
    </w:p>
    <w:p w:rsidR="00222167" w:rsidRDefault="008B3912">
      <w:pPr>
        <w:pStyle w:val="ListParagraph"/>
        <w:spacing w:after="160" w:line="259" w:lineRule="auto"/>
        <w:ind w:left="0"/>
        <w:jc w:val="center"/>
        <w:pPrChange w:id="6599" w:author="fauzan" w:date="2022-08-07T17:19:00Z">
          <w:pPr>
            <w:tabs>
              <w:tab w:val="left" w:pos="6222"/>
            </w:tabs>
            <w:spacing w:after="160" w:line="259" w:lineRule="auto"/>
            <w:jc w:val="center"/>
          </w:pPr>
        </w:pPrChange>
      </w:pPr>
      <w:ins w:id="6600" w:author="muhammad fauzan" w:date="2022-08-04T12:29:00Z">
        <w:del w:id="6601" w:author="fauzan" w:date="2022-08-07T17:19:00Z">
          <w:r>
            <w:delText xml:space="preserve">Gambar 4. </w:delText>
          </w:r>
          <w:r>
            <w:fldChar w:fldCharType="begin"/>
          </w:r>
          <w:r>
            <w:delInstrText xml:space="preserve"> SEQ Gambar_4. \* ARABIC </w:delInstrText>
          </w:r>
          <w:r>
            <w:fldChar w:fldCharType="separate"/>
          </w:r>
        </w:del>
      </w:ins>
      <w:ins w:id="6602" w:author="muhammad fauzan" w:date="2022-08-04T12:43:00Z">
        <w:del w:id="6603" w:author="fauzan" w:date="2022-08-07T17:19:00Z">
          <w:r>
            <w:delText>44</w:delText>
          </w:r>
        </w:del>
      </w:ins>
      <w:ins w:id="6604" w:author="muhammad fauzan" w:date="2022-08-04T12:29:00Z">
        <w:del w:id="6605" w:author="fauzan" w:date="2022-08-07T17:19:00Z">
          <w:r>
            <w:fldChar w:fldCharType="end"/>
          </w:r>
          <w:r>
            <w:delText xml:space="preserve"> </w:delText>
          </w:r>
        </w:del>
      </w:ins>
      <w:ins w:id="6606" w:author="muhammad fauzan" w:date="2022-08-04T17:26:00Z">
        <w:del w:id="6607" w:author="fauzan" w:date="2022-08-07T17:19:00Z">
          <w:r>
            <w:rPr>
              <w:i/>
            </w:rPr>
            <w:delText xml:space="preserve">Source code </w:delText>
          </w:r>
        </w:del>
      </w:ins>
      <w:ins w:id="6608" w:author="muhammad fauzan" w:date="2022-08-04T12:30:00Z">
        <w:del w:id="6609" w:author="fauzan" w:date="2022-08-07T17:19:00Z">
          <w:r>
            <w:delText>tambah</w:delText>
          </w:r>
        </w:del>
      </w:ins>
      <w:ins w:id="6610" w:author="muhammad fauzan" w:date="2022-08-04T12:29:00Z">
        <w:del w:id="6611" w:author="fauzan" w:date="2022-08-07T17:19:00Z">
          <w:r>
            <w:delText xml:space="preserve"> data </w:delText>
          </w:r>
        </w:del>
      </w:ins>
      <w:ins w:id="6612" w:author="muhammad fauzan" w:date="2022-08-04T12:30:00Z">
        <w:del w:id="6613" w:author="fauzan" w:date="2022-08-07T17:19:00Z">
          <w:r>
            <w:delText>jadwal kunjungan</w:delText>
          </w:r>
        </w:del>
      </w:ins>
      <w:del w:id="6614" w:author="muhammad fauzan" w:date="2022-08-04T12:29:00Z">
        <w:r>
          <w:delText>aaa</w:delText>
        </w:r>
      </w:del>
    </w:p>
    <w:p w:rsidR="00222167" w:rsidRDefault="008B3912">
      <w:pPr>
        <w:pStyle w:val="ListParagraph"/>
        <w:numPr>
          <w:ilvl w:val="0"/>
          <w:numId w:val="40"/>
        </w:numPr>
        <w:ind w:left="426" w:hanging="426"/>
      </w:pPr>
      <w:r>
        <w:t xml:space="preserve">Halaman data </w:t>
      </w:r>
      <w:del w:id="6615" w:author="muhammad fauzan" w:date="2022-08-04T12:37:00Z">
        <w:r>
          <w:delText xml:space="preserve">distribusi </w:delText>
        </w:r>
      </w:del>
      <w:ins w:id="6616" w:author="muhammad fauzan" w:date="2022-08-04T12:37:00Z">
        <w:r>
          <w:t xml:space="preserve">dropping </w:t>
        </w:r>
      </w:ins>
      <w:r>
        <w:t xml:space="preserve">pada </w:t>
      </w:r>
      <w:del w:id="6617" w:author="muhammad fauzan" w:date="2022-08-04T20:20:00Z">
        <w:r>
          <w:delText>sales</w:delText>
        </w:r>
      </w:del>
      <w:ins w:id="6618" w:author="muhammad fauzan" w:date="2022-08-04T20:20:00Z">
        <w:r>
          <w:rPr>
            <w:i/>
          </w:rPr>
          <w:t>sales</w:t>
        </w:r>
      </w:ins>
    </w:p>
    <w:p w:rsidR="00222167" w:rsidRDefault="008B3912">
      <w:pPr>
        <w:pStyle w:val="ListParagraph"/>
        <w:ind w:left="0" w:firstLine="709"/>
        <w:pPrChange w:id="6619" w:author="muhammad fauzan" w:date="2022-08-04T12:32:00Z">
          <w:pPr>
            <w:pStyle w:val="ListParagraph"/>
            <w:ind w:left="426"/>
          </w:pPr>
        </w:pPrChange>
      </w:pPr>
      <w:r>
        <w:t xml:space="preserve">Halaman data </w:t>
      </w:r>
      <w:ins w:id="6620" w:author="muhammad fauzan" w:date="2022-08-04T12:43:00Z">
        <w:r>
          <w:t xml:space="preserve">dropping </w:t>
        </w:r>
      </w:ins>
      <w:del w:id="6621" w:author="muhammad fauzan" w:date="2022-08-04T12:43:00Z">
        <w:r>
          <w:delText xml:space="preserve">distribusi </w:delText>
        </w:r>
      </w:del>
      <w:r>
        <w:t xml:space="preserve">pada </w:t>
      </w:r>
      <w:del w:id="6622" w:author="muhammad fauzan" w:date="2022-08-04T20:20:00Z">
        <w:r>
          <w:delText>sales</w:delText>
        </w:r>
      </w:del>
      <w:ins w:id="6623" w:author="muhammad fauzan" w:date="2022-08-04T20:20:00Z">
        <w:r>
          <w:rPr>
            <w:i/>
          </w:rPr>
          <w:t>sales</w:t>
        </w:r>
      </w:ins>
      <w:r>
        <w:t xml:space="preserve"> merupakan halaman pertama yang tampil pada </w:t>
      </w:r>
      <w:del w:id="6624" w:author="muhammad fauzan" w:date="2022-08-04T20:20:00Z">
        <w:r>
          <w:delText>sales</w:delText>
        </w:r>
      </w:del>
      <w:ins w:id="6625" w:author="muhammad fauzan" w:date="2022-08-04T20:20:00Z">
        <w:r>
          <w:rPr>
            <w:i/>
          </w:rPr>
          <w:t>sales</w:t>
        </w:r>
      </w:ins>
      <w:r>
        <w:t xml:space="preserve"> yang menampilkan data dari </w:t>
      </w:r>
      <w:ins w:id="6626" w:author="muhammad fauzan" w:date="2022-08-04T12:43:00Z">
        <w:r>
          <w:t xml:space="preserve">dropping </w:t>
        </w:r>
      </w:ins>
      <w:del w:id="6627" w:author="muhammad fauzan" w:date="2022-08-04T12:43:00Z">
        <w:r>
          <w:delText xml:space="preserve">distribusi </w:delText>
        </w:r>
      </w:del>
      <w:r>
        <w:t xml:space="preserve">yang ditetapkan pada </w:t>
      </w:r>
      <w:del w:id="6628" w:author="muhammad fauzan" w:date="2022-08-04T20:20:00Z">
        <w:r>
          <w:delText>sales</w:delText>
        </w:r>
      </w:del>
      <w:ins w:id="6629" w:author="muhammad fauzan" w:date="2022-08-04T20:20:00Z">
        <w:r>
          <w:rPr>
            <w:i/>
          </w:rPr>
          <w:t>sales</w:t>
        </w:r>
      </w:ins>
      <w:r>
        <w:t xml:space="preserve"> tersebut dihari tersebut. Ketika halaman diakses tidak akan terlihat data, namun </w:t>
      </w:r>
      <w:r>
        <w:lastRenderedPageBreak/>
        <w:t>terdapat fitur select untuk memilih data toko yang ingin dilihat dan akan muncul semua data sesuai toko yang dipilih pada hari tersebut. Berikut tampilan halaman data distribusi tanpa dipilih toko.</w:t>
      </w:r>
    </w:p>
    <w:p w:rsidR="00222167" w:rsidRDefault="008B3912">
      <w:pPr>
        <w:pStyle w:val="ListParagraph"/>
        <w:ind w:left="0"/>
        <w:jc w:val="center"/>
      </w:pPr>
      <w:r>
        <w:rPr>
          <w:noProof/>
        </w:rPr>
        <w:drawing>
          <wp:inline distT="0" distB="0" distL="0" distR="0">
            <wp:extent cx="1680210" cy="2503805"/>
            <wp:effectExtent l="19050" t="19050" r="15240" b="107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96"/>
                    <a:stretch>
                      <a:fillRect/>
                    </a:stretch>
                  </pic:blipFill>
                  <pic:spPr>
                    <a:xfrm>
                      <a:off x="0" y="0"/>
                      <a:ext cx="1699952" cy="2533262"/>
                    </a:xfrm>
                    <a:prstGeom prst="rect">
                      <a:avLst/>
                    </a:prstGeom>
                    <a:ln>
                      <a:solidFill>
                        <a:schemeClr val="tx1"/>
                      </a:solidFill>
                    </a:ln>
                  </pic:spPr>
                </pic:pic>
              </a:graphicData>
            </a:graphic>
          </wp:inline>
        </w:drawing>
      </w:r>
    </w:p>
    <w:p w:rsidR="00222167" w:rsidRDefault="008B3912">
      <w:pPr>
        <w:pStyle w:val="ListParagraph"/>
        <w:ind w:left="0"/>
        <w:jc w:val="center"/>
        <w:rPr>
          <w:del w:id="6630" w:author="fauzan" w:date="2022-08-07T17:20:00Z"/>
        </w:rPr>
      </w:pPr>
      <w:ins w:id="6631" w:author="muhammad fauzan" w:date="2022-08-04T12:31:00Z">
        <w:r>
          <w:t xml:space="preserve">Gambar 4. </w:t>
        </w:r>
        <w:r>
          <w:fldChar w:fldCharType="begin"/>
        </w:r>
        <w:r>
          <w:instrText xml:space="preserve"> SEQ Gambar_4. \* ARABIC </w:instrText>
        </w:r>
        <w:r>
          <w:fldChar w:fldCharType="separate"/>
        </w:r>
      </w:ins>
      <w:ins w:id="6632" w:author="muhammad fauzan" w:date="2022-08-10T01:43:00Z">
        <w:r>
          <w:t>20</w:t>
        </w:r>
      </w:ins>
      <w:ins w:id="6633" w:author="muhammad fauzan" w:date="2022-08-04T12:31:00Z">
        <w:r>
          <w:fldChar w:fldCharType="end"/>
        </w:r>
        <w:r>
          <w:t xml:space="preserve"> </w:t>
        </w:r>
      </w:ins>
      <w:ins w:id="6634" w:author="muhammad fauzan" w:date="2022-08-04T12:35:00Z">
        <w:r>
          <w:t>halaman data</w:t>
        </w:r>
      </w:ins>
      <w:ins w:id="6635" w:author="muhammad fauzan" w:date="2022-08-04T12:31:00Z">
        <w:r>
          <w:t xml:space="preserve"> </w:t>
        </w:r>
      </w:ins>
      <w:ins w:id="6636" w:author="muhammad fauzan" w:date="2022-08-04T12:41:00Z">
        <w:r>
          <w:t xml:space="preserve">dropping </w:t>
        </w:r>
      </w:ins>
      <w:ins w:id="6637" w:author="muhammad fauzan" w:date="2022-08-04T12:35:00Z">
        <w:r>
          <w:t xml:space="preserve">pada </w:t>
        </w:r>
      </w:ins>
      <w:ins w:id="6638" w:author="muhammad fauzan" w:date="2022-08-04T20:20:00Z">
        <w:r>
          <w:rPr>
            <w:i/>
          </w:rPr>
          <w:t>sales</w:t>
        </w:r>
      </w:ins>
      <w:del w:id="6639" w:author="muhammad fauzan" w:date="2022-08-04T12:31:00Z">
        <w:r>
          <w:delText>eee</w:delText>
        </w:r>
      </w:del>
    </w:p>
    <w:p w:rsidR="00222167" w:rsidRDefault="008B3912">
      <w:pPr>
        <w:pStyle w:val="ListParagraph"/>
        <w:ind w:left="0" w:firstLine="709"/>
        <w:rPr>
          <w:del w:id="6640" w:author="fauzan" w:date="2022-08-07T17:20:00Z"/>
        </w:rPr>
        <w:pPrChange w:id="6641" w:author="fauzan" w:date="2022-08-07T17:20:00Z">
          <w:pPr>
            <w:pStyle w:val="ListParagraph"/>
            <w:ind w:left="426"/>
          </w:pPr>
        </w:pPrChange>
      </w:pPr>
      <w:del w:id="6642" w:author="fauzan" w:date="2022-08-07T17:20:00Z">
        <w:r>
          <w:delText xml:space="preserve">Adapun untuk source code </w:delText>
        </w:r>
      </w:del>
      <w:ins w:id="6643" w:author="muhammad fauzan" w:date="2022-08-04T17:26:00Z">
        <w:del w:id="6644" w:author="fauzan" w:date="2022-08-07T17:20:00Z">
          <w:r>
            <w:rPr>
              <w:i/>
            </w:rPr>
            <w:delText xml:space="preserve">source code </w:delText>
          </w:r>
        </w:del>
      </w:ins>
      <w:del w:id="6645" w:author="fauzan" w:date="2022-08-07T17:20:00Z">
        <w:r>
          <w:delText xml:space="preserve">untuk menampilkan data pada halaman data </w:delText>
        </w:r>
      </w:del>
      <w:ins w:id="6646" w:author="muhammad fauzan" w:date="2022-08-04T12:44:00Z">
        <w:del w:id="6647" w:author="fauzan" w:date="2022-08-07T17:20:00Z">
          <w:r>
            <w:delText xml:space="preserve">dropping </w:delText>
          </w:r>
        </w:del>
      </w:ins>
      <w:del w:id="6648" w:author="fauzan" w:date="2022-08-07T17:20:00Z">
        <w:r>
          <w:delText xml:space="preserve">distribusi tanpa dipilih kode dengan memanggil model data roti untuk ditampilkan pada halaman tersebut. Berikut source code </w:delText>
        </w:r>
      </w:del>
      <w:ins w:id="6649" w:author="muhammad fauzan" w:date="2022-08-04T17:26:00Z">
        <w:del w:id="6650" w:author="fauzan" w:date="2022-08-07T17:20:00Z">
          <w:r>
            <w:rPr>
              <w:i/>
            </w:rPr>
            <w:delText xml:space="preserve">source code </w:delText>
          </w:r>
        </w:del>
      </w:ins>
      <w:del w:id="6651" w:author="fauzan" w:date="2022-08-07T17:20:00Z">
        <w:r>
          <w:delText xml:space="preserve">dari halaman data </w:delText>
        </w:r>
      </w:del>
      <w:ins w:id="6652" w:author="muhammad fauzan" w:date="2022-08-04T12:41:00Z">
        <w:del w:id="6653" w:author="fauzan" w:date="2022-08-07T17:20:00Z">
          <w:r>
            <w:delText xml:space="preserve">dropping </w:delText>
          </w:r>
        </w:del>
      </w:ins>
      <w:del w:id="6654" w:author="fauzan" w:date="2022-08-07T17:20:00Z">
        <w:r>
          <w:delText>distribusi</w:delText>
        </w:r>
      </w:del>
      <w:ins w:id="6655" w:author="muhammad fauzan" w:date="2022-08-04T12:36:00Z">
        <w:del w:id="6656" w:author="fauzan" w:date="2022-08-07T17:20:00Z">
          <w:r>
            <w:delText xml:space="preserve">pada </w:delText>
          </w:r>
        </w:del>
      </w:ins>
      <w:ins w:id="6657" w:author="muhammad fauzan" w:date="2022-08-04T20:20:00Z">
        <w:del w:id="6658" w:author="fauzan" w:date="2022-08-07T17:20:00Z">
          <w:r>
            <w:rPr>
              <w:i/>
            </w:rPr>
            <w:delText>sales</w:delText>
          </w:r>
        </w:del>
      </w:ins>
      <w:del w:id="6659" w:author="fauzan" w:date="2022-08-07T17:20:00Z">
        <w:r>
          <w:delTex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660" w:author="fauzan" w:date="2022-08-07T17:20:00Z"/>
          <w:rFonts w:ascii="Courier New" w:hAnsi="Courier New" w:cs="Courier New"/>
          <w:sz w:val="20"/>
          <w:szCs w:val="20"/>
          <w:rPrChange w:id="6661" w:author="muhammad fauzan" w:date="2022-08-04T12:45:00Z">
            <w:rPr>
              <w:del w:id="6662" w:author="fauzan" w:date="2022-08-07T17:20:00Z"/>
            </w:rPr>
          </w:rPrChange>
        </w:rPr>
      </w:pPr>
      <w:del w:id="6663" w:author="fauzan" w:date="2022-08-07T17:20:00Z">
        <w:r>
          <w:rPr>
            <w:rFonts w:ascii="Courier New" w:hAnsi="Courier New" w:cs="Courier New"/>
            <w:sz w:val="20"/>
            <w:szCs w:val="20"/>
            <w:rPrChange w:id="6664" w:author="muhammad fauzan" w:date="2022-08-04T12:45: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665" w:author="fauzan" w:date="2022-08-07T17:20:00Z"/>
          <w:rFonts w:ascii="Courier New" w:hAnsi="Courier New" w:cs="Courier New"/>
          <w:sz w:val="20"/>
          <w:szCs w:val="20"/>
          <w:rPrChange w:id="6666" w:author="muhammad fauzan" w:date="2022-08-04T12:45:00Z">
            <w:rPr>
              <w:del w:id="6667" w:author="fauzan" w:date="2022-08-07T17:20:00Z"/>
            </w:rPr>
          </w:rPrChange>
        </w:rPr>
      </w:pPr>
      <w:del w:id="6668" w:author="fauzan" w:date="2022-08-07T17:20:00Z">
        <w:r>
          <w:rPr>
            <w:rFonts w:ascii="Courier New" w:hAnsi="Courier New" w:cs="Courier New"/>
            <w:sz w:val="20"/>
            <w:szCs w:val="20"/>
            <w:rPrChange w:id="6669" w:author="muhammad fauzan" w:date="2022-08-04T12:45:00Z">
              <w:rPr/>
            </w:rPrChange>
          </w:rPr>
          <w:delText>@allowed_user</w:delText>
        </w:r>
      </w:del>
      <w:ins w:id="6670" w:author="muhammad fauzan" w:date="2022-08-04T18:26:00Z">
        <w:del w:id="6671" w:author="fauzan" w:date="2022-08-07T17:20:00Z">
          <w:r>
            <w:rPr>
              <w:rFonts w:ascii="Courier New" w:hAnsi="Courier New" w:cs="Courier New"/>
              <w:i/>
              <w:sz w:val="20"/>
              <w:szCs w:val="20"/>
            </w:rPr>
            <w:delText>user</w:delText>
          </w:r>
        </w:del>
      </w:ins>
      <w:del w:id="6672" w:author="fauzan" w:date="2022-08-07T17:20:00Z">
        <w:r>
          <w:rPr>
            <w:rFonts w:ascii="Courier New" w:hAnsi="Courier New" w:cs="Courier New"/>
            <w:sz w:val="20"/>
            <w:szCs w:val="20"/>
            <w:rPrChange w:id="6673" w:author="muhammad fauzan" w:date="2022-08-04T12:45:00Z">
              <w:rPr/>
            </w:rPrChange>
          </w:rPr>
          <w:delText>s(allowed_roles=["sales"])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674" w:author="fauzan" w:date="2022-08-07T17:20:00Z"/>
          <w:rFonts w:ascii="Courier New" w:hAnsi="Courier New" w:cs="Courier New"/>
          <w:sz w:val="20"/>
          <w:szCs w:val="20"/>
          <w:rPrChange w:id="6675" w:author="muhammad fauzan" w:date="2022-08-04T12:45:00Z">
            <w:rPr>
              <w:del w:id="6676" w:author="fauzan" w:date="2022-08-07T17:20:00Z"/>
            </w:rPr>
          </w:rPrChange>
        </w:rPr>
      </w:pPr>
      <w:del w:id="6677" w:author="fauzan" w:date="2022-08-07T17:20:00Z">
        <w:r>
          <w:rPr>
            <w:rFonts w:ascii="Courier New" w:hAnsi="Courier New" w:cs="Courier New"/>
            <w:sz w:val="20"/>
            <w:szCs w:val="20"/>
            <w:rPrChange w:id="6678" w:author="muhammad fauzan" w:date="2022-08-04T12:45:00Z">
              <w:rPr/>
            </w:rPrChange>
          </w:rPr>
          <w:delText>def DistribusiUser</w:delText>
        </w:r>
      </w:del>
      <w:ins w:id="6679" w:author="muhammad fauzan" w:date="2022-08-04T18:26:00Z">
        <w:del w:id="6680" w:author="fauzan" w:date="2022-08-07T17:20:00Z">
          <w:r>
            <w:rPr>
              <w:rFonts w:ascii="Courier New" w:hAnsi="Courier New" w:cs="Courier New"/>
              <w:i/>
              <w:sz w:val="20"/>
              <w:szCs w:val="20"/>
            </w:rPr>
            <w:delText>User</w:delText>
          </w:r>
        </w:del>
      </w:ins>
      <w:del w:id="6681" w:author="fauzan" w:date="2022-08-07T17:20:00Z">
        <w:r>
          <w:rPr>
            <w:rFonts w:ascii="Courier New" w:hAnsi="Courier New" w:cs="Courier New"/>
            <w:sz w:val="20"/>
            <w:szCs w:val="20"/>
            <w:rPrChange w:id="6682" w:author="muhammad fauzan" w:date="2022-08-04T12:45:00Z">
              <w:rPr/>
            </w:rPrChange>
          </w:rPr>
          <w:delText>(request):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683" w:author="fauzan" w:date="2022-08-07T17:20:00Z"/>
          <w:rFonts w:ascii="Courier New" w:hAnsi="Courier New" w:cs="Courier New"/>
          <w:sz w:val="20"/>
          <w:szCs w:val="20"/>
          <w:rPrChange w:id="6684" w:author="muhammad fauzan" w:date="2022-08-04T12:45:00Z">
            <w:rPr>
              <w:del w:id="6685" w:author="fauzan" w:date="2022-08-07T17:20:00Z"/>
            </w:rPr>
          </w:rPrChange>
        </w:rPr>
      </w:pPr>
      <w:del w:id="6686" w:author="fauzan" w:date="2022-08-07T17:20:00Z">
        <w:r>
          <w:rPr>
            <w:rFonts w:ascii="Courier New" w:hAnsi="Courier New" w:cs="Courier New"/>
            <w:sz w:val="20"/>
            <w:szCs w:val="20"/>
            <w:rPrChange w:id="6687" w:author="muhammad fauzan" w:date="2022-08-04T12:45:00Z">
              <w:rPr/>
            </w:rPrChange>
          </w:rPr>
          <w:delText xml:space="preserve">    data_toko = datatoko.objects.all()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688" w:author="fauzan" w:date="2022-08-07T17:20:00Z"/>
          <w:rFonts w:ascii="Courier New" w:hAnsi="Courier New" w:cs="Courier New"/>
          <w:sz w:val="20"/>
          <w:szCs w:val="20"/>
          <w:rPrChange w:id="6689" w:author="muhammad fauzan" w:date="2022-08-04T12:45:00Z">
            <w:rPr>
              <w:del w:id="6690" w:author="fauzan" w:date="2022-08-07T17:20:00Z"/>
            </w:rPr>
          </w:rPrChange>
        </w:rPr>
      </w:pPr>
      <w:del w:id="6691" w:author="fauzan" w:date="2022-08-07T17:20:00Z">
        <w:r>
          <w:rPr>
            <w:rFonts w:ascii="Courier New" w:hAnsi="Courier New" w:cs="Courier New"/>
            <w:sz w:val="20"/>
            <w:szCs w:val="20"/>
            <w:rPrChange w:id="6692" w:author="muhammad fauzan" w:date="2022-08-04T12:45:00Z">
              <w:rPr/>
            </w:rPrChange>
          </w:rPr>
          <w:delText xml:space="preserve">    user</w:delText>
        </w:r>
      </w:del>
      <w:ins w:id="6693" w:author="muhammad fauzan" w:date="2022-08-04T18:26:00Z">
        <w:del w:id="6694" w:author="fauzan" w:date="2022-08-07T17:20:00Z">
          <w:r>
            <w:rPr>
              <w:rFonts w:ascii="Courier New" w:hAnsi="Courier New" w:cs="Courier New"/>
              <w:i/>
              <w:sz w:val="20"/>
              <w:szCs w:val="20"/>
            </w:rPr>
            <w:delText>user</w:delText>
          </w:r>
        </w:del>
      </w:ins>
      <w:del w:id="6695" w:author="fauzan" w:date="2022-08-07T17:20:00Z">
        <w:r>
          <w:rPr>
            <w:rFonts w:ascii="Courier New" w:hAnsi="Courier New" w:cs="Courier New"/>
            <w:sz w:val="20"/>
            <w:szCs w:val="20"/>
            <w:rPrChange w:id="6696" w:author="muhammad fauzan" w:date="2022-08-04T12:45:00Z">
              <w:rPr/>
            </w:rPrChange>
          </w:rPr>
          <w:delText xml:space="preserve"> = request.user</w:delText>
        </w:r>
      </w:del>
      <w:ins w:id="6697" w:author="muhammad fauzan" w:date="2022-08-04T18:26:00Z">
        <w:del w:id="6698" w:author="fauzan" w:date="2022-08-07T17:20:00Z">
          <w:r>
            <w:rPr>
              <w:rFonts w:ascii="Courier New" w:hAnsi="Courier New" w:cs="Courier New"/>
              <w:i/>
              <w:sz w:val="20"/>
              <w:szCs w:val="20"/>
            </w:rPr>
            <w:delText>user</w:delText>
          </w:r>
        </w:del>
      </w:ins>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699" w:author="fauzan" w:date="2022-08-07T17:20:00Z"/>
          <w:rFonts w:ascii="Courier New" w:hAnsi="Courier New" w:cs="Courier New"/>
          <w:sz w:val="20"/>
          <w:szCs w:val="20"/>
          <w:rPrChange w:id="6700" w:author="muhammad fauzan" w:date="2022-08-04T12:45:00Z">
            <w:rPr>
              <w:del w:id="6701" w:author="fauzan" w:date="2022-08-07T17:20:00Z"/>
            </w:rPr>
          </w:rPrChange>
        </w:rPr>
      </w:pPr>
      <w:del w:id="6702" w:author="fauzan" w:date="2022-08-07T17:20:00Z">
        <w:r>
          <w:rPr>
            <w:rFonts w:ascii="Courier New" w:hAnsi="Courier New" w:cs="Courier New"/>
            <w:sz w:val="20"/>
            <w:szCs w:val="20"/>
            <w:rPrChange w:id="6703" w:author="muhammad fauzan" w:date="2022-08-04T12:45:00Z">
              <w:rPr/>
            </w:rPrChange>
          </w:rPr>
          <w:delText xml:space="preserve">    for sales in datasales.objects.all():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704" w:author="fauzan" w:date="2022-08-07T17:20:00Z"/>
          <w:rFonts w:ascii="Courier New" w:hAnsi="Courier New" w:cs="Courier New"/>
          <w:sz w:val="20"/>
          <w:szCs w:val="20"/>
          <w:rPrChange w:id="6705" w:author="muhammad fauzan" w:date="2022-08-04T12:45:00Z">
            <w:rPr>
              <w:del w:id="6706" w:author="fauzan" w:date="2022-08-07T17:20:00Z"/>
            </w:rPr>
          </w:rPrChange>
        </w:rPr>
      </w:pPr>
      <w:del w:id="6707" w:author="fauzan" w:date="2022-08-07T17:20:00Z">
        <w:r>
          <w:rPr>
            <w:rFonts w:ascii="Courier New" w:hAnsi="Courier New" w:cs="Courier New"/>
            <w:sz w:val="20"/>
            <w:szCs w:val="20"/>
            <w:rPrChange w:id="6708" w:author="muhammad fauzan" w:date="2022-08-04T12:45:00Z">
              <w:rPr/>
            </w:rPrChange>
          </w:rPr>
          <w:delText xml:space="preserve">        if sales.nik == user</w:delText>
        </w:r>
      </w:del>
      <w:ins w:id="6709" w:author="muhammad fauzan" w:date="2022-08-04T18:26:00Z">
        <w:del w:id="6710" w:author="fauzan" w:date="2022-08-07T17:20:00Z">
          <w:r>
            <w:rPr>
              <w:rFonts w:ascii="Courier New" w:hAnsi="Courier New" w:cs="Courier New"/>
              <w:i/>
              <w:sz w:val="20"/>
              <w:szCs w:val="20"/>
            </w:rPr>
            <w:delText>user</w:delText>
          </w:r>
        </w:del>
      </w:ins>
      <w:del w:id="6711" w:author="fauzan" w:date="2022-08-07T17:20:00Z">
        <w:r>
          <w:rPr>
            <w:rFonts w:ascii="Courier New" w:hAnsi="Courier New" w:cs="Courier New"/>
            <w:sz w:val="20"/>
            <w:szCs w:val="20"/>
            <w:rPrChange w:id="6712" w:author="muhammad fauzan" w:date="2022-08-04T12:45:00Z">
              <w:rPr/>
            </w:rPrChange>
          </w:rPr>
          <w:delText>.user</w:delText>
        </w:r>
      </w:del>
      <w:ins w:id="6713" w:author="muhammad fauzan" w:date="2022-08-04T18:26:00Z">
        <w:del w:id="6714" w:author="fauzan" w:date="2022-08-07T17:20:00Z">
          <w:r>
            <w:rPr>
              <w:rFonts w:ascii="Courier New" w:hAnsi="Courier New" w:cs="Courier New"/>
              <w:i/>
              <w:sz w:val="20"/>
              <w:szCs w:val="20"/>
            </w:rPr>
            <w:delText>user</w:delText>
          </w:r>
        </w:del>
      </w:ins>
      <w:del w:id="6715" w:author="fauzan" w:date="2022-08-07T17:20:00Z">
        <w:r>
          <w:rPr>
            <w:rFonts w:ascii="Courier New" w:hAnsi="Courier New" w:cs="Courier New"/>
            <w:sz w:val="20"/>
            <w:szCs w:val="20"/>
            <w:rPrChange w:id="6716" w:author="muhammad fauzan" w:date="2022-08-04T12:45:00Z">
              <w:rPr/>
            </w:rPrChange>
          </w:rPr>
          <w:delText>name: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717" w:author="fauzan" w:date="2022-08-07T17:20:00Z"/>
          <w:rFonts w:ascii="Courier New" w:hAnsi="Courier New" w:cs="Courier New"/>
          <w:sz w:val="20"/>
          <w:szCs w:val="20"/>
          <w:rPrChange w:id="6718" w:author="muhammad fauzan" w:date="2022-08-04T12:45:00Z">
            <w:rPr>
              <w:del w:id="6719" w:author="fauzan" w:date="2022-08-07T17:20:00Z"/>
            </w:rPr>
          </w:rPrChange>
        </w:rPr>
      </w:pPr>
      <w:del w:id="6720" w:author="fauzan" w:date="2022-08-07T17:20:00Z">
        <w:r>
          <w:rPr>
            <w:rFonts w:ascii="Courier New" w:hAnsi="Courier New" w:cs="Courier New"/>
            <w:sz w:val="20"/>
            <w:szCs w:val="20"/>
            <w:rPrChange w:id="6721" w:author="muhammad fauzan" w:date="2022-08-04T12:45:00Z">
              <w:rPr/>
            </w:rPrChange>
          </w:rPr>
          <w:delText xml:space="preserve">            user</w:delText>
        </w:r>
      </w:del>
      <w:ins w:id="6722" w:author="muhammad fauzan" w:date="2022-08-04T18:26:00Z">
        <w:del w:id="6723" w:author="fauzan" w:date="2022-08-07T17:20:00Z">
          <w:r>
            <w:rPr>
              <w:rFonts w:ascii="Courier New" w:hAnsi="Courier New" w:cs="Courier New"/>
              <w:i/>
              <w:sz w:val="20"/>
              <w:szCs w:val="20"/>
            </w:rPr>
            <w:delText>user</w:delText>
          </w:r>
        </w:del>
      </w:ins>
      <w:del w:id="6724" w:author="fauzan" w:date="2022-08-07T17:20:00Z">
        <w:r>
          <w:rPr>
            <w:rFonts w:ascii="Courier New" w:hAnsi="Courier New" w:cs="Courier New"/>
            <w:sz w:val="20"/>
            <w:szCs w:val="20"/>
            <w:rPrChange w:id="6725" w:author="muhammad fauzan" w:date="2022-08-04T12:45:00Z">
              <w:rPr/>
            </w:rPrChange>
          </w:rPr>
          <w:delText xml:space="preserve"> = sales.nama</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6726" w:author="muhammad fauzan" w:date="2022-08-04T12:45:00Z"/>
          <w:del w:id="6727" w:author="fauzan" w:date="2022-08-07T17:20:00Z"/>
          <w:rFonts w:ascii="Courier New" w:hAnsi="Courier New" w:cs="Courier New"/>
          <w:sz w:val="20"/>
          <w:szCs w:val="20"/>
        </w:rPr>
      </w:pPr>
      <w:del w:id="6728" w:author="fauzan" w:date="2022-08-07T17:20:00Z">
        <w:r>
          <w:rPr>
            <w:rFonts w:ascii="Courier New" w:hAnsi="Courier New" w:cs="Courier New"/>
            <w:sz w:val="20"/>
            <w:szCs w:val="20"/>
            <w:rPrChange w:id="6729" w:author="muhammad fauzan" w:date="2022-08-04T12:45:00Z">
              <w:rPr/>
            </w:rPrChange>
          </w:rPr>
          <w:delText xml:space="preserve">    konteks =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6730" w:author="muhammad fauzan" w:date="2022-08-04T12:45:00Z"/>
          <w:del w:id="6731" w:author="fauzan" w:date="2022-08-07T17:20:00Z"/>
          <w:rFonts w:ascii="Courier New" w:hAnsi="Courier New" w:cs="Courier New"/>
          <w:sz w:val="20"/>
          <w:szCs w:val="20"/>
        </w:rPr>
      </w:pPr>
      <w:ins w:id="6732" w:author="muhammad fauzan" w:date="2022-08-04T12:45:00Z">
        <w:del w:id="6733" w:author="fauzan" w:date="2022-08-07T17:20:00Z">
          <w:r>
            <w:rPr>
              <w:rFonts w:ascii="Courier New" w:hAnsi="Courier New" w:cs="Courier New"/>
              <w:sz w:val="20"/>
              <w:szCs w:val="20"/>
            </w:rPr>
            <w:tab/>
          </w:r>
        </w:del>
      </w:ins>
      <w:del w:id="6734" w:author="fauzan" w:date="2022-08-07T17:20:00Z">
        <w:r>
          <w:rPr>
            <w:rFonts w:ascii="Courier New" w:hAnsi="Courier New" w:cs="Courier New"/>
            <w:sz w:val="20"/>
            <w:szCs w:val="20"/>
            <w:rPrChange w:id="6735" w:author="muhammad fauzan" w:date="2022-08-04T12:45:00Z">
              <w:rPr/>
            </w:rPrChange>
          </w:rPr>
          <w:delText xml:space="preserve">"data_toko": data_toko,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ins w:id="6736" w:author="muhammad fauzan" w:date="2022-08-04T12:45:00Z"/>
          <w:del w:id="6737" w:author="fauzan" w:date="2022-08-07T17:20:00Z"/>
          <w:rFonts w:ascii="Courier New" w:hAnsi="Courier New" w:cs="Courier New"/>
          <w:sz w:val="20"/>
          <w:szCs w:val="20"/>
        </w:rPr>
      </w:pPr>
      <w:ins w:id="6738" w:author="muhammad fauzan" w:date="2022-08-04T12:45:00Z">
        <w:del w:id="6739" w:author="fauzan" w:date="2022-08-07T17:20:00Z">
          <w:r>
            <w:rPr>
              <w:rFonts w:ascii="Courier New" w:hAnsi="Courier New" w:cs="Courier New"/>
              <w:sz w:val="20"/>
              <w:szCs w:val="20"/>
            </w:rPr>
            <w:tab/>
          </w:r>
        </w:del>
      </w:ins>
      <w:del w:id="6740" w:author="fauzan" w:date="2022-08-07T17:20:00Z">
        <w:r>
          <w:rPr>
            <w:rFonts w:ascii="Courier New" w:hAnsi="Courier New" w:cs="Courier New"/>
            <w:sz w:val="20"/>
            <w:szCs w:val="20"/>
            <w:rPrChange w:id="6741" w:author="muhammad fauzan" w:date="2022-08-04T12:45:00Z">
              <w:rPr/>
            </w:rPrChange>
          </w:rPr>
          <w:delText xml:space="preserve">"nama_toko": "Silahkan Pilih Toko",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742" w:author="fauzan" w:date="2022-08-07T17:20:00Z"/>
          <w:rFonts w:ascii="Courier New" w:hAnsi="Courier New" w:cs="Courier New"/>
          <w:sz w:val="20"/>
          <w:szCs w:val="20"/>
          <w:rPrChange w:id="6743" w:author="muhammad fauzan" w:date="2022-08-04T12:45:00Z">
            <w:rPr>
              <w:del w:id="6744" w:author="fauzan" w:date="2022-08-07T17:20:00Z"/>
            </w:rPr>
          </w:rPrChange>
        </w:rPr>
      </w:pPr>
      <w:ins w:id="6745" w:author="muhammad fauzan" w:date="2022-08-04T12:45:00Z">
        <w:del w:id="6746" w:author="fauzan" w:date="2022-08-07T17:20:00Z">
          <w:r>
            <w:rPr>
              <w:rFonts w:ascii="Courier New" w:hAnsi="Courier New" w:cs="Courier New"/>
              <w:sz w:val="20"/>
              <w:szCs w:val="20"/>
            </w:rPr>
            <w:tab/>
          </w:r>
        </w:del>
      </w:ins>
      <w:del w:id="6747" w:author="fauzan" w:date="2022-08-07T17:20:00Z">
        <w:r>
          <w:rPr>
            <w:rFonts w:ascii="Courier New" w:hAnsi="Courier New" w:cs="Courier New"/>
            <w:sz w:val="20"/>
            <w:szCs w:val="20"/>
            <w:rPrChange w:id="6748" w:author="muhammad fauzan" w:date="2022-08-04T12:45:00Z">
              <w:rPr/>
            </w:rPrChange>
          </w:rPr>
          <w:delText>"user</w:delText>
        </w:r>
      </w:del>
      <w:ins w:id="6749" w:author="muhammad fauzan" w:date="2022-08-04T18:26:00Z">
        <w:del w:id="6750" w:author="fauzan" w:date="2022-08-07T17:20:00Z">
          <w:r>
            <w:rPr>
              <w:rFonts w:ascii="Courier New" w:hAnsi="Courier New" w:cs="Courier New"/>
              <w:i/>
              <w:sz w:val="20"/>
              <w:szCs w:val="20"/>
            </w:rPr>
            <w:delText>user</w:delText>
          </w:r>
        </w:del>
      </w:ins>
      <w:del w:id="6751" w:author="fauzan" w:date="2022-08-07T17:20:00Z">
        <w:r>
          <w:rPr>
            <w:rFonts w:ascii="Courier New" w:hAnsi="Courier New" w:cs="Courier New"/>
            <w:sz w:val="20"/>
            <w:szCs w:val="20"/>
            <w:rPrChange w:id="6752" w:author="muhammad fauzan" w:date="2022-08-04T12:45:00Z">
              <w:rPr/>
            </w:rPrChange>
          </w:rPr>
          <w:delText>": user</w:delText>
        </w:r>
      </w:del>
      <w:ins w:id="6753" w:author="muhammad fauzan" w:date="2022-08-04T18:26:00Z">
        <w:del w:id="6754" w:author="fauzan" w:date="2022-08-07T17:20:00Z">
          <w:r>
            <w:rPr>
              <w:rFonts w:ascii="Courier New" w:hAnsi="Courier New" w:cs="Courier New"/>
              <w:i/>
              <w:sz w:val="20"/>
              <w:szCs w:val="20"/>
            </w:rPr>
            <w:delText>user</w:delText>
          </w:r>
        </w:del>
      </w:ins>
      <w:del w:id="6755" w:author="fauzan" w:date="2022-08-07T17:20:00Z">
        <w:r>
          <w:rPr>
            <w:rFonts w:ascii="Courier New" w:hAnsi="Courier New" w:cs="Courier New"/>
            <w:sz w:val="20"/>
            <w:szCs w:val="20"/>
            <w:rPrChange w:id="6756" w:author="muhammad fauzan" w:date="2022-08-04T12:45:00Z">
              <w:rPr/>
            </w:rPrChange>
          </w:rPr>
          <w:delText>}</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757" w:author="fauzan" w:date="2022-08-07T17:20:00Z"/>
        </w:rPr>
      </w:pPr>
      <w:del w:id="6758" w:author="fauzan" w:date="2022-08-07T17:20:00Z">
        <w:r>
          <w:rPr>
            <w:rFonts w:ascii="Courier New" w:hAnsi="Courier New" w:cs="Courier New"/>
            <w:sz w:val="20"/>
            <w:szCs w:val="20"/>
            <w:rPrChange w:id="6759" w:author="muhammad fauzan" w:date="2022-08-04T12:45:00Z">
              <w:rPr/>
            </w:rPrChange>
          </w:rPr>
          <w:delText xml:space="preserve">    return render(request, "distribusi_user</w:delText>
        </w:r>
      </w:del>
      <w:ins w:id="6760" w:author="muhammad fauzan" w:date="2022-08-04T18:26:00Z">
        <w:del w:id="6761" w:author="fauzan" w:date="2022-08-07T17:20:00Z">
          <w:r>
            <w:rPr>
              <w:rFonts w:ascii="Courier New" w:hAnsi="Courier New" w:cs="Courier New"/>
              <w:i/>
              <w:sz w:val="20"/>
              <w:szCs w:val="20"/>
            </w:rPr>
            <w:delText>user</w:delText>
          </w:r>
        </w:del>
      </w:ins>
      <w:del w:id="6762" w:author="fauzan" w:date="2022-08-07T17:20:00Z">
        <w:r>
          <w:rPr>
            <w:rFonts w:ascii="Courier New" w:hAnsi="Courier New" w:cs="Courier New"/>
            <w:sz w:val="20"/>
            <w:szCs w:val="20"/>
            <w:rPrChange w:id="6763" w:author="muhammad fauzan" w:date="2022-08-04T12:45:00Z">
              <w:rPr/>
            </w:rPrChange>
          </w:rPr>
          <w:delText>.html", konteks)</w:delText>
        </w:r>
      </w:del>
    </w:p>
    <w:p w:rsidR="00222167" w:rsidRDefault="008B3912">
      <w:pPr>
        <w:pStyle w:val="ListParagraph"/>
        <w:ind w:left="0"/>
        <w:jc w:val="center"/>
      </w:pPr>
      <w:bookmarkStart w:id="6764" w:name="_Hlk110509706"/>
      <w:ins w:id="6765" w:author="muhammad fauzan" w:date="2022-08-04T12:31:00Z">
        <w:del w:id="6766" w:author="fauzan" w:date="2022-08-07T17:20:00Z">
          <w:r>
            <w:delText xml:space="preserve">Gambar 4. </w:delText>
          </w:r>
          <w:r>
            <w:fldChar w:fldCharType="begin"/>
          </w:r>
          <w:r>
            <w:delInstrText xml:space="preserve"> SEQ Gambar_4. \* ARABIC </w:delInstrText>
          </w:r>
          <w:r>
            <w:fldChar w:fldCharType="separate"/>
          </w:r>
        </w:del>
      </w:ins>
      <w:ins w:id="6767" w:author="muhammad fauzan" w:date="2022-08-04T12:34:00Z">
        <w:del w:id="6768" w:author="fauzan" w:date="2022-08-07T17:20:00Z">
          <w:r>
            <w:delText>46</w:delText>
          </w:r>
        </w:del>
      </w:ins>
      <w:ins w:id="6769" w:author="muhammad fauzan" w:date="2022-08-04T12:31:00Z">
        <w:del w:id="6770" w:author="fauzan" w:date="2022-08-07T17:20:00Z">
          <w:r>
            <w:fldChar w:fldCharType="end"/>
          </w:r>
          <w:r>
            <w:delText xml:space="preserve"> </w:delText>
          </w:r>
        </w:del>
      </w:ins>
      <w:ins w:id="6771" w:author="muhammad fauzan" w:date="2022-08-04T17:27:00Z">
        <w:del w:id="6772" w:author="fauzan" w:date="2022-08-07T17:20:00Z">
          <w:r>
            <w:rPr>
              <w:i/>
            </w:rPr>
            <w:delText xml:space="preserve">Source code </w:delText>
          </w:r>
        </w:del>
      </w:ins>
      <w:ins w:id="6773" w:author="muhammad fauzan" w:date="2022-08-04T12:31:00Z">
        <w:del w:id="6774" w:author="fauzan" w:date="2022-08-07T17:20:00Z">
          <w:r>
            <w:delText xml:space="preserve">data </w:delText>
          </w:r>
        </w:del>
      </w:ins>
      <w:ins w:id="6775" w:author="muhammad fauzan" w:date="2022-08-04T12:39:00Z">
        <w:del w:id="6776" w:author="fauzan" w:date="2022-08-07T17:20:00Z">
          <w:r>
            <w:delText xml:space="preserve">dropping pada </w:delText>
          </w:r>
        </w:del>
      </w:ins>
      <w:bookmarkEnd w:id="6764"/>
      <w:ins w:id="6777" w:author="muhammad fauzan" w:date="2022-08-04T20:20:00Z">
        <w:del w:id="6778" w:author="fauzan" w:date="2022-08-07T17:20:00Z">
          <w:r>
            <w:rPr>
              <w:i/>
            </w:rPr>
            <w:delText>sales</w:delText>
          </w:r>
        </w:del>
      </w:ins>
      <w:ins w:id="6779" w:author="muhammad fauzan" w:date="2022-08-04T12:31:00Z">
        <w:del w:id="6780" w:author="fauzan" w:date="2022-08-07T17:20:00Z">
          <w:r>
            <w:delText xml:space="preserve"> </w:delText>
          </w:r>
        </w:del>
      </w:ins>
      <w:del w:id="6781" w:author="muhammad fauzan" w:date="2022-08-04T12:31:00Z">
        <w:r>
          <w:delText>sfsfs</w:delText>
        </w:r>
      </w:del>
    </w:p>
    <w:p w:rsidR="00222167" w:rsidRDefault="008B3912">
      <w:pPr>
        <w:pStyle w:val="ListParagraph"/>
        <w:ind w:left="0" w:firstLine="709"/>
        <w:pPrChange w:id="6782" w:author="muhammad fauzan" w:date="2022-08-04T12:41:00Z">
          <w:pPr>
            <w:pStyle w:val="ListParagraph"/>
            <w:ind w:left="426"/>
          </w:pPr>
        </w:pPrChange>
      </w:pPr>
      <w:r>
        <w:t xml:space="preserve">Adapun untuk tampilan data </w:t>
      </w:r>
      <w:del w:id="6783" w:author="muhammad fauzan" w:date="2022-08-04T12:45:00Z">
        <w:r>
          <w:delText xml:space="preserve">distribusi </w:delText>
        </w:r>
      </w:del>
      <w:ins w:id="6784" w:author="muhammad fauzan" w:date="2022-08-04T12:45:00Z">
        <w:r>
          <w:t xml:space="preserve">dropping </w:t>
        </w:r>
      </w:ins>
      <w:r>
        <w:t xml:space="preserve">ketika dipilih toko akan menampilkan data </w:t>
      </w:r>
      <w:ins w:id="6785" w:author="muhammad fauzan" w:date="2022-08-04T12:46:00Z">
        <w:r>
          <w:t xml:space="preserve">dropping </w:t>
        </w:r>
      </w:ins>
      <w:del w:id="6786" w:author="muhammad fauzan" w:date="2022-08-04T12:46:00Z">
        <w:r>
          <w:delText xml:space="preserve">dropping </w:delText>
        </w:r>
      </w:del>
      <w:r>
        <w:t xml:space="preserve">sesuai yang dipilih. Berikut tampilan halaman data </w:t>
      </w:r>
      <w:ins w:id="6787" w:author="muhammad fauzan" w:date="2022-08-04T12:46:00Z">
        <w:r>
          <w:t xml:space="preserve">dropping </w:t>
        </w:r>
      </w:ins>
      <w:del w:id="6788" w:author="muhammad fauzan" w:date="2022-08-04T12:46:00Z">
        <w:r>
          <w:delText xml:space="preserve">distribusi </w:delText>
        </w:r>
      </w:del>
      <w:r>
        <w:t>tanpa dipilih toko.</w:t>
      </w:r>
    </w:p>
    <w:p w:rsidR="00222167" w:rsidRDefault="008B3912">
      <w:pPr>
        <w:pStyle w:val="ListParagraph"/>
        <w:ind w:left="0"/>
        <w:jc w:val="center"/>
      </w:pPr>
      <w:r>
        <w:rPr>
          <w:noProof/>
        </w:rPr>
        <w:lastRenderedPageBreak/>
        <w:drawing>
          <wp:inline distT="0" distB="0" distL="0" distR="0">
            <wp:extent cx="2059940" cy="31089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065708" cy="3116763"/>
                    </a:xfrm>
                    <a:prstGeom prst="rect">
                      <a:avLst/>
                    </a:prstGeom>
                  </pic:spPr>
                </pic:pic>
              </a:graphicData>
            </a:graphic>
          </wp:inline>
        </w:drawing>
      </w:r>
    </w:p>
    <w:p w:rsidR="00222167" w:rsidRDefault="008B3912">
      <w:pPr>
        <w:pStyle w:val="ListParagraph"/>
        <w:ind w:left="0"/>
        <w:jc w:val="center"/>
        <w:rPr>
          <w:del w:id="6789" w:author="fauzan" w:date="2022-08-07T17:59:00Z"/>
        </w:rPr>
      </w:pPr>
      <w:ins w:id="6790" w:author="muhammad fauzan" w:date="2022-08-04T12:48:00Z">
        <w:r>
          <w:t xml:space="preserve">Gambar 4. </w:t>
        </w:r>
        <w:r>
          <w:fldChar w:fldCharType="begin"/>
        </w:r>
        <w:r>
          <w:instrText xml:space="preserve"> SEQ Gambar_4. \* ARABIC </w:instrText>
        </w:r>
        <w:r>
          <w:fldChar w:fldCharType="separate"/>
        </w:r>
      </w:ins>
      <w:ins w:id="6791" w:author="muhammad fauzan" w:date="2022-08-10T01:43:00Z">
        <w:r>
          <w:t>21</w:t>
        </w:r>
      </w:ins>
      <w:ins w:id="6792" w:author="muhammad fauzan" w:date="2022-08-04T12:48:00Z">
        <w:r>
          <w:fldChar w:fldCharType="end"/>
        </w:r>
        <w:r>
          <w:t xml:space="preserve"> Halaman data dropping pada </w:t>
        </w:r>
      </w:ins>
      <w:ins w:id="6793" w:author="muhammad fauzan" w:date="2022-08-04T20:20:00Z">
        <w:r>
          <w:rPr>
            <w:i/>
          </w:rPr>
          <w:t>sales</w:t>
        </w:r>
      </w:ins>
      <w:ins w:id="6794" w:author="muhammad fauzan" w:date="2022-08-04T12:48:00Z">
        <w:r>
          <w:t xml:space="preserve"> setelah dipilih toko</w:t>
        </w:r>
      </w:ins>
      <w:del w:id="6795" w:author="muhammad fauzan" w:date="2022-08-04T12:48:00Z">
        <w:r>
          <w:delText>aa</w:delText>
        </w:r>
      </w:del>
    </w:p>
    <w:p w:rsidR="00222167" w:rsidRDefault="008B3912">
      <w:pPr>
        <w:pStyle w:val="ListParagraph"/>
        <w:ind w:left="0" w:firstLine="709"/>
        <w:rPr>
          <w:ins w:id="6796" w:author="muhammad fauzan" w:date="2022-08-04T12:49:00Z"/>
          <w:del w:id="6797" w:author="fauzan" w:date="2022-08-07T17:59:00Z"/>
        </w:rPr>
      </w:pPr>
      <w:del w:id="6798" w:author="fauzan" w:date="2022-08-07T17:59:00Z">
        <w:r>
          <w:delText xml:space="preserve">Adapun untuk source code </w:delText>
        </w:r>
      </w:del>
      <w:ins w:id="6799" w:author="muhammad fauzan" w:date="2022-08-04T17:27:00Z">
        <w:del w:id="6800" w:author="fauzan" w:date="2022-08-07T17:59:00Z">
          <w:r>
            <w:rPr>
              <w:i/>
            </w:rPr>
            <w:delText xml:space="preserve">source code </w:delText>
          </w:r>
        </w:del>
      </w:ins>
      <w:del w:id="6801" w:author="fauzan" w:date="2022-08-07T17:59:00Z">
        <w:r>
          <w:delText xml:space="preserve">untuk menampilkan data pada halaman data distribusi dengan memanggil model data distribusi sesuai toko yang dipilih untuk ditampilkan pada halaman tersebut. Berikut source code </w:delText>
        </w:r>
      </w:del>
      <w:ins w:id="6802" w:author="muhammad fauzan" w:date="2022-08-04T17:27:00Z">
        <w:del w:id="6803" w:author="fauzan" w:date="2022-08-07T17:59:00Z">
          <w:r>
            <w:rPr>
              <w:i/>
            </w:rPr>
            <w:delText xml:space="preserve">source code </w:delText>
          </w:r>
        </w:del>
      </w:ins>
      <w:del w:id="6804" w:author="fauzan" w:date="2022-08-07T17:59:00Z">
        <w:r>
          <w:delText>dari halaman data distribusi dengan pilihan toko.</w:delText>
        </w:r>
      </w:del>
    </w:p>
    <w:p w:rsidR="00222167" w:rsidRDefault="00222167">
      <w:pPr>
        <w:pStyle w:val="ListParagraph"/>
        <w:ind w:left="0" w:firstLine="709"/>
        <w:rPr>
          <w:ins w:id="6805" w:author="muhammad fauzan" w:date="2022-08-04T12:49:00Z"/>
          <w:del w:id="6806" w:author="fauzan" w:date="2022-08-07T17:59:00Z"/>
        </w:rPr>
      </w:pPr>
    </w:p>
    <w:p w:rsidR="00222167" w:rsidRDefault="00222167">
      <w:pPr>
        <w:pStyle w:val="ListParagraph"/>
        <w:ind w:left="0" w:firstLine="709"/>
        <w:rPr>
          <w:ins w:id="6807" w:author="muhammad fauzan" w:date="2022-08-04T12:49:00Z"/>
          <w:del w:id="6808" w:author="fauzan" w:date="2022-08-07T17:59:00Z"/>
        </w:rPr>
      </w:pPr>
    </w:p>
    <w:p w:rsidR="00222167" w:rsidRDefault="00222167">
      <w:pPr>
        <w:pStyle w:val="ListParagraph"/>
        <w:ind w:left="0" w:firstLine="709"/>
        <w:rPr>
          <w:ins w:id="6809" w:author="muhammad fauzan" w:date="2022-08-04T12:49:00Z"/>
          <w:del w:id="6810" w:author="fauzan" w:date="2022-08-07T17:59:00Z"/>
        </w:rPr>
      </w:pPr>
    </w:p>
    <w:p w:rsidR="00222167" w:rsidRDefault="00222167">
      <w:pPr>
        <w:pStyle w:val="ListParagraph"/>
        <w:ind w:left="0" w:firstLine="709"/>
        <w:rPr>
          <w:ins w:id="6811" w:author="muhammad fauzan" w:date="2022-08-04T12:49:00Z"/>
          <w:del w:id="6812" w:author="fauzan" w:date="2022-08-07T17:59:00Z"/>
        </w:rPr>
      </w:pPr>
    </w:p>
    <w:p w:rsidR="00222167" w:rsidRDefault="00222167">
      <w:pPr>
        <w:pStyle w:val="ListParagraph"/>
        <w:ind w:left="0" w:firstLine="709"/>
        <w:rPr>
          <w:ins w:id="6813" w:author="muhammad fauzan" w:date="2022-08-04T12:49:00Z"/>
          <w:del w:id="6814" w:author="fauzan" w:date="2022-08-07T17:59:00Z"/>
        </w:rPr>
      </w:pPr>
    </w:p>
    <w:p w:rsidR="00222167" w:rsidRDefault="00222167">
      <w:pPr>
        <w:pStyle w:val="ListParagraph"/>
        <w:ind w:left="0" w:firstLine="709"/>
        <w:rPr>
          <w:ins w:id="6815" w:author="muhammad fauzan" w:date="2022-08-04T12:49:00Z"/>
          <w:del w:id="6816" w:author="fauzan" w:date="2022-08-07T17:59:00Z"/>
        </w:rPr>
      </w:pPr>
    </w:p>
    <w:p w:rsidR="00222167" w:rsidRDefault="00222167">
      <w:pPr>
        <w:pStyle w:val="ListParagraph"/>
        <w:ind w:left="0" w:firstLine="709"/>
        <w:rPr>
          <w:del w:id="6817" w:author="fauzan" w:date="2022-08-07T17:59:00Z"/>
        </w:rPr>
        <w:pPrChange w:id="6818" w:author="fauzan" w:date="2022-08-07T17:59:00Z">
          <w:pPr>
            <w:pStyle w:val="ListParagraph"/>
            <w:ind w:left="426"/>
          </w:pPr>
        </w:pPrChange>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19" w:author="fauzan" w:date="2022-08-07T17:59:00Z"/>
          <w:rFonts w:ascii="Courier New" w:hAnsi="Courier New" w:cs="Courier New"/>
          <w:sz w:val="20"/>
          <w:szCs w:val="20"/>
          <w:rPrChange w:id="6820" w:author="muhammad fauzan" w:date="2022-08-04T12:47:00Z">
            <w:rPr>
              <w:del w:id="6821" w:author="fauzan" w:date="2022-08-07T17:59:00Z"/>
            </w:rPr>
          </w:rPrChange>
        </w:rPr>
      </w:pPr>
      <w:del w:id="6822" w:author="fauzan" w:date="2022-08-07T17:59:00Z">
        <w:r>
          <w:rPr>
            <w:rFonts w:ascii="Courier New" w:hAnsi="Courier New" w:cs="Courier New"/>
            <w:sz w:val="20"/>
            <w:szCs w:val="20"/>
            <w:rPrChange w:id="6823" w:author="muhammad fauzan" w:date="2022-08-04T12:47:00Z">
              <w:rPr/>
            </w:rPrChange>
          </w:rPr>
          <w:delText>@login_required(login_url="login")</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24" w:author="fauzan" w:date="2022-08-07T17:59:00Z"/>
          <w:rFonts w:ascii="Courier New" w:hAnsi="Courier New" w:cs="Courier New"/>
          <w:sz w:val="20"/>
          <w:szCs w:val="20"/>
          <w:rPrChange w:id="6825" w:author="muhammad fauzan" w:date="2022-08-04T12:47:00Z">
            <w:rPr>
              <w:del w:id="6826" w:author="fauzan" w:date="2022-08-07T17:59:00Z"/>
            </w:rPr>
          </w:rPrChange>
        </w:rPr>
      </w:pPr>
      <w:del w:id="6827" w:author="fauzan" w:date="2022-08-07T17:59:00Z">
        <w:r>
          <w:rPr>
            <w:rFonts w:ascii="Courier New" w:hAnsi="Courier New" w:cs="Courier New"/>
            <w:sz w:val="20"/>
            <w:szCs w:val="20"/>
            <w:rPrChange w:id="6828" w:author="muhammad fauzan" w:date="2022-08-04T12:47:00Z">
              <w:rPr/>
            </w:rPrChange>
          </w:rPr>
          <w:delText>@allowed_user</w:delText>
        </w:r>
      </w:del>
      <w:ins w:id="6829" w:author="muhammad fauzan" w:date="2022-08-04T18:26:00Z">
        <w:del w:id="6830" w:author="fauzan" w:date="2022-08-07T17:59:00Z">
          <w:r>
            <w:rPr>
              <w:rFonts w:ascii="Courier New" w:hAnsi="Courier New" w:cs="Courier New"/>
              <w:i/>
              <w:sz w:val="20"/>
              <w:szCs w:val="20"/>
            </w:rPr>
            <w:delText>user</w:delText>
          </w:r>
        </w:del>
      </w:ins>
      <w:del w:id="6831" w:author="fauzan" w:date="2022-08-07T17:59:00Z">
        <w:r>
          <w:rPr>
            <w:rFonts w:ascii="Courier New" w:hAnsi="Courier New" w:cs="Courier New"/>
            <w:sz w:val="20"/>
            <w:szCs w:val="20"/>
            <w:rPrChange w:id="6832" w:author="muhammad fauzan" w:date="2022-08-04T12:47:00Z">
              <w:rPr/>
            </w:rPrChange>
          </w:rPr>
          <w:delText>s(allowed_roles=["sales"])</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33" w:author="fauzan" w:date="2022-08-07T17:59:00Z"/>
          <w:rFonts w:ascii="Courier New" w:hAnsi="Courier New" w:cs="Courier New"/>
          <w:sz w:val="20"/>
          <w:szCs w:val="20"/>
          <w:rPrChange w:id="6834" w:author="muhammad fauzan" w:date="2022-08-04T12:47:00Z">
            <w:rPr>
              <w:del w:id="6835" w:author="fauzan" w:date="2022-08-07T17:59:00Z"/>
            </w:rPr>
          </w:rPrChange>
        </w:rPr>
      </w:pPr>
      <w:del w:id="6836" w:author="fauzan" w:date="2022-08-07T17:59:00Z">
        <w:r>
          <w:rPr>
            <w:rFonts w:ascii="Courier New" w:hAnsi="Courier New" w:cs="Courier New"/>
            <w:sz w:val="20"/>
            <w:szCs w:val="20"/>
            <w:rPrChange w:id="6837" w:author="muhammad fauzan" w:date="2022-08-04T12:47:00Z">
              <w:rPr/>
            </w:rPrChange>
          </w:rPr>
          <w:delText>def DistribusiUser</w:delText>
        </w:r>
      </w:del>
      <w:ins w:id="6838" w:author="muhammad fauzan" w:date="2022-08-04T18:26:00Z">
        <w:del w:id="6839" w:author="fauzan" w:date="2022-08-07T17:59:00Z">
          <w:r>
            <w:rPr>
              <w:rFonts w:ascii="Courier New" w:hAnsi="Courier New" w:cs="Courier New"/>
              <w:i/>
              <w:sz w:val="20"/>
              <w:szCs w:val="20"/>
            </w:rPr>
            <w:delText>User</w:delText>
          </w:r>
        </w:del>
      </w:ins>
      <w:del w:id="6840" w:author="fauzan" w:date="2022-08-07T17:59:00Z">
        <w:r>
          <w:rPr>
            <w:rFonts w:ascii="Courier New" w:hAnsi="Courier New" w:cs="Courier New"/>
            <w:sz w:val="20"/>
            <w:szCs w:val="20"/>
            <w:rPrChange w:id="6841" w:author="muhammad fauzan" w:date="2022-08-04T12:47:00Z">
              <w:rPr/>
            </w:rPrChange>
          </w:rPr>
          <w:delText>Toko(request,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42" w:author="fauzan" w:date="2022-08-07T17:59:00Z"/>
          <w:rFonts w:ascii="Courier New" w:hAnsi="Courier New" w:cs="Courier New"/>
          <w:sz w:val="20"/>
          <w:szCs w:val="20"/>
          <w:rPrChange w:id="6843" w:author="muhammad fauzan" w:date="2022-08-04T12:47:00Z">
            <w:rPr>
              <w:del w:id="6844" w:author="fauzan" w:date="2022-08-07T17:59:00Z"/>
            </w:rPr>
          </w:rPrChange>
        </w:rPr>
      </w:pPr>
      <w:del w:id="6845" w:author="fauzan" w:date="2022-08-07T17:59:00Z">
        <w:r>
          <w:rPr>
            <w:rFonts w:ascii="Courier New" w:hAnsi="Courier New" w:cs="Courier New"/>
            <w:sz w:val="20"/>
            <w:szCs w:val="20"/>
            <w:rPrChange w:id="6846" w:author="muhammad fauzan" w:date="2022-08-04T12:47:00Z">
              <w:rPr/>
            </w:rPrChange>
          </w:rPr>
          <w:delText xml:space="preserve">    data_distribusi = datadistribusi.objects.filter(toko_id=kode)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47" w:author="fauzan" w:date="2022-08-07T17:59:00Z"/>
          <w:rFonts w:ascii="Courier New" w:hAnsi="Courier New" w:cs="Courier New"/>
          <w:sz w:val="20"/>
          <w:szCs w:val="20"/>
          <w:rPrChange w:id="6848" w:author="muhammad fauzan" w:date="2022-08-04T12:47:00Z">
            <w:rPr>
              <w:del w:id="6849" w:author="fauzan" w:date="2022-08-07T17:59:00Z"/>
            </w:rPr>
          </w:rPrChange>
        </w:rPr>
      </w:pPr>
      <w:del w:id="6850" w:author="fauzan" w:date="2022-08-07T17:59:00Z">
        <w:r>
          <w:rPr>
            <w:rFonts w:ascii="Courier New" w:hAnsi="Courier New" w:cs="Courier New"/>
            <w:sz w:val="20"/>
            <w:szCs w:val="20"/>
            <w:rPrChange w:id="6851" w:author="muhammad fauzan" w:date="2022-08-04T12:47:00Z">
              <w:rPr/>
            </w:rPrChange>
          </w:rPr>
          <w:delText xml:space="preserve">    data_toko = datatoko.objects.all()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52" w:author="fauzan" w:date="2022-08-07T17:59:00Z"/>
          <w:rFonts w:ascii="Courier New" w:hAnsi="Courier New" w:cs="Courier New"/>
          <w:sz w:val="20"/>
          <w:szCs w:val="20"/>
          <w:rPrChange w:id="6853" w:author="muhammad fauzan" w:date="2022-08-04T12:47:00Z">
            <w:rPr>
              <w:del w:id="6854" w:author="fauzan" w:date="2022-08-07T17:59:00Z"/>
            </w:rPr>
          </w:rPrChange>
        </w:rPr>
      </w:pPr>
      <w:del w:id="6855" w:author="fauzan" w:date="2022-08-07T17:59:00Z">
        <w:r>
          <w:rPr>
            <w:rFonts w:ascii="Courier New" w:hAnsi="Courier New" w:cs="Courier New"/>
            <w:sz w:val="20"/>
            <w:szCs w:val="20"/>
            <w:rPrChange w:id="6856" w:author="muhammad fauzan" w:date="2022-08-04T12:47:00Z">
              <w:rPr/>
            </w:rPrChange>
          </w:rPr>
          <w:delText xml:space="preserve">    temp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57" w:author="fauzan" w:date="2022-08-07T17:59:00Z"/>
          <w:rFonts w:ascii="Courier New" w:hAnsi="Courier New" w:cs="Courier New"/>
          <w:sz w:val="20"/>
          <w:szCs w:val="20"/>
          <w:rPrChange w:id="6858" w:author="muhammad fauzan" w:date="2022-08-04T12:47:00Z">
            <w:rPr>
              <w:del w:id="6859" w:author="fauzan" w:date="2022-08-07T17:59:00Z"/>
            </w:rPr>
          </w:rPrChange>
        </w:rPr>
      </w:pPr>
      <w:del w:id="6860" w:author="fauzan" w:date="2022-08-07T17:59:00Z">
        <w:r>
          <w:rPr>
            <w:rFonts w:ascii="Courier New" w:hAnsi="Courier New" w:cs="Courier New"/>
            <w:sz w:val="20"/>
            <w:szCs w:val="20"/>
            <w:rPrChange w:id="6861" w:author="muhammad fauzan" w:date="2022-08-04T12:47:00Z">
              <w:rPr/>
            </w:rPrChange>
          </w:rPr>
          <w:delText xml:space="preserve">    roti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62" w:author="fauzan" w:date="2022-08-07T17:59:00Z"/>
          <w:rFonts w:ascii="Courier New" w:hAnsi="Courier New" w:cs="Courier New"/>
          <w:sz w:val="20"/>
          <w:szCs w:val="20"/>
          <w:rPrChange w:id="6863" w:author="muhammad fauzan" w:date="2022-08-04T12:47:00Z">
            <w:rPr>
              <w:del w:id="6864" w:author="fauzan" w:date="2022-08-07T17:59:00Z"/>
            </w:rPr>
          </w:rPrChange>
        </w:rPr>
      </w:pPr>
      <w:del w:id="6865" w:author="fauzan" w:date="2022-08-07T17:59:00Z">
        <w:r>
          <w:rPr>
            <w:rFonts w:ascii="Courier New" w:hAnsi="Courier New" w:cs="Courier New"/>
            <w:sz w:val="20"/>
            <w:szCs w:val="20"/>
            <w:rPrChange w:id="6866" w:author="muhammad fauzan" w:date="2022-08-04T12:47:00Z">
              <w:rPr/>
            </w:rPrChange>
          </w:rPr>
          <w:delText xml:space="preserve">    data_dropping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67" w:author="fauzan" w:date="2022-08-07T17:59:00Z"/>
          <w:rFonts w:ascii="Courier New" w:hAnsi="Courier New" w:cs="Courier New"/>
          <w:sz w:val="20"/>
          <w:szCs w:val="20"/>
          <w:rPrChange w:id="6868" w:author="muhammad fauzan" w:date="2022-08-04T12:47:00Z">
            <w:rPr>
              <w:del w:id="6869" w:author="fauzan" w:date="2022-08-07T17:59:00Z"/>
            </w:rPr>
          </w:rPrChange>
        </w:rPr>
      </w:pPr>
      <w:del w:id="6870" w:author="fauzan" w:date="2022-08-07T17:59:00Z">
        <w:r>
          <w:rPr>
            <w:rFonts w:ascii="Courier New" w:hAnsi="Courier New" w:cs="Courier New"/>
            <w:sz w:val="20"/>
            <w:szCs w:val="20"/>
            <w:rPrChange w:id="6871" w:author="muhammad fauzan" w:date="2022-08-04T12:47:00Z">
              <w:rPr/>
            </w:rPrChange>
          </w:rPr>
          <w:delText xml:space="preserve">    tanggal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72" w:author="fauzan" w:date="2022-08-07T17:59:00Z"/>
          <w:rFonts w:ascii="Courier New" w:hAnsi="Courier New" w:cs="Courier New"/>
          <w:sz w:val="20"/>
          <w:szCs w:val="20"/>
          <w:rPrChange w:id="6873" w:author="muhammad fauzan" w:date="2022-08-04T12:47:00Z">
            <w:rPr>
              <w:del w:id="6874" w:author="fauzan" w:date="2022-08-07T17:59:00Z"/>
            </w:rPr>
          </w:rPrChange>
        </w:rPr>
      </w:pPr>
      <w:del w:id="6875" w:author="fauzan" w:date="2022-08-07T17:59:00Z">
        <w:r>
          <w:rPr>
            <w:rFonts w:ascii="Courier New" w:hAnsi="Courier New" w:cs="Courier New"/>
            <w:sz w:val="20"/>
            <w:szCs w:val="20"/>
            <w:rPrChange w:id="6876" w:author="muhammad fauzan" w:date="2022-08-04T12:47:00Z">
              <w:rPr/>
            </w:rPrChange>
          </w:rPr>
          <w:delText xml:space="preserve">    droping = []</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6877" w:author="fauzan" w:date="2022-08-07T17:59:00Z"/>
          <w:rFonts w:ascii="Courier New" w:hAnsi="Courier New" w:cs="Courier New"/>
          <w:sz w:val="20"/>
          <w:szCs w:val="20"/>
          <w:rPrChange w:id="6878" w:author="muhammad fauzan" w:date="2022-08-04T12:47:00Z">
            <w:rPr>
              <w:del w:id="6879" w:author="fauzan" w:date="2022-08-07T17:59: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80" w:author="fauzan" w:date="2022-08-07T17:59:00Z"/>
          <w:rFonts w:ascii="Courier New" w:hAnsi="Courier New" w:cs="Courier New"/>
          <w:sz w:val="20"/>
          <w:szCs w:val="20"/>
          <w:rPrChange w:id="6881" w:author="muhammad fauzan" w:date="2022-08-04T12:47:00Z">
            <w:rPr>
              <w:del w:id="6882" w:author="fauzan" w:date="2022-08-07T17:59:00Z"/>
            </w:rPr>
          </w:rPrChange>
        </w:rPr>
      </w:pPr>
      <w:del w:id="6883" w:author="fauzan" w:date="2022-08-07T17:59:00Z">
        <w:r>
          <w:rPr>
            <w:rFonts w:ascii="Courier New" w:hAnsi="Courier New" w:cs="Courier New"/>
            <w:sz w:val="20"/>
            <w:szCs w:val="20"/>
            <w:rPrChange w:id="6884" w:author="muhammad fauzan" w:date="2022-08-04T12:47:00Z">
              <w:rPr/>
            </w:rPrChange>
          </w:rPr>
          <w:delText xml:space="preserve">    # looping untuk mengambil data tanggal dari datadistribusi yang dimasukkan kedalam kedalam temp agar ketika ditampilkan tidak sama</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85" w:author="fauzan" w:date="2022-08-07T17:59:00Z"/>
          <w:rFonts w:ascii="Courier New" w:hAnsi="Courier New" w:cs="Courier New"/>
          <w:sz w:val="20"/>
          <w:szCs w:val="20"/>
          <w:rPrChange w:id="6886" w:author="muhammad fauzan" w:date="2022-08-04T12:47:00Z">
            <w:rPr>
              <w:del w:id="6887" w:author="fauzan" w:date="2022-08-07T17:59:00Z"/>
            </w:rPr>
          </w:rPrChange>
        </w:rPr>
      </w:pPr>
      <w:del w:id="6888" w:author="fauzan" w:date="2022-08-07T17:59:00Z">
        <w:r>
          <w:rPr>
            <w:rFonts w:ascii="Courier New" w:hAnsi="Courier New" w:cs="Courier New"/>
            <w:sz w:val="20"/>
            <w:szCs w:val="20"/>
            <w:rPrChange w:id="6889" w:author="muhammad fauzan" w:date="2022-08-04T12:47:00Z">
              <w:rPr/>
            </w:rPrChange>
          </w:rPr>
          <w:delText xml:space="preserve">    for data_ in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90" w:author="fauzan" w:date="2022-08-07T17:59:00Z"/>
          <w:rFonts w:ascii="Courier New" w:hAnsi="Courier New" w:cs="Courier New"/>
          <w:sz w:val="20"/>
          <w:szCs w:val="20"/>
          <w:rPrChange w:id="6891" w:author="muhammad fauzan" w:date="2022-08-04T12:47:00Z">
            <w:rPr>
              <w:del w:id="6892" w:author="fauzan" w:date="2022-08-07T17:59:00Z"/>
            </w:rPr>
          </w:rPrChange>
        </w:rPr>
      </w:pPr>
      <w:del w:id="6893" w:author="fauzan" w:date="2022-08-07T17:59:00Z">
        <w:r>
          <w:rPr>
            <w:rFonts w:ascii="Courier New" w:hAnsi="Courier New" w:cs="Courier New"/>
            <w:sz w:val="20"/>
            <w:szCs w:val="20"/>
            <w:rPrChange w:id="6894" w:author="muhammad fauzan" w:date="2022-08-04T12:47:00Z">
              <w:rPr/>
            </w:rPrChange>
          </w:rPr>
          <w:delText xml:space="preserve">        IsMatch = False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895" w:author="fauzan" w:date="2022-08-07T17:59:00Z"/>
          <w:rFonts w:ascii="Courier New" w:hAnsi="Courier New" w:cs="Courier New"/>
          <w:sz w:val="20"/>
          <w:szCs w:val="20"/>
          <w:rPrChange w:id="6896" w:author="muhammad fauzan" w:date="2022-08-04T12:47:00Z">
            <w:rPr>
              <w:del w:id="6897" w:author="fauzan" w:date="2022-08-07T17:59:00Z"/>
            </w:rPr>
          </w:rPrChange>
        </w:rPr>
      </w:pPr>
      <w:del w:id="6898" w:author="fauzan" w:date="2022-08-07T17:59:00Z">
        <w:r>
          <w:rPr>
            <w:rFonts w:ascii="Courier New" w:hAnsi="Courier New" w:cs="Courier New"/>
            <w:sz w:val="20"/>
            <w:szCs w:val="20"/>
            <w:rPrChange w:id="6899" w:author="muhammad fauzan" w:date="2022-08-04T12:47:00Z">
              <w:rPr/>
            </w:rPrChange>
          </w:rPr>
          <w:delText xml:space="preserve">        # ambil data 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00" w:author="fauzan" w:date="2022-08-07T17:59:00Z"/>
          <w:rFonts w:ascii="Courier New" w:hAnsi="Courier New" w:cs="Courier New"/>
          <w:sz w:val="20"/>
          <w:szCs w:val="20"/>
          <w:rPrChange w:id="6901" w:author="muhammad fauzan" w:date="2022-08-04T12:47:00Z">
            <w:rPr>
              <w:del w:id="6902" w:author="fauzan" w:date="2022-08-07T17:59:00Z"/>
            </w:rPr>
          </w:rPrChange>
        </w:rPr>
      </w:pPr>
      <w:del w:id="6903" w:author="fauzan" w:date="2022-08-07T17:59:00Z">
        <w:r>
          <w:rPr>
            <w:rFonts w:ascii="Courier New" w:hAnsi="Courier New" w:cs="Courier New"/>
            <w:sz w:val="20"/>
            <w:szCs w:val="20"/>
            <w:rPrChange w:id="6904" w:author="muhammad fauzan" w:date="2022-08-04T12:47:00Z">
              <w:rPr/>
            </w:rPrChange>
          </w:rPr>
          <w:delText xml:space="preserve">        for i in range(len(roti)):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05" w:author="fauzan" w:date="2022-08-07T17:59:00Z"/>
          <w:rFonts w:ascii="Courier New" w:hAnsi="Courier New" w:cs="Courier New"/>
          <w:sz w:val="20"/>
          <w:szCs w:val="20"/>
          <w:rPrChange w:id="6906" w:author="muhammad fauzan" w:date="2022-08-04T12:47:00Z">
            <w:rPr>
              <w:del w:id="6907" w:author="fauzan" w:date="2022-08-07T17:59:00Z"/>
            </w:rPr>
          </w:rPrChange>
        </w:rPr>
      </w:pPr>
      <w:del w:id="6908" w:author="fauzan" w:date="2022-08-07T17:59:00Z">
        <w:r>
          <w:rPr>
            <w:rFonts w:ascii="Courier New" w:hAnsi="Courier New" w:cs="Courier New"/>
            <w:sz w:val="20"/>
            <w:szCs w:val="20"/>
            <w:rPrChange w:id="6909" w:author="muhammad fauzan" w:date="2022-08-04T12:47:00Z">
              <w:rPr/>
            </w:rPrChange>
          </w:rPr>
          <w:delText xml:space="preserve">            if roti[i] == data_.roti_id:</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10" w:author="fauzan" w:date="2022-08-07T17:59:00Z"/>
          <w:rFonts w:ascii="Courier New" w:hAnsi="Courier New" w:cs="Courier New"/>
          <w:sz w:val="20"/>
          <w:szCs w:val="20"/>
          <w:rPrChange w:id="6911" w:author="muhammad fauzan" w:date="2022-08-04T12:47:00Z">
            <w:rPr>
              <w:del w:id="6912" w:author="fauzan" w:date="2022-08-07T17:59:00Z"/>
            </w:rPr>
          </w:rPrChange>
        </w:rPr>
      </w:pPr>
      <w:del w:id="6913" w:author="fauzan" w:date="2022-08-07T17:59:00Z">
        <w:r>
          <w:rPr>
            <w:rFonts w:ascii="Courier New" w:hAnsi="Courier New" w:cs="Courier New"/>
            <w:sz w:val="20"/>
            <w:szCs w:val="20"/>
            <w:rPrChange w:id="6914" w:author="muhammad fauzan" w:date="2022-08-04T12:47:00Z">
              <w:rPr/>
            </w:rPrChange>
          </w:rPr>
          <w:delText xml:space="preserve">                IsMatch = True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15" w:author="fauzan" w:date="2022-08-07T17:59:00Z"/>
          <w:rFonts w:ascii="Courier New" w:hAnsi="Courier New" w:cs="Courier New"/>
          <w:sz w:val="20"/>
          <w:szCs w:val="20"/>
          <w:rPrChange w:id="6916" w:author="muhammad fauzan" w:date="2022-08-04T12:47:00Z">
            <w:rPr>
              <w:del w:id="6917" w:author="fauzan" w:date="2022-08-07T17:59:00Z"/>
            </w:rPr>
          </w:rPrChange>
        </w:rPr>
      </w:pPr>
      <w:del w:id="6918" w:author="fauzan" w:date="2022-08-07T17:59:00Z">
        <w:r>
          <w:rPr>
            <w:rFonts w:ascii="Courier New" w:hAnsi="Courier New" w:cs="Courier New"/>
            <w:sz w:val="20"/>
            <w:szCs w:val="20"/>
            <w:rPrChange w:id="6919" w:author="muhammad fauzan" w:date="2022-08-04T12:47:00Z">
              <w:rPr/>
            </w:rPrChange>
          </w:rPr>
          <w:delText xml:space="preserve">        if IsMatch: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20" w:author="fauzan" w:date="2022-08-07T17:59:00Z"/>
          <w:rFonts w:ascii="Courier New" w:hAnsi="Courier New" w:cs="Courier New"/>
          <w:sz w:val="20"/>
          <w:szCs w:val="20"/>
          <w:rPrChange w:id="6921" w:author="muhammad fauzan" w:date="2022-08-04T12:47:00Z">
            <w:rPr>
              <w:del w:id="6922" w:author="fauzan" w:date="2022-08-07T17:59:00Z"/>
            </w:rPr>
          </w:rPrChange>
        </w:rPr>
      </w:pPr>
      <w:del w:id="6923" w:author="fauzan" w:date="2022-08-07T17:59:00Z">
        <w:r>
          <w:rPr>
            <w:rFonts w:ascii="Courier New" w:hAnsi="Courier New" w:cs="Courier New"/>
            <w:sz w:val="20"/>
            <w:szCs w:val="20"/>
            <w:rPrChange w:id="6924" w:author="muhammad fauzan" w:date="2022-08-04T12:47:00Z">
              <w:rPr/>
            </w:rPrChange>
          </w:rPr>
          <w:delText xml:space="preserve">            continue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25" w:author="fauzan" w:date="2022-08-07T17:59:00Z"/>
          <w:rFonts w:ascii="Courier New" w:hAnsi="Courier New" w:cs="Courier New"/>
          <w:sz w:val="20"/>
          <w:szCs w:val="20"/>
          <w:rPrChange w:id="6926" w:author="muhammad fauzan" w:date="2022-08-04T12:47:00Z">
            <w:rPr>
              <w:del w:id="6927" w:author="fauzan" w:date="2022-08-07T17:59:00Z"/>
            </w:rPr>
          </w:rPrChange>
        </w:rPr>
      </w:pPr>
      <w:del w:id="6928" w:author="fauzan" w:date="2022-08-07T17:59:00Z">
        <w:r>
          <w:rPr>
            <w:rFonts w:ascii="Courier New" w:hAnsi="Courier New" w:cs="Courier New"/>
            <w:sz w:val="20"/>
            <w:szCs w:val="20"/>
            <w:rPrChange w:id="6929" w:author="muhammad fauzan" w:date="2022-08-04T12:47: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30" w:author="fauzan" w:date="2022-08-07T17:59:00Z"/>
          <w:rFonts w:ascii="Courier New" w:hAnsi="Courier New" w:cs="Courier New"/>
          <w:sz w:val="20"/>
          <w:szCs w:val="20"/>
          <w:rPrChange w:id="6931" w:author="muhammad fauzan" w:date="2022-08-04T12:47:00Z">
            <w:rPr>
              <w:del w:id="6932" w:author="fauzan" w:date="2022-08-07T17:59:00Z"/>
            </w:rPr>
          </w:rPrChange>
        </w:rPr>
      </w:pPr>
      <w:del w:id="6933" w:author="fauzan" w:date="2022-08-07T17:59:00Z">
        <w:r>
          <w:rPr>
            <w:rFonts w:ascii="Courier New" w:hAnsi="Courier New" w:cs="Courier New"/>
            <w:sz w:val="20"/>
            <w:szCs w:val="20"/>
            <w:rPrChange w:id="6934" w:author="muhammad fauzan" w:date="2022-08-04T12:47:00Z">
              <w:rPr/>
            </w:rPrChange>
          </w:rPr>
          <w:delText xml:space="preserve">            roti.append(data_.roti_id)</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6935" w:author="fauzan" w:date="2022-08-07T17:59:00Z"/>
          <w:rFonts w:ascii="Courier New" w:hAnsi="Courier New" w:cs="Courier New"/>
          <w:sz w:val="20"/>
          <w:szCs w:val="20"/>
          <w:rPrChange w:id="6936" w:author="muhammad fauzan" w:date="2022-08-04T12:47:00Z">
            <w:rPr>
              <w:del w:id="6937" w:author="fauzan" w:date="2022-08-07T17:59: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38" w:author="fauzan" w:date="2022-08-07T17:59:00Z"/>
          <w:rFonts w:ascii="Courier New" w:hAnsi="Courier New" w:cs="Courier New"/>
          <w:sz w:val="20"/>
          <w:szCs w:val="20"/>
          <w:rPrChange w:id="6939" w:author="muhammad fauzan" w:date="2022-08-04T12:47:00Z">
            <w:rPr>
              <w:del w:id="6940" w:author="fauzan" w:date="2022-08-07T17:59:00Z"/>
            </w:rPr>
          </w:rPrChange>
        </w:rPr>
      </w:pPr>
      <w:del w:id="6941" w:author="fauzan" w:date="2022-08-07T17:59:00Z">
        <w:r>
          <w:rPr>
            <w:rFonts w:ascii="Courier New" w:hAnsi="Courier New" w:cs="Courier New"/>
            <w:sz w:val="20"/>
            <w:szCs w:val="20"/>
            <w:rPrChange w:id="6942" w:author="muhammad fauzan" w:date="2022-08-04T12:47:00Z">
              <w:rPr/>
            </w:rPrChange>
          </w:rPr>
          <w:delText xml:space="preserve">    for data in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43" w:author="fauzan" w:date="2022-08-07T17:59:00Z"/>
          <w:rFonts w:ascii="Courier New" w:hAnsi="Courier New" w:cs="Courier New"/>
          <w:sz w:val="20"/>
          <w:szCs w:val="20"/>
          <w:rPrChange w:id="6944" w:author="muhammad fauzan" w:date="2022-08-04T12:47:00Z">
            <w:rPr>
              <w:del w:id="6945" w:author="fauzan" w:date="2022-08-07T17:59:00Z"/>
            </w:rPr>
          </w:rPrChange>
        </w:rPr>
      </w:pPr>
      <w:del w:id="6946" w:author="fauzan" w:date="2022-08-07T17:59:00Z">
        <w:r>
          <w:rPr>
            <w:rFonts w:ascii="Courier New" w:hAnsi="Courier New" w:cs="Courier New"/>
            <w:sz w:val="20"/>
            <w:szCs w:val="20"/>
            <w:rPrChange w:id="6947" w:author="muhammad fauzan" w:date="2022-08-04T12:47:00Z">
              <w:rPr/>
            </w:rPrChange>
          </w:rPr>
          <w:delText xml:space="preserve">        IsMatch = False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48" w:author="fauzan" w:date="2022-08-07T17:59:00Z"/>
          <w:rFonts w:ascii="Courier New" w:hAnsi="Courier New" w:cs="Courier New"/>
          <w:sz w:val="20"/>
          <w:szCs w:val="20"/>
          <w:rPrChange w:id="6949" w:author="muhammad fauzan" w:date="2022-08-04T12:47:00Z">
            <w:rPr>
              <w:del w:id="6950" w:author="fauzan" w:date="2022-08-07T17:59:00Z"/>
            </w:rPr>
          </w:rPrChange>
        </w:rPr>
      </w:pPr>
      <w:del w:id="6951" w:author="fauzan" w:date="2022-08-07T17:59:00Z">
        <w:r>
          <w:rPr>
            <w:rFonts w:ascii="Courier New" w:hAnsi="Courier New" w:cs="Courier New"/>
            <w:sz w:val="20"/>
            <w:szCs w:val="20"/>
            <w:rPrChange w:id="6952" w:author="muhammad fauzan" w:date="2022-08-04T12:47:00Z">
              <w:rPr/>
            </w:rPrChange>
          </w:rPr>
          <w:delText xml:space="preserve">        # ambil data 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53" w:author="fauzan" w:date="2022-08-07T17:59:00Z"/>
          <w:rFonts w:ascii="Courier New" w:hAnsi="Courier New" w:cs="Courier New"/>
          <w:sz w:val="20"/>
          <w:szCs w:val="20"/>
          <w:rPrChange w:id="6954" w:author="muhammad fauzan" w:date="2022-08-04T12:47:00Z">
            <w:rPr>
              <w:del w:id="6955" w:author="fauzan" w:date="2022-08-07T17:59:00Z"/>
            </w:rPr>
          </w:rPrChange>
        </w:rPr>
      </w:pPr>
      <w:del w:id="6956" w:author="fauzan" w:date="2022-08-07T17:59:00Z">
        <w:r>
          <w:rPr>
            <w:rFonts w:ascii="Courier New" w:hAnsi="Courier New" w:cs="Courier New"/>
            <w:sz w:val="20"/>
            <w:szCs w:val="20"/>
            <w:rPrChange w:id="6957" w:author="muhammad fauzan" w:date="2022-08-04T12:47:00Z">
              <w:rPr/>
            </w:rPrChange>
          </w:rPr>
          <w:delText xml:space="preserve">        for i in range(len(temp)):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58" w:author="fauzan" w:date="2022-08-07T17:59:00Z"/>
          <w:rFonts w:ascii="Courier New" w:hAnsi="Courier New" w:cs="Courier New"/>
          <w:sz w:val="20"/>
          <w:szCs w:val="20"/>
          <w:rPrChange w:id="6959" w:author="muhammad fauzan" w:date="2022-08-04T12:47:00Z">
            <w:rPr>
              <w:del w:id="6960" w:author="fauzan" w:date="2022-08-07T17:59:00Z"/>
            </w:rPr>
          </w:rPrChange>
        </w:rPr>
      </w:pPr>
      <w:del w:id="6961" w:author="fauzan" w:date="2022-08-07T17:59:00Z">
        <w:r>
          <w:rPr>
            <w:rFonts w:ascii="Courier New" w:hAnsi="Courier New" w:cs="Courier New"/>
            <w:sz w:val="20"/>
            <w:szCs w:val="20"/>
            <w:rPrChange w:id="6962" w:author="muhammad fauzan" w:date="2022-08-04T12:47:00Z">
              <w:rPr/>
            </w:rPrChange>
          </w:rPr>
          <w:delText xml:space="preserve">            if temp[i] == data.tanggal: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63" w:author="fauzan" w:date="2022-08-07T17:59:00Z"/>
          <w:rFonts w:ascii="Courier New" w:hAnsi="Courier New" w:cs="Courier New"/>
          <w:sz w:val="20"/>
          <w:szCs w:val="20"/>
          <w:rPrChange w:id="6964" w:author="muhammad fauzan" w:date="2022-08-04T12:47:00Z">
            <w:rPr>
              <w:del w:id="6965" w:author="fauzan" w:date="2022-08-07T17:59:00Z"/>
            </w:rPr>
          </w:rPrChange>
        </w:rPr>
      </w:pPr>
      <w:del w:id="6966" w:author="fauzan" w:date="2022-08-07T17:59:00Z">
        <w:r>
          <w:rPr>
            <w:rFonts w:ascii="Courier New" w:hAnsi="Courier New" w:cs="Courier New"/>
            <w:sz w:val="20"/>
            <w:szCs w:val="20"/>
            <w:rPrChange w:id="6967" w:author="muhammad fauzan" w:date="2022-08-04T12:47:00Z">
              <w:rPr/>
            </w:rPrChange>
          </w:rPr>
          <w:delText xml:space="preserve">                IsMatch = True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68" w:author="fauzan" w:date="2022-08-07T17:59:00Z"/>
          <w:rFonts w:ascii="Courier New" w:hAnsi="Courier New" w:cs="Courier New"/>
          <w:sz w:val="20"/>
          <w:szCs w:val="20"/>
          <w:rPrChange w:id="6969" w:author="muhammad fauzan" w:date="2022-08-04T12:47:00Z">
            <w:rPr>
              <w:del w:id="6970" w:author="fauzan" w:date="2022-08-07T17:59:00Z"/>
            </w:rPr>
          </w:rPrChange>
        </w:rPr>
      </w:pPr>
      <w:del w:id="6971" w:author="fauzan" w:date="2022-08-07T17:59:00Z">
        <w:r>
          <w:rPr>
            <w:rFonts w:ascii="Courier New" w:hAnsi="Courier New" w:cs="Courier New"/>
            <w:sz w:val="20"/>
            <w:szCs w:val="20"/>
            <w:rPrChange w:id="6972" w:author="muhammad fauzan" w:date="2022-08-04T12:47:00Z">
              <w:rPr/>
            </w:rPrChange>
          </w:rPr>
          <w:delText xml:space="preserve">        if IsMatch:</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73" w:author="fauzan" w:date="2022-08-07T17:59:00Z"/>
          <w:rFonts w:ascii="Courier New" w:hAnsi="Courier New" w:cs="Courier New"/>
          <w:sz w:val="20"/>
          <w:szCs w:val="20"/>
          <w:rPrChange w:id="6974" w:author="muhammad fauzan" w:date="2022-08-04T12:47:00Z">
            <w:rPr>
              <w:del w:id="6975" w:author="fauzan" w:date="2022-08-07T17:59:00Z"/>
            </w:rPr>
          </w:rPrChange>
        </w:rPr>
      </w:pPr>
      <w:del w:id="6976" w:author="fauzan" w:date="2022-08-07T17:59:00Z">
        <w:r>
          <w:rPr>
            <w:rFonts w:ascii="Courier New" w:hAnsi="Courier New" w:cs="Courier New"/>
            <w:sz w:val="20"/>
            <w:szCs w:val="20"/>
            <w:rPrChange w:id="6977" w:author="muhammad fauzan" w:date="2022-08-04T12:47:00Z">
              <w:rPr/>
            </w:rPrChange>
          </w:rPr>
          <w:delText xml:space="preserve">            continue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78" w:author="fauzan" w:date="2022-08-07T17:59:00Z"/>
          <w:rFonts w:ascii="Courier New" w:hAnsi="Courier New" w:cs="Courier New"/>
          <w:sz w:val="20"/>
          <w:szCs w:val="20"/>
          <w:rPrChange w:id="6979" w:author="muhammad fauzan" w:date="2022-08-04T12:47:00Z">
            <w:rPr>
              <w:del w:id="6980" w:author="fauzan" w:date="2022-08-07T17:59:00Z"/>
            </w:rPr>
          </w:rPrChange>
        </w:rPr>
      </w:pPr>
      <w:del w:id="6981" w:author="fauzan" w:date="2022-08-07T17:59:00Z">
        <w:r>
          <w:rPr>
            <w:rFonts w:ascii="Courier New" w:hAnsi="Courier New" w:cs="Courier New"/>
            <w:sz w:val="20"/>
            <w:szCs w:val="20"/>
            <w:rPrChange w:id="6982" w:author="muhammad fauzan" w:date="2022-08-04T12:47:00Z">
              <w:rPr/>
            </w:rPrChange>
          </w:rPr>
          <w:delText xml:space="preserve">        else: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83" w:author="fauzan" w:date="2022-08-07T17:59:00Z"/>
          <w:rFonts w:ascii="Courier New" w:hAnsi="Courier New" w:cs="Courier New"/>
          <w:sz w:val="20"/>
          <w:szCs w:val="20"/>
          <w:rPrChange w:id="6984" w:author="muhammad fauzan" w:date="2022-08-04T12:47:00Z">
            <w:rPr>
              <w:del w:id="6985" w:author="fauzan" w:date="2022-08-07T17:59:00Z"/>
            </w:rPr>
          </w:rPrChange>
        </w:rPr>
      </w:pPr>
      <w:del w:id="6986" w:author="fauzan" w:date="2022-08-07T17:59:00Z">
        <w:r>
          <w:rPr>
            <w:rFonts w:ascii="Courier New" w:hAnsi="Courier New" w:cs="Courier New"/>
            <w:sz w:val="20"/>
            <w:szCs w:val="20"/>
            <w:rPrChange w:id="6987" w:author="muhammad fauzan" w:date="2022-08-04T12:47:00Z">
              <w:rPr/>
            </w:rPrChange>
          </w:rPr>
          <w:delText xml:space="preserve">            temp.append(data.tanggal)</w:delText>
        </w:r>
      </w:del>
    </w:p>
    <w:p w:rsidR="00222167" w:rsidRPr="00222167" w:rsidRDefault="00222167">
      <w:pPr>
        <w:pStyle w:val="ListParagraph"/>
        <w:pBdr>
          <w:top w:val="single" w:sz="4" w:space="1" w:color="auto"/>
          <w:left w:val="single" w:sz="4" w:space="4" w:color="auto"/>
          <w:bottom w:val="single" w:sz="4" w:space="1" w:color="auto"/>
          <w:right w:val="single" w:sz="4" w:space="4" w:color="auto"/>
        </w:pBdr>
        <w:spacing w:line="240" w:lineRule="auto"/>
        <w:ind w:left="0"/>
        <w:rPr>
          <w:del w:id="6988" w:author="fauzan" w:date="2022-08-07T17:59:00Z"/>
          <w:rFonts w:ascii="Courier New" w:hAnsi="Courier New" w:cs="Courier New"/>
          <w:sz w:val="20"/>
          <w:szCs w:val="20"/>
          <w:rPrChange w:id="6989" w:author="muhammad fauzan" w:date="2022-08-04T12:47:00Z">
            <w:rPr>
              <w:del w:id="6990" w:author="fauzan" w:date="2022-08-07T17:59:00Z"/>
            </w:rPr>
          </w:rPrChange>
        </w:rPr>
      </w:pPr>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91" w:author="fauzan" w:date="2022-08-07T17:59:00Z"/>
          <w:rFonts w:ascii="Courier New" w:hAnsi="Courier New" w:cs="Courier New"/>
          <w:sz w:val="20"/>
          <w:szCs w:val="20"/>
          <w:rPrChange w:id="6992" w:author="muhammad fauzan" w:date="2022-08-04T12:47:00Z">
            <w:rPr>
              <w:del w:id="6993" w:author="fauzan" w:date="2022-08-07T17:59:00Z"/>
            </w:rPr>
          </w:rPrChange>
        </w:rPr>
      </w:pPr>
      <w:del w:id="6994" w:author="fauzan" w:date="2022-08-07T17:59:00Z">
        <w:r>
          <w:rPr>
            <w:rFonts w:ascii="Courier New" w:hAnsi="Courier New" w:cs="Courier New"/>
            <w:sz w:val="20"/>
            <w:szCs w:val="20"/>
            <w:rPrChange w:id="6995" w:author="muhammad fauzan" w:date="2022-08-04T12:47:00Z">
              <w:rPr/>
            </w:rPrChange>
          </w:rPr>
          <w:delText xml:space="preserve">    # looping untuk mengambil data nama dari data 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6996" w:author="fauzan" w:date="2022-08-07T17:59:00Z"/>
          <w:rFonts w:ascii="Courier New" w:hAnsi="Courier New" w:cs="Courier New"/>
          <w:sz w:val="20"/>
          <w:szCs w:val="20"/>
          <w:rPrChange w:id="6997" w:author="muhammad fauzan" w:date="2022-08-04T12:47:00Z">
            <w:rPr>
              <w:del w:id="6998" w:author="fauzan" w:date="2022-08-07T17:59:00Z"/>
            </w:rPr>
          </w:rPrChange>
        </w:rPr>
      </w:pPr>
      <w:del w:id="6999" w:author="fauzan" w:date="2022-08-07T17:59:00Z">
        <w:r>
          <w:rPr>
            <w:rFonts w:ascii="Courier New" w:hAnsi="Courier New" w:cs="Courier New"/>
            <w:sz w:val="20"/>
            <w:szCs w:val="20"/>
            <w:rPrChange w:id="7000" w:author="muhammad fauzan" w:date="2022-08-04T12:47:00Z">
              <w:rPr/>
            </w:rPrChange>
          </w:rPr>
          <w:delText xml:space="preserve">    for toko in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01" w:author="fauzan" w:date="2022-08-07T17:59:00Z"/>
          <w:rFonts w:ascii="Courier New" w:hAnsi="Courier New" w:cs="Courier New"/>
          <w:sz w:val="20"/>
          <w:szCs w:val="20"/>
          <w:rPrChange w:id="7002" w:author="muhammad fauzan" w:date="2022-08-04T12:47:00Z">
            <w:rPr>
              <w:del w:id="7003" w:author="fauzan" w:date="2022-08-07T17:59:00Z"/>
            </w:rPr>
          </w:rPrChange>
        </w:rPr>
      </w:pPr>
      <w:del w:id="7004" w:author="fauzan" w:date="2022-08-07T17:59:00Z">
        <w:r>
          <w:rPr>
            <w:rFonts w:ascii="Courier New" w:hAnsi="Courier New" w:cs="Courier New"/>
            <w:sz w:val="20"/>
            <w:szCs w:val="20"/>
            <w:rPrChange w:id="7005" w:author="muhammad fauzan" w:date="2022-08-04T12:47:00Z">
              <w:rPr/>
            </w:rPrChange>
          </w:rPr>
          <w:delText xml:space="preserve">        if toko.kode == kode: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06" w:author="fauzan" w:date="2022-08-07T17:59:00Z"/>
          <w:rFonts w:ascii="Courier New" w:hAnsi="Courier New" w:cs="Courier New"/>
          <w:sz w:val="20"/>
          <w:szCs w:val="20"/>
          <w:rPrChange w:id="7007" w:author="muhammad fauzan" w:date="2022-08-04T12:47:00Z">
            <w:rPr>
              <w:del w:id="7008" w:author="fauzan" w:date="2022-08-07T17:59:00Z"/>
            </w:rPr>
          </w:rPrChange>
        </w:rPr>
      </w:pPr>
      <w:del w:id="7009" w:author="fauzan" w:date="2022-08-07T17:59:00Z">
        <w:r>
          <w:rPr>
            <w:rFonts w:ascii="Courier New" w:hAnsi="Courier New" w:cs="Courier New"/>
            <w:sz w:val="20"/>
            <w:szCs w:val="20"/>
            <w:rPrChange w:id="7010" w:author="muhammad fauzan" w:date="2022-08-04T12:47:00Z">
              <w:rPr/>
            </w:rPrChange>
          </w:rPr>
          <w:delText xml:space="preserve">            nama_toko = toko.nama</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11" w:author="fauzan" w:date="2022-08-07T17:59:00Z"/>
          <w:rFonts w:ascii="Courier New" w:hAnsi="Courier New" w:cs="Courier New"/>
          <w:sz w:val="20"/>
          <w:szCs w:val="20"/>
          <w:rPrChange w:id="7012" w:author="muhammad fauzan" w:date="2022-08-04T12:47:00Z">
            <w:rPr>
              <w:del w:id="7013" w:author="fauzan" w:date="2022-08-07T17:59:00Z"/>
            </w:rPr>
          </w:rPrChange>
        </w:rPr>
      </w:pPr>
      <w:del w:id="7014" w:author="fauzan" w:date="2022-08-07T17:59:00Z">
        <w:r>
          <w:rPr>
            <w:rFonts w:ascii="Courier New" w:hAnsi="Courier New" w:cs="Courier New"/>
            <w:sz w:val="20"/>
            <w:szCs w:val="20"/>
            <w:rPrChange w:id="7015" w:author="muhammad fauzan" w:date="2022-08-04T12:47:00Z">
              <w:rPr/>
            </w:rPrChange>
          </w:rPr>
          <w:delText xml:space="preserve">    user</w:delText>
        </w:r>
      </w:del>
      <w:ins w:id="7016" w:author="muhammad fauzan" w:date="2022-08-04T18:26:00Z">
        <w:del w:id="7017" w:author="fauzan" w:date="2022-08-07T17:59:00Z">
          <w:r>
            <w:rPr>
              <w:rFonts w:ascii="Courier New" w:hAnsi="Courier New" w:cs="Courier New"/>
              <w:i/>
              <w:sz w:val="20"/>
              <w:szCs w:val="20"/>
            </w:rPr>
            <w:delText>user</w:delText>
          </w:r>
        </w:del>
      </w:ins>
      <w:del w:id="7018" w:author="fauzan" w:date="2022-08-07T17:59:00Z">
        <w:r>
          <w:rPr>
            <w:rFonts w:ascii="Courier New" w:hAnsi="Courier New" w:cs="Courier New"/>
            <w:sz w:val="20"/>
            <w:szCs w:val="20"/>
            <w:rPrChange w:id="7019" w:author="muhammad fauzan" w:date="2022-08-04T12:47:00Z">
              <w:rPr/>
            </w:rPrChange>
          </w:rPr>
          <w:delText xml:space="preserve"> = request.user</w:delText>
        </w:r>
      </w:del>
      <w:ins w:id="7020" w:author="muhammad fauzan" w:date="2022-08-04T18:26:00Z">
        <w:del w:id="7021" w:author="fauzan" w:date="2022-08-07T17:59:00Z">
          <w:r>
            <w:rPr>
              <w:rFonts w:ascii="Courier New" w:hAnsi="Courier New" w:cs="Courier New"/>
              <w:i/>
              <w:sz w:val="20"/>
              <w:szCs w:val="20"/>
            </w:rPr>
            <w:delText>user</w:delText>
          </w:r>
        </w:del>
      </w:ins>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22" w:author="fauzan" w:date="2022-08-07T17:59:00Z"/>
          <w:rFonts w:ascii="Courier New" w:hAnsi="Courier New" w:cs="Courier New"/>
          <w:sz w:val="20"/>
          <w:szCs w:val="20"/>
          <w:rPrChange w:id="7023" w:author="muhammad fauzan" w:date="2022-08-04T12:47:00Z">
            <w:rPr>
              <w:del w:id="7024" w:author="fauzan" w:date="2022-08-07T17:59:00Z"/>
            </w:rPr>
          </w:rPrChange>
        </w:rPr>
      </w:pPr>
      <w:del w:id="7025" w:author="fauzan" w:date="2022-08-07T17:59:00Z">
        <w:r>
          <w:rPr>
            <w:rFonts w:ascii="Courier New" w:hAnsi="Courier New" w:cs="Courier New"/>
            <w:sz w:val="20"/>
            <w:szCs w:val="20"/>
            <w:rPrChange w:id="7026" w:author="muhammad fauzan" w:date="2022-08-04T12:47:00Z">
              <w:rPr/>
            </w:rPrChange>
          </w:rPr>
          <w:delText xml:space="preserve">    for sales in datasales.objects.all():</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27" w:author="fauzan" w:date="2022-08-07T17:59:00Z"/>
          <w:rFonts w:ascii="Courier New" w:hAnsi="Courier New" w:cs="Courier New"/>
          <w:sz w:val="20"/>
          <w:szCs w:val="20"/>
          <w:rPrChange w:id="7028" w:author="muhammad fauzan" w:date="2022-08-04T12:47:00Z">
            <w:rPr>
              <w:del w:id="7029" w:author="fauzan" w:date="2022-08-07T17:59:00Z"/>
            </w:rPr>
          </w:rPrChange>
        </w:rPr>
      </w:pPr>
      <w:del w:id="7030" w:author="fauzan" w:date="2022-08-07T17:59:00Z">
        <w:r>
          <w:rPr>
            <w:rFonts w:ascii="Courier New" w:hAnsi="Courier New" w:cs="Courier New"/>
            <w:sz w:val="20"/>
            <w:szCs w:val="20"/>
            <w:rPrChange w:id="7031" w:author="muhammad fauzan" w:date="2022-08-04T12:47:00Z">
              <w:rPr/>
            </w:rPrChange>
          </w:rPr>
          <w:delText xml:space="preserve">        if sales.nik == user</w:delText>
        </w:r>
      </w:del>
      <w:ins w:id="7032" w:author="muhammad fauzan" w:date="2022-08-04T18:26:00Z">
        <w:del w:id="7033" w:author="fauzan" w:date="2022-08-07T17:59:00Z">
          <w:r>
            <w:rPr>
              <w:rFonts w:ascii="Courier New" w:hAnsi="Courier New" w:cs="Courier New"/>
              <w:i/>
              <w:sz w:val="20"/>
              <w:szCs w:val="20"/>
            </w:rPr>
            <w:delText>user</w:delText>
          </w:r>
        </w:del>
      </w:ins>
      <w:del w:id="7034" w:author="fauzan" w:date="2022-08-07T17:59:00Z">
        <w:r>
          <w:rPr>
            <w:rFonts w:ascii="Courier New" w:hAnsi="Courier New" w:cs="Courier New"/>
            <w:sz w:val="20"/>
            <w:szCs w:val="20"/>
            <w:rPrChange w:id="7035" w:author="muhammad fauzan" w:date="2022-08-04T12:47:00Z">
              <w:rPr/>
            </w:rPrChange>
          </w:rPr>
          <w:delText>.user</w:delText>
        </w:r>
      </w:del>
      <w:ins w:id="7036" w:author="muhammad fauzan" w:date="2022-08-04T18:26:00Z">
        <w:del w:id="7037" w:author="fauzan" w:date="2022-08-07T17:59:00Z">
          <w:r>
            <w:rPr>
              <w:rFonts w:ascii="Courier New" w:hAnsi="Courier New" w:cs="Courier New"/>
              <w:i/>
              <w:sz w:val="20"/>
              <w:szCs w:val="20"/>
            </w:rPr>
            <w:delText>user</w:delText>
          </w:r>
        </w:del>
      </w:ins>
      <w:del w:id="7038" w:author="fauzan" w:date="2022-08-07T17:59:00Z">
        <w:r>
          <w:rPr>
            <w:rFonts w:ascii="Courier New" w:hAnsi="Courier New" w:cs="Courier New"/>
            <w:sz w:val="20"/>
            <w:szCs w:val="20"/>
            <w:rPrChange w:id="7039" w:author="muhammad fauzan" w:date="2022-08-04T12:47:00Z">
              <w:rPr/>
            </w:rPrChange>
          </w:rPr>
          <w:delText>name:</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40" w:author="fauzan" w:date="2022-08-07T17:59:00Z"/>
          <w:rFonts w:ascii="Courier New" w:hAnsi="Courier New" w:cs="Courier New"/>
          <w:sz w:val="20"/>
          <w:szCs w:val="20"/>
          <w:rPrChange w:id="7041" w:author="muhammad fauzan" w:date="2022-08-04T12:47:00Z">
            <w:rPr>
              <w:del w:id="7042" w:author="fauzan" w:date="2022-08-07T17:59:00Z"/>
            </w:rPr>
          </w:rPrChange>
        </w:rPr>
      </w:pPr>
      <w:del w:id="7043" w:author="fauzan" w:date="2022-08-07T17:59:00Z">
        <w:r>
          <w:rPr>
            <w:rFonts w:ascii="Courier New" w:hAnsi="Courier New" w:cs="Courier New"/>
            <w:sz w:val="20"/>
            <w:szCs w:val="20"/>
            <w:rPrChange w:id="7044" w:author="muhammad fauzan" w:date="2022-08-04T12:47:00Z">
              <w:rPr/>
            </w:rPrChange>
          </w:rPr>
          <w:delText xml:space="preserve">            user</w:delText>
        </w:r>
      </w:del>
      <w:ins w:id="7045" w:author="muhammad fauzan" w:date="2022-08-04T18:26:00Z">
        <w:del w:id="7046" w:author="fauzan" w:date="2022-08-07T17:59:00Z">
          <w:r>
            <w:rPr>
              <w:rFonts w:ascii="Courier New" w:hAnsi="Courier New" w:cs="Courier New"/>
              <w:i/>
              <w:sz w:val="20"/>
              <w:szCs w:val="20"/>
            </w:rPr>
            <w:delText>user</w:delText>
          </w:r>
        </w:del>
      </w:ins>
      <w:del w:id="7047" w:author="fauzan" w:date="2022-08-07T17:59:00Z">
        <w:r>
          <w:rPr>
            <w:rFonts w:ascii="Courier New" w:hAnsi="Courier New" w:cs="Courier New"/>
            <w:sz w:val="20"/>
            <w:szCs w:val="20"/>
            <w:rPrChange w:id="7048" w:author="muhammad fauzan" w:date="2022-08-04T12:47:00Z">
              <w:rPr/>
            </w:rPrChange>
          </w:rPr>
          <w:delText xml:space="preserve"> = sales.nama</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49" w:author="fauzan" w:date="2022-08-07T17:59:00Z"/>
          <w:rFonts w:ascii="Courier New" w:hAnsi="Courier New" w:cs="Courier New"/>
          <w:sz w:val="20"/>
          <w:szCs w:val="20"/>
          <w:rPrChange w:id="7050" w:author="muhammad fauzan" w:date="2022-08-04T12:47:00Z">
            <w:rPr>
              <w:del w:id="7051" w:author="fauzan" w:date="2022-08-07T17:59:00Z"/>
            </w:rPr>
          </w:rPrChange>
        </w:rPr>
      </w:pPr>
      <w:del w:id="7052" w:author="fauzan" w:date="2022-08-07T17:59:00Z">
        <w:r>
          <w:rPr>
            <w:rFonts w:ascii="Courier New" w:hAnsi="Courier New" w:cs="Courier New"/>
            <w:sz w:val="20"/>
            <w:szCs w:val="20"/>
            <w:rPrChange w:id="7053" w:author="muhammad fauzan" w:date="2022-08-04T12:47:00Z">
              <w:rPr/>
            </w:rPrChange>
          </w:rPr>
          <w:delText xml:space="preserve">    konteks = {</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54" w:author="fauzan" w:date="2022-08-07T17:59:00Z"/>
          <w:rFonts w:ascii="Courier New" w:hAnsi="Courier New" w:cs="Courier New"/>
          <w:sz w:val="20"/>
          <w:szCs w:val="20"/>
          <w:rPrChange w:id="7055" w:author="muhammad fauzan" w:date="2022-08-04T12:47:00Z">
            <w:rPr>
              <w:del w:id="7056" w:author="fauzan" w:date="2022-08-07T17:59:00Z"/>
            </w:rPr>
          </w:rPrChange>
        </w:rPr>
      </w:pPr>
      <w:del w:id="7057" w:author="fauzan" w:date="2022-08-07T17:59:00Z">
        <w:r>
          <w:rPr>
            <w:rFonts w:ascii="Courier New" w:hAnsi="Courier New" w:cs="Courier New"/>
            <w:sz w:val="20"/>
            <w:szCs w:val="20"/>
            <w:rPrChange w:id="7058" w:author="muhammad fauzan" w:date="2022-08-04T12:47:00Z">
              <w:rPr/>
            </w:rPrChange>
          </w:rPr>
          <w:delText xml:space="preserve">        "data_distribusi": data_distribusi,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59" w:author="fauzan" w:date="2022-08-07T17:59:00Z"/>
          <w:rFonts w:ascii="Courier New" w:hAnsi="Courier New" w:cs="Courier New"/>
          <w:sz w:val="20"/>
          <w:szCs w:val="20"/>
          <w:rPrChange w:id="7060" w:author="muhammad fauzan" w:date="2022-08-04T12:47:00Z">
            <w:rPr>
              <w:del w:id="7061" w:author="fauzan" w:date="2022-08-07T17:59:00Z"/>
            </w:rPr>
          </w:rPrChange>
        </w:rPr>
      </w:pPr>
      <w:del w:id="7062" w:author="fauzan" w:date="2022-08-07T17:59:00Z">
        <w:r>
          <w:rPr>
            <w:rFonts w:ascii="Courier New" w:hAnsi="Courier New" w:cs="Courier New"/>
            <w:sz w:val="20"/>
            <w:szCs w:val="20"/>
            <w:rPrChange w:id="7063" w:author="muhammad fauzan" w:date="2022-08-04T12:47:00Z">
              <w:rPr/>
            </w:rPrChange>
          </w:rPr>
          <w:delText xml:space="preserve">        "data_toko": data_toko,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64" w:author="fauzan" w:date="2022-08-07T17:59:00Z"/>
          <w:rFonts w:ascii="Courier New" w:hAnsi="Courier New" w:cs="Courier New"/>
          <w:sz w:val="20"/>
          <w:szCs w:val="20"/>
          <w:rPrChange w:id="7065" w:author="muhammad fauzan" w:date="2022-08-04T12:47:00Z">
            <w:rPr>
              <w:del w:id="7066" w:author="fauzan" w:date="2022-08-07T17:59:00Z"/>
            </w:rPr>
          </w:rPrChange>
        </w:rPr>
      </w:pPr>
      <w:del w:id="7067" w:author="fauzan" w:date="2022-08-07T17:59:00Z">
        <w:r>
          <w:rPr>
            <w:rFonts w:ascii="Courier New" w:hAnsi="Courier New" w:cs="Courier New"/>
            <w:sz w:val="20"/>
            <w:szCs w:val="20"/>
            <w:rPrChange w:id="7068" w:author="muhammad fauzan" w:date="2022-08-04T12:47:00Z">
              <w:rPr/>
            </w:rPrChange>
          </w:rPr>
          <w:delText xml:space="preserve">        "data_roti": roti,</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69" w:author="fauzan" w:date="2022-08-07T17:59:00Z"/>
          <w:rFonts w:ascii="Courier New" w:hAnsi="Courier New" w:cs="Courier New"/>
          <w:sz w:val="20"/>
          <w:szCs w:val="20"/>
          <w:rPrChange w:id="7070" w:author="muhammad fauzan" w:date="2022-08-04T12:47:00Z">
            <w:rPr>
              <w:del w:id="7071" w:author="fauzan" w:date="2022-08-07T17:59:00Z"/>
            </w:rPr>
          </w:rPrChange>
        </w:rPr>
      </w:pPr>
      <w:del w:id="7072" w:author="fauzan" w:date="2022-08-07T17:59:00Z">
        <w:r>
          <w:rPr>
            <w:rFonts w:ascii="Courier New" w:hAnsi="Courier New" w:cs="Courier New"/>
            <w:sz w:val="20"/>
            <w:szCs w:val="20"/>
            <w:rPrChange w:id="7073" w:author="muhammad fauzan" w:date="2022-08-04T12:47:00Z">
              <w:rPr/>
            </w:rPrChange>
          </w:rPr>
          <w:delText xml:space="preserve">        "nama_toko": "Toko " + nama_toko,</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74" w:author="fauzan" w:date="2022-08-07T17:59:00Z"/>
          <w:rFonts w:ascii="Courier New" w:hAnsi="Courier New" w:cs="Courier New"/>
          <w:sz w:val="20"/>
          <w:szCs w:val="20"/>
          <w:rPrChange w:id="7075" w:author="muhammad fauzan" w:date="2022-08-04T12:47:00Z">
            <w:rPr>
              <w:del w:id="7076" w:author="fauzan" w:date="2022-08-07T17:59:00Z"/>
            </w:rPr>
          </w:rPrChange>
        </w:rPr>
      </w:pPr>
      <w:del w:id="7077" w:author="fauzan" w:date="2022-08-07T17:59:00Z">
        <w:r>
          <w:rPr>
            <w:rFonts w:ascii="Courier New" w:hAnsi="Courier New" w:cs="Courier New"/>
            <w:sz w:val="20"/>
            <w:szCs w:val="20"/>
            <w:rPrChange w:id="7078" w:author="muhammad fauzan" w:date="2022-08-04T12:47:00Z">
              <w:rPr/>
            </w:rPrChange>
          </w:rPr>
          <w:delText xml:space="preserve">        "temp": temp,</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79" w:author="fauzan" w:date="2022-08-07T17:59:00Z"/>
          <w:rFonts w:ascii="Courier New" w:hAnsi="Courier New" w:cs="Courier New"/>
          <w:sz w:val="20"/>
          <w:szCs w:val="20"/>
          <w:rPrChange w:id="7080" w:author="muhammad fauzan" w:date="2022-08-04T12:47:00Z">
            <w:rPr>
              <w:del w:id="7081" w:author="fauzan" w:date="2022-08-07T17:59:00Z"/>
            </w:rPr>
          </w:rPrChange>
        </w:rPr>
      </w:pPr>
      <w:del w:id="7082" w:author="fauzan" w:date="2022-08-07T17:59:00Z">
        <w:r>
          <w:rPr>
            <w:rFonts w:ascii="Courier New" w:hAnsi="Courier New" w:cs="Courier New"/>
            <w:sz w:val="20"/>
            <w:szCs w:val="20"/>
            <w:rPrChange w:id="7083" w:author="muhammad fauzan" w:date="2022-08-04T12:47:00Z">
              <w:rPr/>
            </w:rPrChange>
          </w:rPr>
          <w:delText xml:space="preserve">        "hasil": data_dropping,</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84" w:author="fauzan" w:date="2022-08-07T17:59:00Z"/>
          <w:rFonts w:ascii="Courier New" w:hAnsi="Courier New" w:cs="Courier New"/>
          <w:sz w:val="20"/>
          <w:szCs w:val="20"/>
          <w:rPrChange w:id="7085" w:author="muhammad fauzan" w:date="2022-08-04T12:47:00Z">
            <w:rPr>
              <w:del w:id="7086" w:author="fauzan" w:date="2022-08-07T17:59:00Z"/>
            </w:rPr>
          </w:rPrChange>
        </w:rPr>
      </w:pPr>
      <w:del w:id="7087" w:author="fauzan" w:date="2022-08-07T17:59:00Z">
        <w:r>
          <w:rPr>
            <w:rFonts w:ascii="Courier New" w:hAnsi="Courier New" w:cs="Courier New"/>
            <w:sz w:val="20"/>
            <w:szCs w:val="20"/>
            <w:rPrChange w:id="7088" w:author="muhammad fauzan" w:date="2022-08-04T12:47:00Z">
              <w:rPr/>
            </w:rPrChange>
          </w:rPr>
          <w:delText xml:space="preserve">        "user</w:delText>
        </w:r>
      </w:del>
      <w:ins w:id="7089" w:author="muhammad fauzan" w:date="2022-08-04T18:26:00Z">
        <w:del w:id="7090" w:author="fauzan" w:date="2022-08-07T17:59:00Z">
          <w:r>
            <w:rPr>
              <w:rFonts w:ascii="Courier New" w:hAnsi="Courier New" w:cs="Courier New"/>
              <w:i/>
              <w:sz w:val="20"/>
              <w:szCs w:val="20"/>
            </w:rPr>
            <w:delText>user</w:delText>
          </w:r>
        </w:del>
      </w:ins>
      <w:del w:id="7091" w:author="fauzan" w:date="2022-08-07T17:59:00Z">
        <w:r>
          <w:rPr>
            <w:rFonts w:ascii="Courier New" w:hAnsi="Courier New" w:cs="Courier New"/>
            <w:sz w:val="20"/>
            <w:szCs w:val="20"/>
            <w:rPrChange w:id="7092" w:author="muhammad fauzan" w:date="2022-08-04T12:47:00Z">
              <w:rPr/>
            </w:rPrChange>
          </w:rPr>
          <w:delText>": user</w:delText>
        </w:r>
      </w:del>
      <w:ins w:id="7093" w:author="muhammad fauzan" w:date="2022-08-04T18:26:00Z">
        <w:del w:id="7094" w:author="fauzan" w:date="2022-08-07T17:59:00Z">
          <w:r>
            <w:rPr>
              <w:rFonts w:ascii="Courier New" w:hAnsi="Courier New" w:cs="Courier New"/>
              <w:i/>
              <w:sz w:val="20"/>
              <w:szCs w:val="20"/>
            </w:rPr>
            <w:delText>user</w:delText>
          </w:r>
        </w:del>
      </w:ins>
      <w:del w:id="7095" w:author="fauzan" w:date="2022-08-07T17:59:00Z">
        <w:r>
          <w:rPr>
            <w:rFonts w:ascii="Courier New" w:hAnsi="Courier New" w:cs="Courier New"/>
            <w:sz w:val="20"/>
            <w:szCs w:val="20"/>
            <w:rPrChange w:id="7096" w:author="muhammad fauzan" w:date="2022-08-04T12:47:00Z">
              <w:rPr/>
            </w:rPrChange>
          </w:rPr>
          <w:delText>,</w:delText>
        </w:r>
      </w:del>
    </w:p>
    <w:p w:rsidR="00222167" w:rsidRP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097" w:author="fauzan" w:date="2022-08-07T17:59:00Z"/>
          <w:rFonts w:ascii="Courier New" w:hAnsi="Courier New" w:cs="Courier New"/>
          <w:sz w:val="20"/>
          <w:szCs w:val="20"/>
          <w:rPrChange w:id="7098" w:author="muhammad fauzan" w:date="2022-08-04T12:47:00Z">
            <w:rPr>
              <w:del w:id="7099" w:author="fauzan" w:date="2022-08-07T17:59:00Z"/>
            </w:rPr>
          </w:rPrChange>
        </w:rPr>
      </w:pPr>
      <w:del w:id="7100" w:author="fauzan" w:date="2022-08-07T17:59:00Z">
        <w:r>
          <w:rPr>
            <w:rFonts w:ascii="Courier New" w:hAnsi="Courier New" w:cs="Courier New"/>
            <w:sz w:val="20"/>
            <w:szCs w:val="20"/>
            <w:rPrChange w:id="7101" w:author="muhammad fauzan" w:date="2022-08-04T12:47:00Z">
              <w:rPr/>
            </w:rPrChange>
          </w:rPr>
          <w:delText xml:space="preserve">    }</w:delText>
        </w:r>
      </w:del>
    </w:p>
    <w:p w:rsidR="00222167" w:rsidRDefault="008B3912">
      <w:pPr>
        <w:pStyle w:val="ListParagraph"/>
        <w:pBdr>
          <w:top w:val="single" w:sz="4" w:space="1" w:color="auto"/>
          <w:left w:val="single" w:sz="4" w:space="4" w:color="auto"/>
          <w:bottom w:val="single" w:sz="4" w:space="1" w:color="auto"/>
          <w:right w:val="single" w:sz="4" w:space="4" w:color="auto"/>
        </w:pBdr>
        <w:spacing w:line="240" w:lineRule="auto"/>
        <w:ind w:left="0"/>
        <w:rPr>
          <w:del w:id="7102" w:author="fauzan" w:date="2022-08-07T17:59:00Z"/>
        </w:rPr>
      </w:pPr>
      <w:del w:id="7103" w:author="fauzan" w:date="2022-08-07T17:59:00Z">
        <w:r>
          <w:rPr>
            <w:rFonts w:ascii="Courier New" w:hAnsi="Courier New" w:cs="Courier New"/>
            <w:sz w:val="20"/>
            <w:szCs w:val="20"/>
            <w:rPrChange w:id="7104" w:author="muhammad fauzan" w:date="2022-08-04T12:47:00Z">
              <w:rPr/>
            </w:rPrChange>
          </w:rPr>
          <w:delText xml:space="preserve">    return render(request, "distribusi_user</w:delText>
        </w:r>
      </w:del>
      <w:ins w:id="7105" w:author="muhammad fauzan" w:date="2022-08-04T18:26:00Z">
        <w:del w:id="7106" w:author="fauzan" w:date="2022-08-07T17:59:00Z">
          <w:r>
            <w:rPr>
              <w:rFonts w:ascii="Courier New" w:hAnsi="Courier New" w:cs="Courier New"/>
              <w:i/>
              <w:sz w:val="20"/>
              <w:szCs w:val="20"/>
            </w:rPr>
            <w:delText>user</w:delText>
          </w:r>
        </w:del>
      </w:ins>
      <w:del w:id="7107" w:author="fauzan" w:date="2022-08-07T17:59:00Z">
        <w:r>
          <w:rPr>
            <w:rFonts w:ascii="Courier New" w:hAnsi="Courier New" w:cs="Courier New"/>
            <w:sz w:val="20"/>
            <w:szCs w:val="20"/>
            <w:rPrChange w:id="7108" w:author="muhammad fauzan" w:date="2022-08-04T12:47:00Z">
              <w:rPr/>
            </w:rPrChange>
          </w:rPr>
          <w:delText>.html", konteks)</w:delText>
        </w:r>
      </w:del>
    </w:p>
    <w:p w:rsidR="00222167" w:rsidRDefault="008B3912">
      <w:pPr>
        <w:pStyle w:val="ListParagraph"/>
        <w:spacing w:after="160" w:line="259" w:lineRule="auto"/>
        <w:ind w:left="0"/>
        <w:jc w:val="center"/>
        <w:rPr>
          <w:ins w:id="7109" w:author="muhammad fauzan" w:date="2022-08-04T12:49:00Z"/>
          <w:del w:id="7110" w:author="fauzan" w:date="2022-08-07T17:59:00Z"/>
        </w:rPr>
        <w:pPrChange w:id="7111" w:author="fauzan" w:date="2022-08-07T17:59:00Z">
          <w:pPr>
            <w:tabs>
              <w:tab w:val="left" w:pos="6222"/>
            </w:tabs>
            <w:spacing w:after="160" w:line="259" w:lineRule="auto"/>
            <w:jc w:val="center"/>
          </w:pPr>
        </w:pPrChange>
      </w:pPr>
      <w:ins w:id="7112" w:author="muhammad fauzan" w:date="2022-08-04T12:49:00Z">
        <w:del w:id="7113" w:author="fauzan" w:date="2022-08-07T17:59:00Z">
          <w:r>
            <w:delText xml:space="preserve">Gambar 4. </w:delText>
          </w:r>
          <w:r>
            <w:fldChar w:fldCharType="begin"/>
          </w:r>
          <w:r>
            <w:delInstrText xml:space="preserve"> SEQ Gambar_4. \* ARABIC </w:delInstrText>
          </w:r>
          <w:r>
            <w:fldChar w:fldCharType="separate"/>
          </w:r>
          <w:r>
            <w:delText>48</w:delText>
          </w:r>
          <w:r>
            <w:fldChar w:fldCharType="end"/>
          </w:r>
          <w:r>
            <w:delText xml:space="preserve"> </w:delText>
          </w:r>
        </w:del>
      </w:ins>
      <w:ins w:id="7114" w:author="muhammad fauzan" w:date="2022-08-04T17:27:00Z">
        <w:del w:id="7115" w:author="fauzan" w:date="2022-08-07T17:59:00Z">
          <w:r>
            <w:rPr>
              <w:i/>
            </w:rPr>
            <w:delText xml:space="preserve">Source code </w:delText>
          </w:r>
        </w:del>
      </w:ins>
      <w:ins w:id="7116" w:author="muhammad fauzan" w:date="2022-08-04T12:49:00Z">
        <w:del w:id="7117" w:author="fauzan" w:date="2022-08-07T17:59:00Z">
          <w:r>
            <w:delText xml:space="preserve">data dropping pada </w:delText>
          </w:r>
        </w:del>
      </w:ins>
      <w:ins w:id="7118" w:author="muhammad fauzan" w:date="2022-08-04T20:20:00Z">
        <w:del w:id="7119" w:author="fauzan" w:date="2022-08-07T17:59:00Z">
          <w:r>
            <w:rPr>
              <w:i/>
            </w:rPr>
            <w:delText>sales</w:delText>
          </w:r>
        </w:del>
      </w:ins>
      <w:ins w:id="7120" w:author="muhammad fauzan" w:date="2022-08-04T12:49:00Z">
        <w:del w:id="7121" w:author="fauzan" w:date="2022-08-07T17:59:00Z">
          <w:r>
            <w:delText xml:space="preserve"> ketika toko dipilih </w:delText>
          </w:r>
        </w:del>
      </w:ins>
      <w:del w:id="7122" w:author="muhammad fauzan" w:date="2022-08-04T12:49:00Z">
        <w:r>
          <w:delText>aa</w:delText>
        </w:r>
      </w:del>
    </w:p>
    <w:p w:rsidR="00222167" w:rsidRDefault="00222167">
      <w:pPr>
        <w:pStyle w:val="ListParagraph"/>
        <w:spacing w:after="160" w:line="259" w:lineRule="auto"/>
        <w:ind w:left="0"/>
        <w:jc w:val="center"/>
        <w:pPrChange w:id="7123" w:author="fauzan" w:date="2022-08-07T17:59:00Z">
          <w:pPr>
            <w:tabs>
              <w:tab w:val="left" w:pos="6222"/>
            </w:tabs>
            <w:spacing w:after="160" w:line="259" w:lineRule="auto"/>
            <w:jc w:val="center"/>
          </w:pPr>
        </w:pPrChange>
      </w:pPr>
    </w:p>
    <w:p w:rsidR="00222167" w:rsidRDefault="008B3912">
      <w:pPr>
        <w:pStyle w:val="ListParagraph"/>
        <w:numPr>
          <w:ilvl w:val="0"/>
          <w:numId w:val="40"/>
        </w:numPr>
        <w:ind w:left="426" w:hanging="426"/>
      </w:pPr>
      <w:r>
        <w:t xml:space="preserve">Halaman </w:t>
      </w:r>
      <w:ins w:id="7124" w:author="muhammad fauzan" w:date="2022-08-04T20:07:00Z">
        <w:r>
          <w:t>g</w:t>
        </w:r>
      </w:ins>
      <w:del w:id="7125" w:author="muhammad fauzan" w:date="2022-08-04T20:07:00Z">
        <w:r>
          <w:delText>G</w:delText>
        </w:r>
      </w:del>
      <w:r>
        <w:t xml:space="preserve">anti </w:t>
      </w:r>
      <w:del w:id="7126" w:author="muhammad fauzan" w:date="2022-08-04T20:07:00Z">
        <w:r>
          <w:delText>Password</w:delText>
        </w:r>
      </w:del>
      <w:ins w:id="7127" w:author="muhammad fauzan" w:date="2022-08-04T20:07:00Z">
        <w:r>
          <w:rPr>
            <w:i/>
          </w:rPr>
          <w:t>password</w:t>
        </w:r>
      </w:ins>
      <w:r>
        <w:t xml:space="preserve"> </w:t>
      </w:r>
      <w:del w:id="7128" w:author="muhammad fauzan" w:date="2022-08-04T12:50:00Z">
        <w:r>
          <w:delText>Admin</w:delText>
        </w:r>
      </w:del>
      <w:ins w:id="7129" w:author="muhammad fauzan" w:date="2022-08-04T20:20:00Z">
        <w:r>
          <w:rPr>
            <w:i/>
          </w:rPr>
          <w:t>sales</w:t>
        </w:r>
      </w:ins>
    </w:p>
    <w:p w:rsidR="00222167" w:rsidRDefault="008B3912">
      <w:pPr>
        <w:tabs>
          <w:tab w:val="left" w:pos="6222"/>
        </w:tabs>
        <w:spacing w:after="160"/>
        <w:ind w:firstLine="709"/>
        <w:rPr>
          <w:del w:id="7130" w:author="muhammad fauzan" w:date="2022-08-05T02:57:00Z"/>
        </w:rPr>
        <w:pPrChange w:id="7131" w:author="muhammad fauzan" w:date="2022-08-04T12:50:00Z">
          <w:pPr>
            <w:tabs>
              <w:tab w:val="left" w:pos="6222"/>
            </w:tabs>
            <w:spacing w:after="160" w:line="259" w:lineRule="auto"/>
            <w:ind w:left="426"/>
          </w:pPr>
        </w:pPrChange>
      </w:pPr>
      <w:r>
        <w:t xml:space="preserve">Halaman ganti </w:t>
      </w:r>
      <w:del w:id="7132" w:author="muhammad fauzan" w:date="2022-08-04T20:08:00Z">
        <w:r>
          <w:delText>password</w:delText>
        </w:r>
      </w:del>
      <w:ins w:id="7133" w:author="muhammad fauzan" w:date="2022-08-04T20:08:00Z">
        <w:r>
          <w:rPr>
            <w:i/>
          </w:rPr>
          <w:t>password</w:t>
        </w:r>
      </w:ins>
      <w:r>
        <w:t xml:space="preserve"> </w:t>
      </w:r>
      <w:del w:id="7134" w:author="muhammad fauzan" w:date="2022-08-04T12:50:00Z">
        <w:r>
          <w:delText xml:space="preserve">admin </w:delText>
        </w:r>
      </w:del>
      <w:ins w:id="7135" w:author="muhammad fauzan" w:date="2022-08-04T20:20:00Z">
        <w:r>
          <w:rPr>
            <w:i/>
          </w:rPr>
          <w:t>sales</w:t>
        </w:r>
      </w:ins>
      <w:ins w:id="7136" w:author="muhammad fauzan" w:date="2022-08-04T12:50:00Z">
        <w:r>
          <w:t xml:space="preserve"> </w:t>
        </w:r>
      </w:ins>
      <w:r>
        <w:t xml:space="preserve">adalah halaman untuk </w:t>
      </w:r>
      <w:del w:id="7137" w:author="muhammad fauzan" w:date="2022-08-04T12:50:00Z">
        <w:r>
          <w:delText xml:space="preserve">admin </w:delText>
        </w:r>
      </w:del>
      <w:ins w:id="7138" w:author="muhammad fauzan" w:date="2022-08-04T20:20:00Z">
        <w:r>
          <w:rPr>
            <w:i/>
          </w:rPr>
          <w:t>sales</w:t>
        </w:r>
      </w:ins>
      <w:ins w:id="7139" w:author="muhammad fauzan" w:date="2022-08-04T12:50:00Z">
        <w:r>
          <w:t xml:space="preserve"> </w:t>
        </w:r>
      </w:ins>
      <w:r>
        <w:t xml:space="preserve">dapat mengganti </w:t>
      </w:r>
      <w:del w:id="7140" w:author="muhammad fauzan" w:date="2022-08-04T20:08:00Z">
        <w:r>
          <w:delText>password</w:delText>
        </w:r>
      </w:del>
      <w:ins w:id="7141" w:author="muhammad fauzan" w:date="2022-08-04T20:08:00Z">
        <w:r>
          <w:rPr>
            <w:i/>
          </w:rPr>
          <w:t>password</w:t>
        </w:r>
      </w:ins>
      <w:r>
        <w:t xml:space="preserve"> jika seketika ingin mengubah </w:t>
      </w:r>
      <w:del w:id="7142" w:author="muhammad fauzan" w:date="2022-08-04T20:08:00Z">
        <w:r>
          <w:delText>password</w:delText>
        </w:r>
      </w:del>
      <w:ins w:id="7143" w:author="muhammad fauzan" w:date="2022-08-04T20:08:00Z">
        <w:r>
          <w:rPr>
            <w:i/>
          </w:rPr>
          <w:t>password</w:t>
        </w:r>
      </w:ins>
      <w:r>
        <w:t xml:space="preserve">. Berikut tampilan halaman ganti </w:t>
      </w:r>
      <w:del w:id="7144" w:author="muhammad fauzan" w:date="2022-08-04T20:08:00Z">
        <w:r>
          <w:delText>password</w:delText>
        </w:r>
      </w:del>
      <w:ins w:id="7145" w:author="muhammad fauzan" w:date="2022-08-04T20:08:00Z">
        <w:r>
          <w:rPr>
            <w:i/>
          </w:rPr>
          <w:t>password</w:t>
        </w:r>
      </w:ins>
      <w:r>
        <w:t>.</w:t>
      </w:r>
    </w:p>
    <w:p w:rsidR="00222167" w:rsidRDefault="008B3912">
      <w:pPr>
        <w:tabs>
          <w:tab w:val="left" w:pos="6222"/>
        </w:tabs>
        <w:spacing w:after="160"/>
        <w:ind w:firstLine="709"/>
        <w:rPr>
          <w:ins w:id="7146" w:author="fauzan" w:date="2022-08-05T01:28:00Z"/>
        </w:rPr>
        <w:pPrChange w:id="7147" w:author="muhammad fauzan" w:date="2022-08-05T02:57:00Z">
          <w:pPr>
            <w:tabs>
              <w:tab w:val="left" w:pos="6222"/>
            </w:tabs>
            <w:spacing w:after="160" w:line="259" w:lineRule="auto"/>
            <w:jc w:val="center"/>
          </w:pPr>
        </w:pPrChange>
      </w:pPr>
      <w:del w:id="7148" w:author="fauzan" w:date="2022-08-05T01:27:00Z">
        <w:r>
          <w:rPr>
            <w:noProof/>
          </w:rPr>
          <w:drawing>
            <wp:inline distT="0" distB="0" distL="0" distR="0">
              <wp:extent cx="2458720" cy="27641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98"/>
                      <a:stretch>
                        <a:fillRect/>
                      </a:stretch>
                    </pic:blipFill>
                    <pic:spPr>
                      <a:xfrm>
                        <a:off x="0" y="0"/>
                        <a:ext cx="2472046" cy="2779031"/>
                      </a:xfrm>
                      <a:prstGeom prst="rect">
                        <a:avLst/>
                      </a:prstGeom>
                    </pic:spPr>
                  </pic:pic>
                </a:graphicData>
              </a:graphic>
            </wp:inline>
          </w:drawing>
        </w:r>
      </w:del>
      <w:ins w:id="7149" w:author="fauzan" w:date="2022-08-05T01:27:00Z">
        <w:r>
          <w:t xml:space="preserve"> </w:t>
        </w:r>
      </w:ins>
    </w:p>
    <w:p w:rsidR="00222167" w:rsidRDefault="008B3912">
      <w:pPr>
        <w:tabs>
          <w:tab w:val="left" w:pos="6222"/>
        </w:tabs>
        <w:spacing w:after="160" w:line="259" w:lineRule="auto"/>
        <w:jc w:val="center"/>
      </w:pPr>
      <w:ins w:id="7150" w:author="fauzan" w:date="2022-08-05T01:27:00Z">
        <w:r>
          <w:rPr>
            <w:noProof/>
          </w:rPr>
          <w:drawing>
            <wp:inline distT="0" distB="0" distL="0" distR="0">
              <wp:extent cx="2143125" cy="2743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9"/>
                      <a:srcRect r="2661" b="16816"/>
                      <a:stretch>
                        <a:fillRect/>
                      </a:stretch>
                    </pic:blipFill>
                    <pic:spPr>
                      <a:xfrm>
                        <a:off x="0" y="0"/>
                        <a:ext cx="2156123" cy="2759831"/>
                      </a:xfrm>
                      <a:prstGeom prst="rect">
                        <a:avLst/>
                      </a:prstGeom>
                      <a:ln>
                        <a:noFill/>
                      </a:ln>
                    </pic:spPr>
                  </pic:pic>
                </a:graphicData>
              </a:graphic>
            </wp:inline>
          </w:drawing>
        </w:r>
      </w:ins>
      <w:r>
        <w:t xml:space="preserve"> </w:t>
      </w:r>
    </w:p>
    <w:p w:rsidR="00222167" w:rsidRDefault="008B3912">
      <w:pPr>
        <w:tabs>
          <w:tab w:val="left" w:pos="6222"/>
        </w:tabs>
        <w:spacing w:after="160" w:line="259" w:lineRule="auto"/>
        <w:jc w:val="center"/>
        <w:rPr>
          <w:del w:id="7151" w:author="fauzan" w:date="2022-08-07T17:59:00Z"/>
        </w:rPr>
      </w:pPr>
      <w:ins w:id="7152" w:author="muhammad fauzan" w:date="2022-08-04T12:51:00Z">
        <w:r>
          <w:t xml:space="preserve">Gambar 4. </w:t>
        </w:r>
        <w:r>
          <w:fldChar w:fldCharType="begin"/>
        </w:r>
        <w:r>
          <w:instrText xml:space="preserve"> SEQ Gambar_4. \* ARABIC </w:instrText>
        </w:r>
        <w:r>
          <w:fldChar w:fldCharType="separate"/>
        </w:r>
      </w:ins>
      <w:ins w:id="7153" w:author="muhammad fauzan" w:date="2022-08-10T01:43:00Z">
        <w:r>
          <w:t>22</w:t>
        </w:r>
      </w:ins>
      <w:ins w:id="7154" w:author="muhammad fauzan" w:date="2022-08-04T12:51:00Z">
        <w:r>
          <w:fldChar w:fldCharType="end"/>
        </w:r>
        <w:r>
          <w:t xml:space="preserve"> Halaman ganti </w:t>
        </w:r>
      </w:ins>
      <w:ins w:id="7155" w:author="muhammad fauzan" w:date="2022-08-04T20:08:00Z">
        <w:r>
          <w:rPr>
            <w:i/>
          </w:rPr>
          <w:t>password</w:t>
        </w:r>
      </w:ins>
      <w:ins w:id="7156" w:author="muhammad fauzan" w:date="2022-08-04T12:51:00Z">
        <w:r>
          <w:t xml:space="preserve"> </w:t>
        </w:r>
      </w:ins>
      <w:ins w:id="7157" w:author="muhammad fauzan" w:date="2022-08-04T20:20:00Z">
        <w:r>
          <w:rPr>
            <w:i/>
          </w:rPr>
          <w:t>sales</w:t>
        </w:r>
      </w:ins>
      <w:ins w:id="7158" w:author="muhammad fauzan" w:date="2022-08-04T12:51:00Z">
        <w:r>
          <w:t xml:space="preserve"> </w:t>
        </w:r>
      </w:ins>
      <w:del w:id="7159" w:author="muhammad fauzan" w:date="2022-08-04T12:51:00Z">
        <w:r>
          <w:delText>asasa</w:delText>
        </w:r>
      </w:del>
    </w:p>
    <w:p w:rsidR="00222167" w:rsidRDefault="008B3912">
      <w:pPr>
        <w:tabs>
          <w:tab w:val="left" w:pos="6222"/>
        </w:tabs>
        <w:spacing w:after="160"/>
        <w:ind w:firstLine="709"/>
        <w:rPr>
          <w:ins w:id="7160" w:author="muhammad fauzan" w:date="2022-08-04T12:52:00Z"/>
          <w:del w:id="7161" w:author="fauzan" w:date="2022-08-07T17:59:00Z"/>
        </w:rPr>
      </w:pPr>
      <w:del w:id="7162" w:author="fauzan" w:date="2022-08-07T17:59:00Z">
        <w:r>
          <w:delText xml:space="preserve">Adapun untuk source code </w:delText>
        </w:r>
      </w:del>
      <w:ins w:id="7163" w:author="muhammad fauzan" w:date="2022-08-04T17:27:00Z">
        <w:del w:id="7164" w:author="fauzan" w:date="2022-08-07T17:59:00Z">
          <w:r>
            <w:rPr>
              <w:i/>
            </w:rPr>
            <w:delText xml:space="preserve">source code </w:delText>
          </w:r>
        </w:del>
      </w:ins>
      <w:del w:id="7165" w:author="fauzan" w:date="2022-08-07T17:59:00Z">
        <w:r>
          <w:delText>untuk mengganti password</w:delText>
        </w:r>
      </w:del>
      <w:ins w:id="7166" w:author="muhammad fauzan" w:date="2022-08-04T20:08:00Z">
        <w:del w:id="7167" w:author="fauzan" w:date="2022-08-07T17:59:00Z">
          <w:r>
            <w:rPr>
              <w:i/>
            </w:rPr>
            <w:delText>password</w:delText>
          </w:r>
        </w:del>
      </w:ins>
      <w:del w:id="7168" w:author="fauzan" w:date="2022-08-07T17:59:00Z">
        <w:r>
          <w:delText xml:space="preserve"> adalah ketika button</w:delText>
        </w:r>
      </w:del>
      <w:ins w:id="7169" w:author="muhammad fauzan" w:date="2022-08-04T19:00:00Z">
        <w:del w:id="7170" w:author="fauzan" w:date="2022-08-07T17:59:00Z">
          <w:r>
            <w:rPr>
              <w:i/>
            </w:rPr>
            <w:delText>button</w:delText>
          </w:r>
        </w:del>
      </w:ins>
      <w:del w:id="7171" w:author="fauzan" w:date="2022-08-07T17:59:00Z">
        <w:r>
          <w:delText xml:space="preserve"> ganti ditekan maka akan memanggil </w:delText>
        </w:r>
      </w:del>
      <w:del w:id="7172" w:author="fauzan" w:date="2022-08-05T01:23:00Z">
        <w:r>
          <w:delText>function</w:delText>
        </w:r>
      </w:del>
      <w:del w:id="7173" w:author="fauzan" w:date="2022-08-07T17:59:00Z">
        <w:r>
          <w:delText xml:space="preserve"> </w:delText>
        </w:r>
        <w:r>
          <w:rPr>
            <w:i/>
            <w:rPrChange w:id="7174" w:author="muhammad fauzan" w:date="2022-08-04T20:08:00Z">
              <w:rPr/>
            </w:rPrChange>
          </w:rPr>
          <w:delText>PasswordsChangeView</w:delText>
        </w:r>
        <w:r>
          <w:delText>. Lalu data yang dimasukkan dicek apakah sudah benar, jika benar maka password</w:delText>
        </w:r>
      </w:del>
      <w:ins w:id="7175" w:author="muhammad fauzan" w:date="2022-08-04T20:08:00Z">
        <w:del w:id="7176" w:author="fauzan" w:date="2022-08-07T17:59:00Z">
          <w:r>
            <w:rPr>
              <w:i/>
            </w:rPr>
            <w:delText>password</w:delText>
          </w:r>
        </w:del>
      </w:ins>
      <w:del w:id="7177" w:author="fauzan" w:date="2022-08-07T17:59:00Z">
        <w:r>
          <w:delText xml:space="preserve"> baru akan disimpan pada user</w:delText>
        </w:r>
      </w:del>
      <w:ins w:id="7178" w:author="muhammad fauzan" w:date="2022-08-04T18:26:00Z">
        <w:del w:id="7179" w:author="fauzan" w:date="2022-08-07T17:59:00Z">
          <w:r>
            <w:rPr>
              <w:i/>
            </w:rPr>
            <w:delText>user</w:delText>
          </w:r>
        </w:del>
      </w:ins>
      <w:del w:id="7180" w:author="fauzan" w:date="2022-08-07T17:59:00Z">
        <w:r>
          <w:delText xml:space="preserve"> tersebut. Berikut source code </w:delText>
        </w:r>
      </w:del>
      <w:ins w:id="7181" w:author="muhammad fauzan" w:date="2022-08-04T17:27:00Z">
        <w:del w:id="7182" w:author="fauzan" w:date="2022-08-07T17:59:00Z">
          <w:r>
            <w:rPr>
              <w:i/>
            </w:rPr>
            <w:delText xml:space="preserve">source code </w:delText>
          </w:r>
        </w:del>
      </w:ins>
      <w:del w:id="7183" w:author="fauzan" w:date="2022-08-07T17:59:00Z">
        <w:r>
          <w:delText>dari halaman ganti password</w:delText>
        </w:r>
      </w:del>
      <w:ins w:id="7184" w:author="muhammad fauzan" w:date="2022-08-04T20:08:00Z">
        <w:del w:id="7185" w:author="fauzan" w:date="2022-08-07T17:59:00Z">
          <w:r>
            <w:rPr>
              <w:i/>
            </w:rPr>
            <w:delText>password</w:delText>
          </w:r>
        </w:del>
      </w:ins>
      <w:del w:id="7186" w:author="fauzan" w:date="2022-08-07T17:59:00Z">
        <w:r>
          <w:delText>.</w:delText>
        </w:r>
      </w:del>
    </w:p>
    <w:p w:rsidR="00222167" w:rsidRDefault="00222167">
      <w:pPr>
        <w:tabs>
          <w:tab w:val="left" w:pos="6222"/>
        </w:tabs>
        <w:spacing w:after="160"/>
        <w:ind w:firstLine="709"/>
        <w:rPr>
          <w:ins w:id="7187" w:author="muhammad fauzan" w:date="2022-08-04T12:52:00Z"/>
          <w:del w:id="7188" w:author="fauzan" w:date="2022-08-07T17:59:00Z"/>
        </w:rPr>
      </w:pPr>
    </w:p>
    <w:p w:rsidR="00222167" w:rsidRDefault="00222167">
      <w:pPr>
        <w:tabs>
          <w:tab w:val="left" w:pos="6222"/>
        </w:tabs>
        <w:spacing w:after="160"/>
        <w:ind w:firstLine="709"/>
        <w:rPr>
          <w:del w:id="7189" w:author="fauzan" w:date="2022-08-07T17:59:00Z"/>
        </w:rPr>
        <w:pPrChange w:id="7190" w:author="fauzan" w:date="2022-08-07T17:59:00Z">
          <w:pPr>
            <w:tabs>
              <w:tab w:val="left" w:pos="6222"/>
            </w:tabs>
            <w:spacing w:after="160" w:line="259" w:lineRule="auto"/>
            <w:ind w:left="426"/>
          </w:pPr>
        </w:pPrChange>
      </w:pPr>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191" w:author="fauzan" w:date="2022-08-07T17:59:00Z"/>
          <w:rFonts w:ascii="Courier New" w:hAnsi="Courier New" w:cs="Courier New"/>
          <w:sz w:val="20"/>
          <w:szCs w:val="20"/>
          <w:rPrChange w:id="7192" w:author="muhammad fauzan" w:date="2022-08-04T12:52:00Z">
            <w:rPr>
              <w:del w:id="7193" w:author="fauzan" w:date="2022-08-07T17:59:00Z"/>
            </w:rPr>
          </w:rPrChange>
        </w:rPr>
      </w:pPr>
      <w:del w:id="7194" w:author="fauzan" w:date="2022-08-07T17:59:00Z">
        <w:r>
          <w:rPr>
            <w:rFonts w:ascii="Courier New" w:hAnsi="Courier New" w:cs="Courier New"/>
            <w:sz w:val="20"/>
            <w:szCs w:val="20"/>
            <w:rPrChange w:id="7195" w:author="muhammad fauzan" w:date="2022-08-04T12:52:00Z">
              <w:rPr/>
            </w:rPrChange>
          </w:rPr>
          <w:delText>@login_required(login_url="login")</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196" w:author="fauzan" w:date="2022-08-07T17:59:00Z"/>
          <w:rFonts w:ascii="Courier New" w:hAnsi="Courier New" w:cs="Courier New"/>
          <w:sz w:val="20"/>
          <w:szCs w:val="20"/>
          <w:rPrChange w:id="7197" w:author="muhammad fauzan" w:date="2022-08-04T12:52:00Z">
            <w:rPr>
              <w:del w:id="7198" w:author="fauzan" w:date="2022-08-07T17:59:00Z"/>
            </w:rPr>
          </w:rPrChange>
        </w:rPr>
      </w:pPr>
      <w:del w:id="7199" w:author="fauzan" w:date="2022-08-07T17:59:00Z">
        <w:r>
          <w:rPr>
            <w:rFonts w:ascii="Courier New" w:hAnsi="Courier New" w:cs="Courier New"/>
            <w:sz w:val="20"/>
            <w:szCs w:val="20"/>
            <w:rPrChange w:id="7200" w:author="muhammad fauzan" w:date="2022-08-04T12:52:00Z">
              <w:rPr/>
            </w:rPrChange>
          </w:rPr>
          <w:delText>def PasswordsChangeView(request):</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201" w:author="fauzan" w:date="2022-08-07T17:59:00Z"/>
          <w:rFonts w:ascii="Courier New" w:hAnsi="Courier New" w:cs="Courier New"/>
          <w:sz w:val="20"/>
          <w:szCs w:val="20"/>
          <w:rPrChange w:id="7202" w:author="muhammad fauzan" w:date="2022-08-04T12:52:00Z">
            <w:rPr>
              <w:del w:id="7203" w:author="fauzan" w:date="2022-08-07T17:59:00Z"/>
            </w:rPr>
          </w:rPrChange>
        </w:rPr>
      </w:pPr>
      <w:del w:id="7204" w:author="fauzan" w:date="2022-08-07T17:59:00Z">
        <w:r>
          <w:rPr>
            <w:rFonts w:ascii="Courier New" w:hAnsi="Courier New" w:cs="Courier New"/>
            <w:sz w:val="20"/>
            <w:szCs w:val="20"/>
            <w:rPrChange w:id="7205" w:author="muhammad fauzan" w:date="2022-08-04T12:52:00Z">
              <w:rPr/>
            </w:rPrChange>
          </w:rPr>
          <w:delText xml:space="preserve">    form = PasswordChangeForm(request.user</w:delText>
        </w:r>
      </w:del>
      <w:ins w:id="7206" w:author="muhammad fauzan" w:date="2022-08-04T18:26:00Z">
        <w:del w:id="7207" w:author="fauzan" w:date="2022-08-07T17:59:00Z">
          <w:r>
            <w:rPr>
              <w:rFonts w:ascii="Courier New" w:hAnsi="Courier New" w:cs="Courier New"/>
              <w:i/>
              <w:sz w:val="20"/>
              <w:szCs w:val="20"/>
            </w:rPr>
            <w:delText>user</w:delText>
          </w:r>
        </w:del>
      </w:ins>
      <w:del w:id="7208" w:author="fauzan" w:date="2022-08-07T17:59:00Z">
        <w:r>
          <w:rPr>
            <w:rFonts w:ascii="Courier New" w:hAnsi="Courier New" w:cs="Courier New"/>
            <w:sz w:val="20"/>
            <w:szCs w:val="20"/>
            <w:rPrChange w:id="7209" w:author="muhammad fauzan" w:date="2022-08-04T12:52:00Z">
              <w:rPr/>
            </w:rPrChange>
          </w:rPr>
          <w:delText>)</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210" w:author="fauzan" w:date="2022-08-07T17:59:00Z"/>
          <w:rFonts w:ascii="Courier New" w:hAnsi="Courier New" w:cs="Courier New"/>
          <w:sz w:val="20"/>
          <w:szCs w:val="20"/>
          <w:rPrChange w:id="7211" w:author="muhammad fauzan" w:date="2022-08-04T12:52:00Z">
            <w:rPr>
              <w:del w:id="7212" w:author="fauzan" w:date="2022-08-07T17:59:00Z"/>
            </w:rPr>
          </w:rPrChange>
        </w:rPr>
      </w:pPr>
      <w:del w:id="7213" w:author="fauzan" w:date="2022-08-07T17:59:00Z">
        <w:r>
          <w:rPr>
            <w:rFonts w:ascii="Courier New" w:hAnsi="Courier New" w:cs="Courier New"/>
            <w:sz w:val="20"/>
            <w:szCs w:val="20"/>
            <w:rPrChange w:id="7214" w:author="muhammad fauzan" w:date="2022-08-04T12:52:00Z">
              <w:rPr/>
            </w:rPrChange>
          </w:rPr>
          <w:delText xml:space="preserve">    if request.method == 'POST':</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215" w:author="fauzan" w:date="2022-08-07T17:59:00Z"/>
          <w:rFonts w:ascii="Courier New" w:hAnsi="Courier New" w:cs="Courier New"/>
          <w:sz w:val="20"/>
          <w:szCs w:val="20"/>
          <w:rPrChange w:id="7216" w:author="muhammad fauzan" w:date="2022-08-04T12:52:00Z">
            <w:rPr>
              <w:del w:id="7217" w:author="fauzan" w:date="2022-08-07T17:59:00Z"/>
            </w:rPr>
          </w:rPrChange>
        </w:rPr>
      </w:pPr>
      <w:del w:id="7218" w:author="fauzan" w:date="2022-08-07T17:59:00Z">
        <w:r>
          <w:rPr>
            <w:rFonts w:ascii="Courier New" w:hAnsi="Courier New" w:cs="Courier New"/>
            <w:sz w:val="20"/>
            <w:szCs w:val="20"/>
            <w:rPrChange w:id="7219" w:author="muhammad fauzan" w:date="2022-08-04T12:52:00Z">
              <w:rPr/>
            </w:rPrChange>
          </w:rPr>
          <w:delText xml:space="preserve">        form = PasswordChangeForm(request.user</w:delText>
        </w:r>
      </w:del>
      <w:ins w:id="7220" w:author="muhammad fauzan" w:date="2022-08-04T18:26:00Z">
        <w:del w:id="7221" w:author="fauzan" w:date="2022-08-07T17:59:00Z">
          <w:r>
            <w:rPr>
              <w:rFonts w:ascii="Courier New" w:hAnsi="Courier New" w:cs="Courier New"/>
              <w:i/>
              <w:sz w:val="20"/>
              <w:szCs w:val="20"/>
            </w:rPr>
            <w:delText>user</w:delText>
          </w:r>
        </w:del>
      </w:ins>
      <w:del w:id="7222" w:author="fauzan" w:date="2022-08-07T17:59:00Z">
        <w:r>
          <w:rPr>
            <w:rFonts w:ascii="Courier New" w:hAnsi="Courier New" w:cs="Courier New"/>
            <w:sz w:val="20"/>
            <w:szCs w:val="20"/>
            <w:rPrChange w:id="7223" w:author="muhammad fauzan" w:date="2022-08-04T12:52:00Z">
              <w:rPr/>
            </w:rPrChange>
          </w:rPr>
          <w:delText>, request.POST)</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224" w:author="fauzan" w:date="2022-08-07T17:59:00Z"/>
          <w:rFonts w:ascii="Courier New" w:hAnsi="Courier New" w:cs="Courier New"/>
          <w:sz w:val="20"/>
          <w:szCs w:val="20"/>
          <w:rPrChange w:id="7225" w:author="muhammad fauzan" w:date="2022-08-04T12:52:00Z">
            <w:rPr>
              <w:del w:id="7226" w:author="fauzan" w:date="2022-08-07T17:59:00Z"/>
            </w:rPr>
          </w:rPrChange>
        </w:rPr>
      </w:pPr>
      <w:del w:id="7227" w:author="fauzan" w:date="2022-08-07T17:59:00Z">
        <w:r>
          <w:rPr>
            <w:rFonts w:ascii="Courier New" w:hAnsi="Courier New" w:cs="Courier New"/>
            <w:sz w:val="20"/>
            <w:szCs w:val="20"/>
            <w:rPrChange w:id="7228" w:author="muhammad fauzan" w:date="2022-08-04T12:52:00Z">
              <w:rPr/>
            </w:rPrChange>
          </w:rPr>
          <w:delText xml:space="preserve">        if form.is_valid():</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del w:id="7229" w:author="fauzan" w:date="2022-08-07T17:59:00Z"/>
          <w:rFonts w:ascii="Courier New" w:hAnsi="Courier New" w:cs="Courier New"/>
          <w:sz w:val="20"/>
          <w:szCs w:val="20"/>
          <w:rPrChange w:id="7230" w:author="muhammad fauzan" w:date="2022-08-04T12:52:00Z">
            <w:rPr>
              <w:del w:id="7231" w:author="fauzan" w:date="2022-08-07T17:59:00Z"/>
            </w:rPr>
          </w:rPrChange>
        </w:rPr>
      </w:pPr>
      <w:del w:id="7232" w:author="fauzan" w:date="2022-08-07T17:59:00Z">
        <w:r>
          <w:rPr>
            <w:rFonts w:ascii="Courier New" w:hAnsi="Courier New" w:cs="Courier New"/>
            <w:sz w:val="20"/>
            <w:szCs w:val="20"/>
            <w:rPrChange w:id="7233" w:author="muhammad fauzan" w:date="2022-08-04T12:52:00Z">
              <w:rPr/>
            </w:rPrChange>
          </w:rPr>
          <w:delText xml:space="preserve">            form.save()</w:delText>
        </w:r>
      </w:del>
    </w:p>
    <w:p w:rsid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ins w:id="7234" w:author="muhammad fauzan" w:date="2022-08-04T12:52:00Z"/>
          <w:del w:id="7235" w:author="fauzan" w:date="2022-08-07T17:59:00Z"/>
          <w:rFonts w:ascii="Courier New" w:hAnsi="Courier New" w:cs="Courier New"/>
          <w:sz w:val="20"/>
          <w:szCs w:val="20"/>
        </w:rPr>
      </w:pPr>
      <w:del w:id="7236" w:author="fauzan" w:date="2022-08-07T17:59:00Z">
        <w:r>
          <w:rPr>
            <w:rFonts w:ascii="Courier New" w:hAnsi="Courier New" w:cs="Courier New"/>
            <w:sz w:val="20"/>
            <w:szCs w:val="20"/>
            <w:rPrChange w:id="7237" w:author="muhammad fauzan" w:date="2022-08-04T12:52:00Z">
              <w:rPr/>
            </w:rPrChange>
          </w:rPr>
          <w:delText xml:space="preserve">            messages.success(</w:delText>
        </w:r>
      </w:del>
    </w:p>
    <w:p w:rsidR="00222167" w:rsidRDefault="008B3912">
      <w:pPr>
        <w:pBdr>
          <w:top w:val="single" w:sz="4" w:space="1" w:color="auto"/>
          <w:left w:val="single" w:sz="4" w:space="4" w:color="auto"/>
          <w:bottom w:val="single" w:sz="4" w:space="1" w:color="auto"/>
          <w:right w:val="single" w:sz="4" w:space="4" w:color="auto"/>
        </w:pBdr>
        <w:spacing w:after="160" w:line="240" w:lineRule="auto"/>
        <w:rPr>
          <w:ins w:id="7238" w:author="muhammad fauzan" w:date="2022-08-04T12:52:00Z"/>
          <w:del w:id="7239" w:author="fauzan" w:date="2022-08-07T17:59:00Z"/>
          <w:rFonts w:ascii="Courier New" w:hAnsi="Courier New" w:cs="Courier New"/>
          <w:sz w:val="20"/>
          <w:szCs w:val="20"/>
        </w:rPr>
        <w:pPrChange w:id="7240" w:author="fauzan" w:date="2022-08-07T17:59:00Z">
          <w:pPr>
            <w:pBdr>
              <w:top w:val="single" w:sz="4" w:space="1" w:color="auto"/>
              <w:left w:val="single" w:sz="4" w:space="4" w:color="auto"/>
              <w:bottom w:val="single" w:sz="4" w:space="1" w:color="auto"/>
              <w:right w:val="single" w:sz="4" w:space="4" w:color="auto"/>
            </w:pBdr>
            <w:tabs>
              <w:tab w:val="left" w:pos="6222"/>
            </w:tabs>
            <w:spacing w:after="160" w:line="240" w:lineRule="auto"/>
          </w:pPr>
        </w:pPrChange>
      </w:pPr>
      <w:ins w:id="7241" w:author="muhammad fauzan" w:date="2022-08-04T14:03:00Z">
        <w:del w:id="7242" w:author="fauzan" w:date="2022-08-07T17:59:00Z">
          <w:r>
            <w:rPr>
              <w:rFonts w:ascii="Courier New" w:hAnsi="Courier New" w:cs="Courier New"/>
              <w:sz w:val="20"/>
              <w:szCs w:val="20"/>
            </w:rPr>
            <w:tab/>
          </w:r>
          <w:r>
            <w:rPr>
              <w:rFonts w:ascii="Courier New" w:hAnsi="Courier New" w:cs="Courier New"/>
              <w:sz w:val="20"/>
              <w:szCs w:val="20"/>
            </w:rPr>
            <w:tab/>
          </w:r>
        </w:del>
      </w:ins>
      <w:del w:id="7243" w:author="fauzan" w:date="2022-08-07T17:59:00Z">
        <w:r>
          <w:rPr>
            <w:rFonts w:ascii="Courier New" w:hAnsi="Courier New" w:cs="Courier New"/>
            <w:sz w:val="20"/>
            <w:szCs w:val="20"/>
            <w:rPrChange w:id="7244" w:author="muhammad fauzan" w:date="2022-08-04T12:52:00Z">
              <w:rPr/>
            </w:rPrChange>
          </w:rPr>
          <w:delText xml:space="preserve">request, </w:delText>
        </w:r>
      </w:del>
    </w:p>
    <w:p w:rsidR="00222167" w:rsidRPr="00222167" w:rsidRDefault="008B3912">
      <w:pPr>
        <w:pBdr>
          <w:top w:val="single" w:sz="4" w:space="1" w:color="auto"/>
          <w:left w:val="single" w:sz="4" w:space="4" w:color="auto"/>
          <w:bottom w:val="single" w:sz="4" w:space="1" w:color="auto"/>
          <w:right w:val="single" w:sz="4" w:space="4" w:color="auto"/>
        </w:pBdr>
        <w:spacing w:after="160" w:line="240" w:lineRule="auto"/>
        <w:rPr>
          <w:del w:id="7245" w:author="fauzan" w:date="2022-08-07T17:59:00Z"/>
          <w:rFonts w:ascii="Courier New" w:hAnsi="Courier New" w:cs="Courier New"/>
          <w:sz w:val="20"/>
          <w:szCs w:val="20"/>
          <w:rPrChange w:id="7246" w:author="muhammad fauzan" w:date="2022-08-04T12:52:00Z">
            <w:rPr>
              <w:del w:id="7247" w:author="fauzan" w:date="2022-08-07T17:59:00Z"/>
            </w:rPr>
          </w:rPrChange>
        </w:rPr>
        <w:pPrChange w:id="7248" w:author="fauzan" w:date="2022-08-07T17:59:00Z">
          <w:pPr>
            <w:pBdr>
              <w:top w:val="single" w:sz="4" w:space="1" w:color="auto"/>
              <w:left w:val="single" w:sz="4" w:space="4" w:color="auto"/>
              <w:bottom w:val="single" w:sz="4" w:space="1" w:color="auto"/>
              <w:right w:val="single" w:sz="4" w:space="4" w:color="auto"/>
            </w:pBdr>
            <w:tabs>
              <w:tab w:val="left" w:pos="6222"/>
            </w:tabs>
            <w:spacing w:after="160" w:line="240" w:lineRule="auto"/>
          </w:pPr>
        </w:pPrChange>
      </w:pPr>
      <w:ins w:id="7249" w:author="muhammad fauzan" w:date="2022-08-04T12:52:00Z">
        <w:del w:id="7250" w:author="fauzan" w:date="2022-08-07T17:59:00Z">
          <w:r>
            <w:rPr>
              <w:rFonts w:ascii="Courier New" w:hAnsi="Courier New" w:cs="Courier New"/>
              <w:sz w:val="20"/>
              <w:szCs w:val="20"/>
            </w:rPr>
            <w:tab/>
          </w:r>
        </w:del>
      </w:ins>
      <w:ins w:id="7251" w:author="muhammad fauzan" w:date="2022-08-04T12:53:00Z">
        <w:del w:id="7252" w:author="fauzan" w:date="2022-08-07T17:59:00Z">
          <w:r>
            <w:rPr>
              <w:rFonts w:ascii="Courier New" w:hAnsi="Courier New" w:cs="Courier New"/>
              <w:sz w:val="20"/>
              <w:szCs w:val="20"/>
            </w:rPr>
            <w:tab/>
          </w:r>
          <w:r>
            <w:rPr>
              <w:rFonts w:ascii="Courier New" w:hAnsi="Courier New" w:cs="Courier New"/>
              <w:sz w:val="20"/>
              <w:szCs w:val="20"/>
            </w:rPr>
            <w:tab/>
          </w:r>
        </w:del>
      </w:ins>
      <w:del w:id="7253" w:author="fauzan" w:date="2022-08-07T17:59:00Z">
        <w:r>
          <w:rPr>
            <w:rFonts w:ascii="Courier New" w:hAnsi="Courier New" w:cs="Courier New"/>
            <w:sz w:val="20"/>
            <w:szCs w:val="20"/>
            <w:rPrChange w:id="7254" w:author="muhammad fauzan" w:date="2022-08-04T12:52:00Z">
              <w:rPr/>
            </w:rPrChange>
          </w:rPr>
          <w:delText>'Your</w:delText>
        </w:r>
      </w:del>
      <w:ins w:id="7255" w:author="muhammad fauzan" w:date="2022-08-04T14:03:00Z">
        <w:del w:id="7256" w:author="fauzan" w:date="2022-08-07T17:59:00Z">
          <w:r>
            <w:rPr>
              <w:rFonts w:ascii="Courier New" w:hAnsi="Courier New" w:cs="Courier New"/>
              <w:sz w:val="20"/>
              <w:szCs w:val="20"/>
            </w:rPr>
            <w:delText xml:space="preserve"> </w:delText>
          </w:r>
        </w:del>
      </w:ins>
      <w:del w:id="7257" w:author="fauzan" w:date="2022-08-07T17:59:00Z">
        <w:r>
          <w:rPr>
            <w:rFonts w:ascii="Courier New" w:hAnsi="Courier New" w:cs="Courier New"/>
            <w:sz w:val="20"/>
            <w:szCs w:val="20"/>
            <w:rPrChange w:id="7258" w:author="muhammad fauzan" w:date="2022-08-04T12:52:00Z">
              <w:rPr/>
            </w:rPrChange>
          </w:rPr>
          <w:delText xml:space="preserve"> password was successfully updated!')</w:delText>
        </w:r>
      </w:del>
    </w:p>
    <w:p w:rsidR="00222167" w:rsidRPr="00222167" w:rsidRDefault="008B3912">
      <w:pPr>
        <w:pBdr>
          <w:top w:val="single" w:sz="4" w:space="1" w:color="auto"/>
          <w:left w:val="single" w:sz="4" w:space="4" w:color="auto"/>
          <w:bottom w:val="single" w:sz="4" w:space="1" w:color="auto"/>
          <w:right w:val="single" w:sz="4" w:space="4" w:color="auto"/>
        </w:pBdr>
        <w:tabs>
          <w:tab w:val="left" w:pos="1418"/>
        </w:tabs>
        <w:spacing w:after="160" w:line="240" w:lineRule="auto"/>
        <w:rPr>
          <w:del w:id="7259" w:author="fauzan" w:date="2022-08-07T17:59:00Z"/>
          <w:rFonts w:ascii="Courier New" w:hAnsi="Courier New" w:cs="Courier New"/>
          <w:sz w:val="20"/>
          <w:szCs w:val="20"/>
          <w:rPrChange w:id="7260" w:author="muhammad fauzan" w:date="2022-08-04T12:52:00Z">
            <w:rPr>
              <w:del w:id="7261" w:author="fauzan" w:date="2022-08-07T17:59:00Z"/>
            </w:rPr>
          </w:rPrChange>
        </w:rPr>
        <w:pPrChange w:id="7262" w:author="fauzan" w:date="2022-08-07T17:59:00Z">
          <w:pPr>
            <w:pBdr>
              <w:top w:val="single" w:sz="4" w:space="1" w:color="auto"/>
              <w:left w:val="single" w:sz="4" w:space="4" w:color="auto"/>
              <w:bottom w:val="single" w:sz="4" w:space="1" w:color="auto"/>
              <w:right w:val="single" w:sz="4" w:space="4" w:color="auto"/>
            </w:pBdr>
            <w:tabs>
              <w:tab w:val="left" w:pos="6222"/>
            </w:tabs>
            <w:spacing w:after="160" w:line="240" w:lineRule="auto"/>
          </w:pPr>
        </w:pPrChange>
      </w:pPr>
      <w:ins w:id="7263" w:author="muhammad fauzan" w:date="2022-08-04T14:03:00Z">
        <w:del w:id="7264" w:author="fauzan" w:date="2022-08-07T17:59:00Z">
          <w:r>
            <w:rPr>
              <w:rFonts w:ascii="Courier New" w:hAnsi="Courier New" w:cs="Courier New"/>
              <w:sz w:val="20"/>
              <w:szCs w:val="20"/>
            </w:rPr>
            <w:tab/>
          </w:r>
        </w:del>
      </w:ins>
      <w:del w:id="7265" w:author="fauzan" w:date="2022-08-07T17:59:00Z">
        <w:r>
          <w:rPr>
            <w:rFonts w:ascii="Courier New" w:hAnsi="Courier New" w:cs="Courier New"/>
            <w:sz w:val="20"/>
            <w:szCs w:val="20"/>
            <w:rPrChange w:id="7266" w:author="muhammad fauzan" w:date="2022-08-04T12:52:00Z">
              <w:rPr/>
            </w:rPrChange>
          </w:rPr>
          <w:delText xml:space="preserve">            return redirect('ganti-password')</w:delText>
        </w:r>
      </w:del>
    </w:p>
    <w:p w:rsidR="00222167" w:rsidRDefault="008B3912">
      <w:pPr>
        <w:pBdr>
          <w:top w:val="single" w:sz="4" w:space="1" w:color="auto"/>
          <w:left w:val="single" w:sz="4" w:space="4" w:color="auto"/>
          <w:bottom w:val="single" w:sz="4" w:space="1" w:color="auto"/>
          <w:right w:val="single" w:sz="4" w:space="4" w:color="auto"/>
        </w:pBdr>
        <w:tabs>
          <w:tab w:val="left" w:pos="6222"/>
        </w:tabs>
        <w:spacing w:after="160" w:line="240" w:lineRule="auto"/>
        <w:rPr>
          <w:ins w:id="7267" w:author="muhammad fauzan" w:date="2022-08-04T12:53:00Z"/>
          <w:del w:id="7268" w:author="fauzan" w:date="2022-08-07T17:59:00Z"/>
          <w:rFonts w:ascii="Courier New" w:hAnsi="Courier New" w:cs="Courier New"/>
          <w:sz w:val="20"/>
          <w:szCs w:val="20"/>
        </w:rPr>
      </w:pPr>
      <w:del w:id="7269" w:author="fauzan" w:date="2022-08-07T17:59:00Z">
        <w:r>
          <w:rPr>
            <w:rFonts w:ascii="Courier New" w:hAnsi="Courier New" w:cs="Courier New"/>
            <w:sz w:val="20"/>
            <w:szCs w:val="20"/>
            <w:rPrChange w:id="7270" w:author="muhammad fauzan" w:date="2022-08-04T12:52:00Z">
              <w:rPr/>
            </w:rPrChange>
          </w:rPr>
          <w:delText xml:space="preserve">    return render(request, </w:delText>
        </w:r>
      </w:del>
    </w:p>
    <w:p w:rsidR="00222167" w:rsidRDefault="008B3912">
      <w:pPr>
        <w:pBdr>
          <w:top w:val="single" w:sz="4" w:space="1" w:color="auto"/>
          <w:left w:val="single" w:sz="4" w:space="4" w:color="auto"/>
          <w:bottom w:val="single" w:sz="4" w:space="1" w:color="auto"/>
          <w:right w:val="single" w:sz="4" w:space="4" w:color="auto"/>
        </w:pBdr>
        <w:spacing w:after="160" w:line="240" w:lineRule="auto"/>
        <w:rPr>
          <w:ins w:id="7271" w:author="muhammad fauzan" w:date="2022-08-04T12:54:00Z"/>
          <w:del w:id="7272" w:author="fauzan" w:date="2022-08-07T17:59:00Z"/>
          <w:rFonts w:ascii="Courier New" w:hAnsi="Courier New" w:cs="Courier New"/>
          <w:sz w:val="20"/>
          <w:szCs w:val="20"/>
        </w:rPr>
      </w:pPr>
      <w:ins w:id="7273" w:author="muhammad fauzan" w:date="2022-08-04T12:53:00Z">
        <w:del w:id="7274" w:author="fauzan" w:date="2022-08-07T17:59:00Z">
          <w:r>
            <w:rPr>
              <w:rFonts w:ascii="Courier New" w:hAnsi="Courier New" w:cs="Courier New"/>
              <w:sz w:val="20"/>
              <w:szCs w:val="20"/>
            </w:rPr>
            <w:tab/>
          </w:r>
          <w:r>
            <w:rPr>
              <w:rFonts w:ascii="Courier New" w:hAnsi="Courier New" w:cs="Courier New"/>
              <w:sz w:val="20"/>
              <w:szCs w:val="20"/>
            </w:rPr>
            <w:tab/>
          </w:r>
        </w:del>
      </w:ins>
      <w:del w:id="7275" w:author="fauzan" w:date="2022-08-07T17:59:00Z">
        <w:r>
          <w:rPr>
            <w:rFonts w:ascii="Courier New" w:hAnsi="Courier New" w:cs="Courier New"/>
            <w:sz w:val="20"/>
            <w:szCs w:val="20"/>
            <w:rPrChange w:id="7276" w:author="muhammad fauzan" w:date="2022-08-04T12:52:00Z">
              <w:rPr/>
            </w:rPrChange>
          </w:rPr>
          <w:delText xml:space="preserve">'registration/change_pass.html', </w:delText>
        </w:r>
      </w:del>
    </w:p>
    <w:p w:rsidR="00222167" w:rsidRDefault="008B3912">
      <w:pPr>
        <w:pBdr>
          <w:top w:val="single" w:sz="4" w:space="1" w:color="auto"/>
          <w:left w:val="single" w:sz="4" w:space="4" w:color="auto"/>
          <w:bottom w:val="single" w:sz="4" w:space="1" w:color="auto"/>
          <w:right w:val="single" w:sz="4" w:space="4" w:color="auto"/>
        </w:pBdr>
        <w:spacing w:after="160" w:line="240" w:lineRule="auto"/>
        <w:rPr>
          <w:ins w:id="7277" w:author="muhammad fauzan" w:date="2022-08-04T12:54:00Z"/>
          <w:del w:id="7278" w:author="fauzan" w:date="2022-08-07T17:59:00Z"/>
          <w:rFonts w:ascii="Courier New" w:hAnsi="Courier New" w:cs="Courier New"/>
          <w:sz w:val="20"/>
          <w:szCs w:val="20"/>
        </w:rPr>
      </w:pPr>
      <w:ins w:id="7279" w:author="muhammad fauzan" w:date="2022-08-04T12:54:00Z">
        <w:del w:id="7280" w:author="fauzan" w:date="2022-08-07T17:59:00Z">
          <w:r>
            <w:rPr>
              <w:rFonts w:ascii="Courier New" w:hAnsi="Courier New" w:cs="Courier New"/>
              <w:sz w:val="20"/>
              <w:szCs w:val="20"/>
            </w:rPr>
            <w:tab/>
          </w:r>
          <w:r>
            <w:rPr>
              <w:rFonts w:ascii="Courier New" w:hAnsi="Courier New" w:cs="Courier New"/>
              <w:sz w:val="20"/>
              <w:szCs w:val="20"/>
            </w:rPr>
            <w:tab/>
          </w:r>
        </w:del>
      </w:ins>
      <w:del w:id="7281" w:author="fauzan" w:date="2022-08-07T17:59:00Z">
        <w:r>
          <w:rPr>
            <w:rFonts w:ascii="Courier New" w:hAnsi="Courier New" w:cs="Courier New"/>
            <w:sz w:val="20"/>
            <w:szCs w:val="20"/>
            <w:rPrChange w:id="7282" w:author="muhammad fauzan" w:date="2022-08-04T12:52:00Z">
              <w:rPr/>
            </w:rPrChange>
          </w:rPr>
          <w:delText>{'form': form}</w:delText>
        </w:r>
      </w:del>
    </w:p>
    <w:p w:rsidR="00222167" w:rsidRDefault="008B3912">
      <w:pPr>
        <w:pBdr>
          <w:top w:val="single" w:sz="4" w:space="1" w:color="auto"/>
          <w:left w:val="single" w:sz="4" w:space="4" w:color="auto"/>
          <w:bottom w:val="single" w:sz="4" w:space="1" w:color="auto"/>
          <w:right w:val="single" w:sz="4" w:space="4" w:color="auto"/>
        </w:pBdr>
        <w:spacing w:after="160" w:line="240" w:lineRule="auto"/>
        <w:rPr>
          <w:del w:id="7283" w:author="fauzan" w:date="2022-08-07T17:59:00Z"/>
        </w:rPr>
        <w:pPrChange w:id="7284" w:author="fauzan" w:date="2022-08-07T17:59:00Z">
          <w:pPr>
            <w:pBdr>
              <w:top w:val="single" w:sz="4" w:space="1" w:color="auto"/>
              <w:left w:val="single" w:sz="4" w:space="4" w:color="auto"/>
              <w:bottom w:val="single" w:sz="4" w:space="1" w:color="auto"/>
              <w:right w:val="single" w:sz="4" w:space="4" w:color="auto"/>
            </w:pBdr>
            <w:tabs>
              <w:tab w:val="left" w:pos="6222"/>
            </w:tabs>
            <w:spacing w:after="160" w:line="240" w:lineRule="auto"/>
          </w:pPr>
        </w:pPrChange>
      </w:pPr>
      <w:ins w:id="7285" w:author="muhammad fauzan" w:date="2022-08-04T12:54:00Z">
        <w:del w:id="7286" w:author="fauzan" w:date="2022-08-07T17:59:00Z">
          <w:r>
            <w:rPr>
              <w:rFonts w:ascii="Courier New" w:hAnsi="Courier New" w:cs="Courier New"/>
              <w:sz w:val="20"/>
              <w:szCs w:val="20"/>
            </w:rPr>
            <w:tab/>
          </w:r>
        </w:del>
      </w:ins>
      <w:del w:id="7287" w:author="fauzan" w:date="2022-08-07T17:59:00Z">
        <w:r>
          <w:rPr>
            <w:rFonts w:ascii="Courier New" w:hAnsi="Courier New" w:cs="Courier New"/>
            <w:sz w:val="20"/>
            <w:szCs w:val="20"/>
            <w:rPrChange w:id="7288" w:author="muhammad fauzan" w:date="2022-08-04T12:52:00Z">
              <w:rPr/>
            </w:rPrChange>
          </w:rPr>
          <w:delText>)</w:delText>
        </w:r>
      </w:del>
    </w:p>
    <w:p w:rsidR="00222167" w:rsidRDefault="008B3912">
      <w:pPr>
        <w:tabs>
          <w:tab w:val="left" w:pos="6222"/>
        </w:tabs>
        <w:spacing w:after="160" w:line="259" w:lineRule="auto"/>
        <w:jc w:val="center"/>
        <w:pPrChange w:id="7289" w:author="fauzan" w:date="2022-08-07T17:59:00Z">
          <w:pPr>
            <w:pStyle w:val="ListParagraph"/>
            <w:tabs>
              <w:tab w:val="left" w:pos="6222"/>
            </w:tabs>
            <w:spacing w:after="160" w:line="240" w:lineRule="auto"/>
            <w:ind w:left="0"/>
            <w:jc w:val="center"/>
          </w:pPr>
        </w:pPrChange>
      </w:pPr>
      <w:ins w:id="7290" w:author="muhammad fauzan" w:date="2022-08-04T12:52:00Z">
        <w:del w:id="7291" w:author="fauzan" w:date="2022-08-07T17:59:00Z">
          <w:r>
            <w:delText xml:space="preserve">Gambar 4. </w:delText>
          </w:r>
          <w:r>
            <w:fldChar w:fldCharType="begin"/>
          </w:r>
          <w:r>
            <w:delInstrText xml:space="preserve"> SEQ Gambar_4. \* ARABIC </w:delInstrText>
          </w:r>
          <w:r>
            <w:fldChar w:fldCharType="separate"/>
          </w:r>
        </w:del>
      </w:ins>
      <w:ins w:id="7292" w:author="muhammad fauzan" w:date="2022-08-04T12:54:00Z">
        <w:del w:id="7293" w:author="fauzan" w:date="2022-08-07T17:59:00Z">
          <w:r>
            <w:delText>50</w:delText>
          </w:r>
        </w:del>
      </w:ins>
      <w:ins w:id="7294" w:author="muhammad fauzan" w:date="2022-08-04T12:52:00Z">
        <w:del w:id="7295" w:author="fauzan" w:date="2022-08-07T17:59:00Z">
          <w:r>
            <w:fldChar w:fldCharType="end"/>
          </w:r>
          <w:r>
            <w:delText xml:space="preserve"> </w:delText>
          </w:r>
        </w:del>
      </w:ins>
      <w:ins w:id="7296" w:author="muhammad fauzan" w:date="2022-08-04T17:27:00Z">
        <w:del w:id="7297" w:author="fauzan" w:date="2022-08-07T17:59:00Z">
          <w:r>
            <w:rPr>
              <w:i/>
            </w:rPr>
            <w:delText xml:space="preserve">Source code </w:delText>
          </w:r>
        </w:del>
      </w:ins>
      <w:ins w:id="7298" w:author="muhammad fauzan" w:date="2022-08-04T12:54:00Z">
        <w:del w:id="7299" w:author="fauzan" w:date="2022-08-07T17:59:00Z">
          <w:r>
            <w:delText xml:space="preserve">ganti </w:delText>
          </w:r>
        </w:del>
      </w:ins>
      <w:ins w:id="7300" w:author="muhammad fauzan" w:date="2022-08-04T20:08:00Z">
        <w:del w:id="7301" w:author="fauzan" w:date="2022-08-07T17:59:00Z">
          <w:r>
            <w:rPr>
              <w:i/>
            </w:rPr>
            <w:delText>password</w:delText>
          </w:r>
        </w:del>
      </w:ins>
      <w:del w:id="7302" w:author="muhammad fauzan" w:date="2022-08-04T12:52:00Z">
        <w:r>
          <w:delText>asaa</w:delText>
        </w:r>
      </w:del>
    </w:p>
    <w:p w:rsidR="00222167" w:rsidRDefault="008B3912">
      <w:pPr>
        <w:pStyle w:val="Heading2"/>
        <w:ind w:left="709" w:hanging="709"/>
      </w:pPr>
      <w:r>
        <w:lastRenderedPageBreak/>
        <w:t>Pengujian Sistem</w:t>
      </w:r>
    </w:p>
    <w:p w:rsidR="00222167" w:rsidRDefault="008B3912">
      <w:pPr>
        <w:pStyle w:val="ListParagraph"/>
        <w:tabs>
          <w:tab w:val="left" w:pos="6222"/>
        </w:tabs>
        <w:spacing w:after="160"/>
        <w:ind w:left="0" w:firstLine="709"/>
      </w:pPr>
      <w:r>
        <w:t xml:space="preserve">Pengujian sistem dilakukan dengan pengujian black box dan white box. black box adalah pengujian mengenai </w:t>
      </w:r>
      <w:del w:id="7303" w:author="muhammad fauzan" w:date="2022-08-04T18:19:00Z">
        <w:r>
          <w:delText>user</w:delText>
        </w:r>
      </w:del>
      <w:ins w:id="7304" w:author="muhammad fauzan" w:date="2022-08-04T18:26:00Z">
        <w:r>
          <w:rPr>
            <w:i/>
          </w:rPr>
          <w:t>user</w:t>
        </w:r>
      </w:ins>
      <w:r>
        <w:t xml:space="preserve"> </w:t>
      </w:r>
      <w:del w:id="7305" w:author="muhammad fauzan" w:date="2022-08-04T18:30:00Z">
        <w:r>
          <w:delText>interface</w:delText>
        </w:r>
      </w:del>
      <w:ins w:id="7306" w:author="muhammad fauzan" w:date="2022-08-04T18:30:00Z">
        <w:r>
          <w:rPr>
            <w:i/>
          </w:rPr>
          <w:t>interface</w:t>
        </w:r>
      </w:ins>
      <w:r>
        <w:t xml:space="preserve"> dan pengujian white box adalah pengujian mengenai alur pemograman yang digunakan.</w:t>
      </w:r>
    </w:p>
    <w:p w:rsidR="00222167" w:rsidRDefault="008B3912">
      <w:pPr>
        <w:pStyle w:val="ListParagraph"/>
        <w:numPr>
          <w:ilvl w:val="0"/>
          <w:numId w:val="41"/>
        </w:numPr>
        <w:ind w:left="709" w:hanging="785"/>
        <w:pPrChange w:id="7307" w:author="muhammad fauzan" w:date="2022-08-04T14:02:00Z">
          <w:pPr>
            <w:pStyle w:val="ListParagraph"/>
            <w:numPr>
              <w:numId w:val="41"/>
            </w:numPr>
            <w:ind w:left="426" w:hanging="502"/>
          </w:pPr>
        </w:pPrChange>
      </w:pPr>
      <w:r>
        <w:t>Pengujian black box</w:t>
      </w:r>
    </w:p>
    <w:p w:rsidR="00222167" w:rsidRDefault="008B3912">
      <w:pPr>
        <w:pStyle w:val="ListParagraph"/>
        <w:ind w:left="0" w:firstLine="709"/>
        <w:pPrChange w:id="7308" w:author="muhammad fauzan" w:date="2022-08-04T14:02:00Z">
          <w:pPr>
            <w:pStyle w:val="ListParagraph"/>
            <w:ind w:left="426"/>
          </w:pPr>
        </w:pPrChange>
      </w:pPr>
      <w:r>
        <w:t xml:space="preserve">Pengujian black box berisi pengujian pada </w:t>
      </w:r>
      <w:del w:id="7309" w:author="muhammad fauzan" w:date="2022-08-04T18:20:00Z">
        <w:r>
          <w:delText>user</w:delText>
        </w:r>
      </w:del>
      <w:ins w:id="7310" w:author="muhammad fauzan" w:date="2022-08-04T18:26:00Z">
        <w:r>
          <w:rPr>
            <w:i/>
          </w:rPr>
          <w:t>user</w:t>
        </w:r>
      </w:ins>
      <w:r>
        <w:t xml:space="preserve"> </w:t>
      </w:r>
      <w:del w:id="7311" w:author="muhammad fauzan" w:date="2022-08-04T18:30:00Z">
        <w:r>
          <w:delText>interface</w:delText>
        </w:r>
      </w:del>
      <w:ins w:id="7312" w:author="muhammad fauzan" w:date="2022-08-04T18:30:00Z">
        <w:r>
          <w:rPr>
            <w:i/>
          </w:rPr>
          <w:t>interface</w:t>
        </w:r>
      </w:ins>
      <w:r>
        <w:t xml:space="preserve"> didalam sistem apakah berjalan dengan baik atau tidak. Berikut adalah pengujian black box.</w:t>
      </w:r>
    </w:p>
    <w:p w:rsidR="00222167" w:rsidRDefault="008B3912">
      <w:pPr>
        <w:pStyle w:val="ListParagraph"/>
        <w:numPr>
          <w:ilvl w:val="0"/>
          <w:numId w:val="38"/>
        </w:numPr>
        <w:ind w:left="426" w:hanging="425"/>
        <w:pPrChange w:id="7313" w:author="muhammad fauzan" w:date="2022-08-04T14:04:00Z">
          <w:pPr>
            <w:pStyle w:val="ListParagraph"/>
            <w:numPr>
              <w:numId w:val="38"/>
            </w:numPr>
            <w:ind w:left="851" w:hanging="425"/>
          </w:pPr>
        </w:pPrChange>
      </w:pPr>
      <w:r>
        <w:t xml:space="preserve">Halaman </w:t>
      </w:r>
      <w:del w:id="7314" w:author="muhammad fauzan" w:date="2022-08-04T18:36:00Z">
        <w:r>
          <w:delText>Login</w:delText>
        </w:r>
      </w:del>
      <w:ins w:id="7315" w:author="muhammad fauzan" w:date="2022-08-04T18:36:00Z">
        <w:r>
          <w:rPr>
            <w:i/>
          </w:rPr>
          <w:t>Login</w:t>
        </w:r>
      </w:ins>
      <w:r>
        <w:t xml:space="preserve"> Admin </w:t>
      </w:r>
    </w:p>
    <w:p w:rsidR="00222167" w:rsidRDefault="008B3912">
      <w:pPr>
        <w:pStyle w:val="ListParagraph"/>
        <w:ind w:left="426"/>
        <w:rPr>
          <w:ins w:id="7316" w:author="muhammad fauzan" w:date="2022-08-04T14:14:00Z"/>
        </w:rPr>
      </w:pPr>
      <w:r>
        <w:t xml:space="preserve">Halaman </w:t>
      </w:r>
      <w:del w:id="7317" w:author="muhammad fauzan" w:date="2022-08-04T18:36:00Z">
        <w:r>
          <w:delText>Login</w:delText>
        </w:r>
      </w:del>
      <w:ins w:id="7318" w:author="muhammad fauzan" w:date="2022-08-04T18:36:00Z">
        <w:r>
          <w:rPr>
            <w:i/>
          </w:rPr>
          <w:t>Login</w:t>
        </w:r>
      </w:ins>
      <w:r>
        <w:t xml:space="preserve"> adalah halaman pertama yang akan diakses oleh admin sebelum admin melakukan </w:t>
      </w:r>
      <w:del w:id="7319" w:author="muhammad fauzan" w:date="2022-08-04T18:36:00Z">
        <w:r>
          <w:delText>login</w:delText>
        </w:r>
      </w:del>
      <w:ins w:id="7320" w:author="muhammad fauzan" w:date="2022-08-04T18:36:00Z">
        <w:r>
          <w:rPr>
            <w:i/>
          </w:rPr>
          <w:t>login</w:t>
        </w:r>
      </w:ins>
      <w:r>
        <w:t xml:space="preserve">. Didalamnya admin harus memasukkan </w:t>
      </w:r>
      <w:del w:id="7321" w:author="muhammad fauzan" w:date="2022-08-04T18:20:00Z">
        <w:r>
          <w:delText>user</w:delText>
        </w:r>
      </w:del>
      <w:del w:id="7322" w:author="muhammad fauzan" w:date="2022-08-05T02:48:00Z">
        <w:r>
          <w:delText>name</w:delText>
        </w:r>
      </w:del>
      <w:ins w:id="7323" w:author="muhammad fauzan" w:date="2022-08-05T02:48:00Z">
        <w:r>
          <w:rPr>
            <w:i/>
          </w:rPr>
          <w:t>username</w:t>
        </w:r>
      </w:ins>
      <w:r>
        <w:t xml:space="preserve"> dan </w:t>
      </w:r>
      <w:del w:id="7324" w:author="muhammad fauzan" w:date="2022-08-04T20:08:00Z">
        <w:r>
          <w:delText>password</w:delText>
        </w:r>
      </w:del>
      <w:ins w:id="7325" w:author="muhammad fauzan" w:date="2022-08-04T20:08:00Z">
        <w:r>
          <w:rPr>
            <w:i/>
          </w:rPr>
          <w:t>password</w:t>
        </w:r>
      </w:ins>
      <w:r>
        <w:t xml:space="preserve"> lalu menekan </w:t>
      </w:r>
      <w:del w:id="7326" w:author="muhammad fauzan" w:date="2022-08-04T18:53:00Z">
        <w:r>
          <w:delText>button</w:delText>
        </w:r>
      </w:del>
      <w:ins w:id="7327" w:author="muhammad fauzan" w:date="2022-08-04T18:53:00Z">
        <w:r>
          <w:rPr>
            <w:i/>
          </w:rPr>
          <w:t>button</w:t>
        </w:r>
      </w:ins>
      <w:r>
        <w:t xml:space="preserve"> </w:t>
      </w:r>
      <w:del w:id="7328" w:author="muhammad fauzan" w:date="2022-08-04T18:36:00Z">
        <w:r>
          <w:delText>login</w:delText>
        </w:r>
      </w:del>
      <w:ins w:id="7329" w:author="muhammad fauzan" w:date="2022-08-04T18:36:00Z">
        <w:r>
          <w:rPr>
            <w:i/>
          </w:rPr>
          <w:t>login</w:t>
        </w:r>
      </w:ins>
      <w:r>
        <w:t xml:space="preserve">. Untuk </w:t>
      </w:r>
      <w:del w:id="7330" w:author="muhammad fauzan" w:date="2022-08-04T20:08:00Z">
        <w:r>
          <w:delText>password</w:delText>
        </w:r>
      </w:del>
      <w:ins w:id="7331" w:author="muhammad fauzan" w:date="2022-08-04T20:08:00Z">
        <w:r>
          <w:rPr>
            <w:i/>
          </w:rPr>
          <w:t>password</w:t>
        </w:r>
      </w:ins>
      <w:r>
        <w:t xml:space="preserve"> harus diisi dengan string sebanyak 8, jika kurang maka akan tampil error. Berikut pengujian untuk halaman </w:t>
      </w:r>
      <w:del w:id="7332" w:author="muhammad fauzan" w:date="2022-08-04T18:36:00Z">
        <w:r>
          <w:delText>login</w:delText>
        </w:r>
      </w:del>
      <w:ins w:id="7333" w:author="muhammad fauzan" w:date="2022-08-04T18:36:00Z">
        <w:r>
          <w:rPr>
            <w:i/>
          </w:rPr>
          <w:t>login</w:t>
        </w:r>
      </w:ins>
      <w:r>
        <w:t>.</w:t>
      </w:r>
    </w:p>
    <w:p w:rsidR="00222167" w:rsidRDefault="008B3912">
      <w:pPr>
        <w:pStyle w:val="Caption"/>
        <w:ind w:left="851"/>
        <w:pPrChange w:id="7334" w:author="muhammad fauzan" w:date="2022-08-04T14:16:00Z">
          <w:pPr>
            <w:pStyle w:val="ListParagraph"/>
            <w:ind w:left="851"/>
          </w:pPr>
        </w:pPrChange>
      </w:pPr>
      <w:bookmarkStart w:id="7335" w:name="_Hlk110515239"/>
      <w:ins w:id="7336" w:author="muhammad fauzan" w:date="2022-08-04T14:16:00Z">
        <w:r>
          <w:t xml:space="preserve">Tabel 4. </w:t>
        </w:r>
        <w:r>
          <w:fldChar w:fldCharType="begin"/>
        </w:r>
        <w:r>
          <w:instrText xml:space="preserve"> SEQ Tabel_4. \* ARABIC </w:instrText>
        </w:r>
      </w:ins>
      <w:r>
        <w:fldChar w:fldCharType="separate"/>
      </w:r>
      <w:ins w:id="7337" w:author="muhammad fauzan" w:date="2022-08-10T01:43:00Z">
        <w:r>
          <w:t>1</w:t>
        </w:r>
      </w:ins>
      <w:ins w:id="7338" w:author="muhammad fauzan" w:date="2022-08-04T14:16:00Z">
        <w:r>
          <w:fldChar w:fldCharType="end"/>
        </w:r>
        <w:r>
          <w:t xml:space="preserve"> Tabel black bo</w:t>
        </w:r>
      </w:ins>
      <w:ins w:id="7339" w:author="muhammad fauzan" w:date="2022-08-04T14:17:00Z">
        <w:r>
          <w:t xml:space="preserve">x </w:t>
        </w:r>
      </w:ins>
      <w:ins w:id="7340" w:author="muhammad fauzan" w:date="2022-08-04T18:36:00Z">
        <w:r>
          <w:rPr>
            <w:i/>
          </w:rPr>
          <w:t>login</w:t>
        </w:r>
      </w:ins>
      <w:ins w:id="7341" w:author="muhammad fauzan" w:date="2022-08-04T14:18:00Z">
        <w:r>
          <w:t xml:space="preserve"> admin</w:t>
        </w:r>
      </w:ins>
      <w:bookmarkEnd w:id="7335"/>
    </w:p>
    <w:tbl>
      <w:tblPr>
        <w:tblStyle w:val="TableGrid"/>
        <w:tblW w:w="0" w:type="auto"/>
        <w:tblInd w:w="-8" w:type="dxa"/>
        <w:tblLayout w:type="fixed"/>
        <w:tblLook w:val="04A0" w:firstRow="1" w:lastRow="0" w:firstColumn="1" w:lastColumn="0" w:noHBand="0" w:noVBand="1"/>
        <w:tblPrChange w:id="7342" w:author="muhammad fauzan" w:date="2022-08-07T17:33:00Z">
          <w:tblPr>
            <w:tblStyle w:val="TableGrid"/>
            <w:tblW w:w="9639" w:type="dxa"/>
            <w:tblInd w:w="-572" w:type="dxa"/>
            <w:tblLayout w:type="fixed"/>
            <w:tblLook w:val="04A0" w:firstRow="1" w:lastRow="0" w:firstColumn="1" w:lastColumn="0" w:noHBand="0" w:noVBand="1"/>
          </w:tblPr>
        </w:tblPrChange>
      </w:tblPr>
      <w:tblGrid>
        <w:gridCol w:w="564"/>
        <w:gridCol w:w="2870"/>
        <w:gridCol w:w="1595"/>
        <w:gridCol w:w="2024"/>
        <w:gridCol w:w="883"/>
        <w:tblGridChange w:id="7343">
          <w:tblGrid>
            <w:gridCol w:w="8"/>
            <w:gridCol w:w="556"/>
            <w:gridCol w:w="153"/>
            <w:gridCol w:w="1843"/>
            <w:gridCol w:w="874"/>
            <w:gridCol w:w="1536"/>
            <w:gridCol w:w="59"/>
            <w:gridCol w:w="2024"/>
            <w:gridCol w:w="185"/>
            <w:gridCol w:w="698"/>
            <w:gridCol w:w="1711"/>
          </w:tblGrid>
        </w:tblGridChange>
      </w:tblGrid>
      <w:tr w:rsidR="00222167" w:rsidTr="00222167">
        <w:trPr>
          <w:trHeight w:val="1314"/>
          <w:tblHeader/>
          <w:trPrChange w:id="7344" w:author="muhammad fauzan" w:date="2022-08-07T17:33:00Z">
            <w:trPr>
              <w:gridBefore w:val="1"/>
              <w:wBefore w:w="8" w:type="dxa"/>
              <w:trHeight w:val="1314"/>
            </w:trPr>
          </w:trPrChange>
        </w:trPr>
        <w:tc>
          <w:tcPr>
            <w:tcW w:w="564" w:type="dxa"/>
            <w:vAlign w:val="center"/>
            <w:tcPrChange w:id="7345" w:author="muhammad fauzan" w:date="2022-08-07T17:33:00Z">
              <w:tcPr>
                <w:tcW w:w="709" w:type="dxa"/>
                <w:gridSpan w:val="2"/>
                <w:vAlign w:val="center"/>
              </w:tcPr>
            </w:tcPrChange>
          </w:tcPr>
          <w:p w:rsidR="00222167" w:rsidRDefault="008B3912">
            <w:pPr>
              <w:pStyle w:val="ListParagraph"/>
              <w:spacing w:line="240" w:lineRule="auto"/>
              <w:ind w:left="0"/>
              <w:jc w:val="center"/>
            </w:pPr>
            <w:r>
              <w:rPr>
                <w:szCs w:val="24"/>
              </w:rPr>
              <w:t>NO</w:t>
            </w:r>
          </w:p>
        </w:tc>
        <w:tc>
          <w:tcPr>
            <w:tcW w:w="2870" w:type="dxa"/>
            <w:vAlign w:val="center"/>
            <w:tcPrChange w:id="7346" w:author="muhammad fauzan" w:date="2022-08-07T17:33:00Z">
              <w:tcPr>
                <w:tcW w:w="1843" w:type="dxa"/>
                <w:vAlign w:val="center"/>
              </w:tcPr>
            </w:tcPrChange>
          </w:tcPr>
          <w:p w:rsidR="00222167" w:rsidRDefault="008B3912">
            <w:pPr>
              <w:pStyle w:val="ListParagraph"/>
              <w:spacing w:line="240" w:lineRule="auto"/>
              <w:ind w:left="0"/>
              <w:jc w:val="center"/>
            </w:pPr>
            <w:r>
              <w:rPr>
                <w:szCs w:val="24"/>
              </w:rPr>
              <w:t>Pengujian</w:t>
            </w:r>
          </w:p>
        </w:tc>
        <w:tc>
          <w:tcPr>
            <w:tcW w:w="1595" w:type="dxa"/>
            <w:vAlign w:val="center"/>
            <w:tcPrChange w:id="7347" w:author="muhammad fauzan" w:date="2022-08-07T17:33:00Z">
              <w:tcPr>
                <w:tcW w:w="2410" w:type="dxa"/>
                <w:gridSpan w:val="2"/>
                <w:vAlign w:val="center"/>
              </w:tcPr>
            </w:tcPrChange>
          </w:tcPr>
          <w:p w:rsidR="00222167" w:rsidRDefault="008B3912">
            <w:pPr>
              <w:pStyle w:val="ListParagraph"/>
              <w:spacing w:line="240" w:lineRule="auto"/>
              <w:ind w:left="0"/>
              <w:jc w:val="center"/>
            </w:pPr>
            <w:r>
              <w:rPr>
                <w:szCs w:val="24"/>
              </w:rPr>
              <w:t>Fungsi Yang Diuji</w:t>
            </w:r>
          </w:p>
        </w:tc>
        <w:tc>
          <w:tcPr>
            <w:tcW w:w="2024" w:type="dxa"/>
            <w:vAlign w:val="center"/>
            <w:tcPrChange w:id="7348" w:author="muhammad fauzan" w:date="2022-08-07T17:33:00Z">
              <w:tcPr>
                <w:tcW w:w="2268" w:type="dxa"/>
                <w:gridSpan w:val="3"/>
                <w:vAlign w:val="center"/>
              </w:tcPr>
            </w:tcPrChange>
          </w:tcPr>
          <w:p w:rsidR="00222167" w:rsidRDefault="008B3912">
            <w:pPr>
              <w:pStyle w:val="ListParagraph"/>
              <w:spacing w:line="240" w:lineRule="auto"/>
              <w:ind w:left="0"/>
              <w:jc w:val="center"/>
            </w:pPr>
            <w:r>
              <w:rPr>
                <w:szCs w:val="24"/>
              </w:rPr>
              <w:t>Hasil Yang Diharapkan</w:t>
            </w:r>
          </w:p>
        </w:tc>
        <w:tc>
          <w:tcPr>
            <w:tcW w:w="883" w:type="dxa"/>
            <w:vAlign w:val="center"/>
            <w:tcPrChange w:id="7349" w:author="muhammad fauzan" w:date="2022-08-07T17:33:00Z">
              <w:tcPr>
                <w:tcW w:w="2409" w:type="dxa"/>
                <w:gridSpan w:val="2"/>
                <w:vAlign w:val="center"/>
              </w:tcPr>
            </w:tcPrChange>
          </w:tcPr>
          <w:p w:rsidR="00222167" w:rsidRDefault="008B3912">
            <w:pPr>
              <w:pStyle w:val="ListParagraph"/>
              <w:spacing w:line="240" w:lineRule="auto"/>
              <w:ind w:left="302" w:hanging="302"/>
              <w:jc w:val="center"/>
            </w:pPr>
            <w:r>
              <w:rPr>
                <w:szCs w:val="24"/>
              </w:rPr>
              <w:t>Hasil</w:t>
            </w:r>
          </w:p>
        </w:tc>
      </w:tr>
      <w:tr w:rsidR="00222167" w:rsidTr="00222167">
        <w:trPr>
          <w:trPrChange w:id="7350" w:author="muhammad fauzan" w:date="2022-08-04T14:15:00Z">
            <w:trPr>
              <w:gridBefore w:val="1"/>
              <w:wBefore w:w="8" w:type="dxa"/>
            </w:trPr>
          </w:trPrChange>
        </w:trPr>
        <w:tc>
          <w:tcPr>
            <w:tcW w:w="564" w:type="dxa"/>
            <w:vAlign w:val="center"/>
            <w:tcPrChange w:id="7351" w:author="muhammad fauzan" w:date="2022-08-04T14:15:00Z">
              <w:tcPr>
                <w:tcW w:w="709" w:type="dxa"/>
                <w:gridSpan w:val="2"/>
                <w:vAlign w:val="center"/>
              </w:tcPr>
            </w:tcPrChange>
          </w:tcPr>
          <w:p w:rsidR="00222167" w:rsidRDefault="008B3912">
            <w:pPr>
              <w:pStyle w:val="ListParagraph"/>
              <w:spacing w:line="240" w:lineRule="auto"/>
              <w:ind w:left="0"/>
              <w:jc w:val="center"/>
            </w:pPr>
            <w:r>
              <w:rPr>
                <w:szCs w:val="24"/>
              </w:rPr>
              <w:t>1</w:t>
            </w:r>
          </w:p>
        </w:tc>
        <w:tc>
          <w:tcPr>
            <w:tcW w:w="2870" w:type="dxa"/>
            <w:tcPrChange w:id="7352" w:author="muhammad fauzan" w:date="2022-08-04T14:15:00Z">
              <w:tcPr>
                <w:tcW w:w="1843" w:type="dxa"/>
              </w:tcPr>
            </w:tcPrChange>
          </w:tcPr>
          <w:p w:rsidR="00222167" w:rsidRDefault="008B3912">
            <w:pPr>
              <w:pStyle w:val="ListParagraph"/>
              <w:spacing w:line="240" w:lineRule="auto"/>
              <w:ind w:left="0"/>
              <w:jc w:val="left"/>
            </w:pPr>
            <w:del w:id="7353" w:author="muhammad fauzan" w:date="2022-08-04T18:26:00Z">
              <w:r>
                <w:rPr>
                  <w:szCs w:val="24"/>
                </w:rPr>
                <w:delText>User</w:delText>
              </w:r>
            </w:del>
            <w:del w:id="7354" w:author="muhammad fauzan" w:date="2022-08-05T02:48:00Z">
              <w:r>
                <w:rPr>
                  <w:szCs w:val="24"/>
                </w:rPr>
                <w:delText>name</w:delText>
              </w:r>
            </w:del>
            <w:ins w:id="7355" w:author="muhammad fauzan" w:date="2022-08-05T02:48:00Z">
              <w:r>
                <w:rPr>
                  <w:i/>
                  <w:szCs w:val="24"/>
                </w:rPr>
                <w:t>Username</w:t>
              </w:r>
            </w:ins>
            <w:r>
              <w:rPr>
                <w:szCs w:val="24"/>
              </w:rPr>
              <w:t xml:space="preserve"> dan </w:t>
            </w:r>
            <w:del w:id="7356" w:author="muhammad fauzan" w:date="2022-08-04T20:08:00Z">
              <w:r>
                <w:rPr>
                  <w:szCs w:val="24"/>
                </w:rPr>
                <w:delText>password</w:delText>
              </w:r>
            </w:del>
            <w:ins w:id="7357" w:author="muhammad fauzan" w:date="2022-08-04T20:08:00Z">
              <w:r>
                <w:rPr>
                  <w:i/>
                  <w:szCs w:val="24"/>
                </w:rPr>
                <w:t>password</w:t>
              </w:r>
            </w:ins>
            <w:r>
              <w:rPr>
                <w:szCs w:val="24"/>
              </w:rPr>
              <w:t xml:space="preserve"> kosong kemudian menekan </w:t>
            </w:r>
            <w:del w:id="7358" w:author="muhammad fauzan" w:date="2022-08-04T18:53:00Z">
              <w:r>
                <w:rPr>
                  <w:szCs w:val="24"/>
                </w:rPr>
                <w:delText>button</w:delText>
              </w:r>
            </w:del>
            <w:ins w:id="7359" w:author="muhammad fauzan" w:date="2022-08-04T18:53:00Z">
              <w:r>
                <w:rPr>
                  <w:i/>
                  <w:szCs w:val="24"/>
                </w:rPr>
                <w:t>button</w:t>
              </w:r>
            </w:ins>
            <w:r>
              <w:rPr>
                <w:szCs w:val="24"/>
              </w:rPr>
              <w:t xml:space="preserve"> </w:t>
            </w:r>
            <w:del w:id="7360" w:author="muhammad fauzan" w:date="2022-08-04T18:36:00Z">
              <w:r>
                <w:rPr>
                  <w:szCs w:val="24"/>
                </w:rPr>
                <w:delText>login</w:delText>
              </w:r>
            </w:del>
            <w:ins w:id="7361" w:author="muhammad fauzan" w:date="2022-08-04T18:36:00Z">
              <w:r>
                <w:rPr>
                  <w:i/>
                  <w:szCs w:val="24"/>
                </w:rPr>
                <w:t>login</w:t>
              </w:r>
            </w:ins>
          </w:p>
        </w:tc>
        <w:tc>
          <w:tcPr>
            <w:tcW w:w="1595" w:type="dxa"/>
            <w:tcPrChange w:id="7362" w:author="muhammad fauzan" w:date="2022-08-04T14:15:00Z">
              <w:tcPr>
                <w:tcW w:w="2410" w:type="dxa"/>
                <w:gridSpan w:val="2"/>
              </w:tcPr>
            </w:tcPrChange>
          </w:tcPr>
          <w:p w:rsidR="00222167" w:rsidRDefault="008B3912">
            <w:pPr>
              <w:pStyle w:val="ListParagraph"/>
              <w:spacing w:line="240" w:lineRule="auto"/>
              <w:ind w:left="0"/>
              <w:rPr>
                <w:szCs w:val="24"/>
              </w:rPr>
            </w:pPr>
            <w:del w:id="7363" w:author="muhammad fauzan" w:date="2022-08-04T18:26:00Z">
              <w:r>
                <w:rPr>
                  <w:szCs w:val="24"/>
                </w:rPr>
                <w:delText>User</w:delText>
              </w:r>
            </w:del>
            <w:del w:id="7364" w:author="muhammad fauzan" w:date="2022-08-05T02:48:00Z">
              <w:r>
                <w:rPr>
                  <w:szCs w:val="24"/>
                </w:rPr>
                <w:delText>name</w:delText>
              </w:r>
            </w:del>
            <w:ins w:id="7365" w:author="muhammad fauzan" w:date="2022-08-05T02:48:00Z">
              <w:r>
                <w:rPr>
                  <w:i/>
                  <w:szCs w:val="24"/>
                </w:rPr>
                <w:t>Username</w:t>
              </w:r>
            </w:ins>
            <w:r>
              <w:rPr>
                <w:szCs w:val="24"/>
              </w:rPr>
              <w:t>: (kosong)</w:t>
            </w:r>
          </w:p>
          <w:p w:rsidR="00222167" w:rsidRDefault="008B3912">
            <w:pPr>
              <w:pStyle w:val="ListParagraph"/>
              <w:spacing w:line="240" w:lineRule="auto"/>
              <w:ind w:left="0"/>
            </w:pPr>
            <w:del w:id="7366" w:author="muhammad fauzan" w:date="2022-08-04T20:08:00Z">
              <w:r>
                <w:rPr>
                  <w:szCs w:val="24"/>
                </w:rPr>
                <w:delText>Password</w:delText>
              </w:r>
            </w:del>
            <w:ins w:id="7367" w:author="muhammad fauzan" w:date="2022-08-04T20:08:00Z">
              <w:r>
                <w:rPr>
                  <w:i/>
                  <w:szCs w:val="24"/>
                </w:rPr>
                <w:t>Password</w:t>
              </w:r>
            </w:ins>
            <w:r>
              <w:rPr>
                <w:szCs w:val="24"/>
              </w:rPr>
              <w:t>: (kosong)</w:t>
            </w:r>
          </w:p>
        </w:tc>
        <w:tc>
          <w:tcPr>
            <w:tcW w:w="2024" w:type="dxa"/>
            <w:tcPrChange w:id="7368" w:author="muhammad fauzan" w:date="2022-08-04T14:15:00Z">
              <w:tcPr>
                <w:tcW w:w="2268" w:type="dxa"/>
                <w:gridSpan w:val="3"/>
              </w:tcPr>
            </w:tcPrChange>
          </w:tcPr>
          <w:p w:rsidR="00222167" w:rsidRDefault="008B3912">
            <w:pPr>
              <w:pStyle w:val="ListParagraph"/>
              <w:spacing w:line="240" w:lineRule="auto"/>
              <w:ind w:left="0"/>
              <w:jc w:val="left"/>
            </w:pPr>
            <w:r>
              <w:rPr>
                <w:szCs w:val="24"/>
              </w:rPr>
              <w:t>Sistem akan menampilkan error</w:t>
            </w:r>
          </w:p>
        </w:tc>
        <w:tc>
          <w:tcPr>
            <w:tcW w:w="883" w:type="dxa"/>
            <w:vAlign w:val="center"/>
            <w:tcPrChange w:id="7369" w:author="muhammad fauzan" w:date="2022-08-04T14:15:00Z">
              <w:tcPr>
                <w:tcW w:w="2409" w:type="dxa"/>
                <w:gridSpan w:val="2"/>
                <w:vAlign w:val="center"/>
              </w:tcPr>
            </w:tcPrChange>
          </w:tcPr>
          <w:p w:rsidR="00222167" w:rsidRDefault="008B3912">
            <w:pPr>
              <w:pStyle w:val="ListParagraph"/>
              <w:spacing w:line="240" w:lineRule="auto"/>
              <w:ind w:left="0"/>
            </w:pPr>
            <w:r>
              <w:t>Sukses</w:t>
            </w:r>
          </w:p>
        </w:tc>
      </w:tr>
      <w:tr w:rsidR="00222167" w:rsidTr="00222167">
        <w:trPr>
          <w:trPrChange w:id="7370" w:author="muhammad fauzan" w:date="2022-08-04T14:15:00Z">
            <w:trPr>
              <w:gridBefore w:val="1"/>
              <w:wBefore w:w="8" w:type="dxa"/>
            </w:trPr>
          </w:trPrChange>
        </w:trPr>
        <w:tc>
          <w:tcPr>
            <w:tcW w:w="564" w:type="dxa"/>
            <w:vAlign w:val="center"/>
            <w:tcPrChange w:id="7371" w:author="muhammad fauzan" w:date="2022-08-04T14:15:00Z">
              <w:tcPr>
                <w:tcW w:w="709" w:type="dxa"/>
                <w:gridSpan w:val="2"/>
                <w:vAlign w:val="center"/>
              </w:tcPr>
            </w:tcPrChange>
          </w:tcPr>
          <w:p w:rsidR="00222167" w:rsidRDefault="008B3912">
            <w:pPr>
              <w:pStyle w:val="ListParagraph"/>
              <w:spacing w:line="240" w:lineRule="auto"/>
              <w:ind w:left="0"/>
              <w:jc w:val="center"/>
              <w:rPr>
                <w:szCs w:val="24"/>
              </w:rPr>
            </w:pPr>
            <w:r>
              <w:rPr>
                <w:szCs w:val="24"/>
              </w:rPr>
              <w:t>2</w:t>
            </w:r>
          </w:p>
        </w:tc>
        <w:tc>
          <w:tcPr>
            <w:tcW w:w="2870" w:type="dxa"/>
            <w:tcPrChange w:id="7372" w:author="muhammad fauzan" w:date="2022-08-04T14:15:00Z">
              <w:tcPr>
                <w:tcW w:w="1843" w:type="dxa"/>
              </w:tcPr>
            </w:tcPrChange>
          </w:tcPr>
          <w:p w:rsidR="00222167" w:rsidRDefault="008B3912">
            <w:pPr>
              <w:pStyle w:val="ListParagraph"/>
              <w:spacing w:line="240" w:lineRule="auto"/>
              <w:ind w:left="0"/>
              <w:rPr>
                <w:szCs w:val="24"/>
              </w:rPr>
            </w:pPr>
            <w:del w:id="7373" w:author="muhammad fauzan" w:date="2022-08-04T18:26:00Z">
              <w:r>
                <w:rPr>
                  <w:szCs w:val="24"/>
                </w:rPr>
                <w:delText>User</w:delText>
              </w:r>
            </w:del>
            <w:del w:id="7374" w:author="muhammad fauzan" w:date="2022-08-05T02:48:00Z">
              <w:r>
                <w:rPr>
                  <w:szCs w:val="24"/>
                </w:rPr>
                <w:delText>name</w:delText>
              </w:r>
            </w:del>
            <w:ins w:id="7375" w:author="muhammad fauzan" w:date="2022-08-05T02:48:00Z">
              <w:r>
                <w:rPr>
                  <w:i/>
                  <w:szCs w:val="24"/>
                </w:rPr>
                <w:t>Username</w:t>
              </w:r>
            </w:ins>
            <w:r>
              <w:rPr>
                <w:szCs w:val="24"/>
              </w:rPr>
              <w:t xml:space="preserve"> berisi dan </w:t>
            </w:r>
            <w:del w:id="7376" w:author="muhammad fauzan" w:date="2022-08-04T20:08:00Z">
              <w:r>
                <w:rPr>
                  <w:szCs w:val="24"/>
                </w:rPr>
                <w:delText>password</w:delText>
              </w:r>
            </w:del>
            <w:ins w:id="7377" w:author="muhammad fauzan" w:date="2022-08-04T20:08:00Z">
              <w:r>
                <w:rPr>
                  <w:i/>
                  <w:szCs w:val="24"/>
                </w:rPr>
                <w:t>password</w:t>
              </w:r>
            </w:ins>
            <w:r>
              <w:rPr>
                <w:szCs w:val="24"/>
              </w:rPr>
              <w:t xml:space="preserve"> kosong kemudian menekan </w:t>
            </w:r>
            <w:del w:id="7378" w:author="muhammad fauzan" w:date="2022-08-04T18:53:00Z">
              <w:r>
                <w:rPr>
                  <w:szCs w:val="24"/>
                </w:rPr>
                <w:delText>button</w:delText>
              </w:r>
            </w:del>
            <w:ins w:id="7379" w:author="muhammad fauzan" w:date="2022-08-04T18:53:00Z">
              <w:r>
                <w:rPr>
                  <w:i/>
                  <w:szCs w:val="24"/>
                </w:rPr>
                <w:t>button</w:t>
              </w:r>
            </w:ins>
            <w:r>
              <w:rPr>
                <w:szCs w:val="24"/>
              </w:rPr>
              <w:t xml:space="preserve"> </w:t>
            </w:r>
            <w:del w:id="7380" w:author="muhammad fauzan" w:date="2022-08-04T18:36:00Z">
              <w:r>
                <w:rPr>
                  <w:szCs w:val="24"/>
                </w:rPr>
                <w:delText>login</w:delText>
              </w:r>
            </w:del>
            <w:ins w:id="7381" w:author="muhammad fauzan" w:date="2022-08-04T18:36:00Z">
              <w:r>
                <w:rPr>
                  <w:i/>
                  <w:szCs w:val="24"/>
                </w:rPr>
                <w:t>login</w:t>
              </w:r>
            </w:ins>
          </w:p>
        </w:tc>
        <w:tc>
          <w:tcPr>
            <w:tcW w:w="1595" w:type="dxa"/>
            <w:tcPrChange w:id="7382" w:author="muhammad fauzan" w:date="2022-08-04T14:15:00Z">
              <w:tcPr>
                <w:tcW w:w="2410" w:type="dxa"/>
                <w:gridSpan w:val="2"/>
              </w:tcPr>
            </w:tcPrChange>
          </w:tcPr>
          <w:p w:rsidR="00222167" w:rsidRDefault="008B3912">
            <w:pPr>
              <w:pStyle w:val="ListParagraph"/>
              <w:spacing w:line="240" w:lineRule="auto"/>
              <w:ind w:left="0"/>
              <w:rPr>
                <w:szCs w:val="24"/>
              </w:rPr>
            </w:pPr>
            <w:del w:id="7383" w:author="muhammad fauzan" w:date="2022-08-04T18:26:00Z">
              <w:r>
                <w:rPr>
                  <w:szCs w:val="24"/>
                </w:rPr>
                <w:delText>User</w:delText>
              </w:r>
            </w:del>
            <w:del w:id="7384" w:author="muhammad fauzan" w:date="2022-08-05T02:48:00Z">
              <w:r>
                <w:rPr>
                  <w:szCs w:val="24"/>
                </w:rPr>
                <w:delText>name</w:delText>
              </w:r>
            </w:del>
            <w:ins w:id="7385" w:author="muhammad fauzan" w:date="2022-08-05T02:48:00Z">
              <w:r>
                <w:rPr>
                  <w:i/>
                  <w:szCs w:val="24"/>
                </w:rPr>
                <w:t>Username</w:t>
              </w:r>
            </w:ins>
            <w:r>
              <w:rPr>
                <w:szCs w:val="24"/>
              </w:rPr>
              <w:t>: fauzan</w:t>
            </w:r>
          </w:p>
          <w:p w:rsidR="00222167" w:rsidRDefault="008B3912">
            <w:pPr>
              <w:pStyle w:val="ListParagraph"/>
              <w:spacing w:line="240" w:lineRule="auto"/>
              <w:ind w:left="0"/>
              <w:rPr>
                <w:szCs w:val="24"/>
              </w:rPr>
            </w:pPr>
            <w:del w:id="7386" w:author="muhammad fauzan" w:date="2022-08-04T20:08:00Z">
              <w:r>
                <w:rPr>
                  <w:szCs w:val="24"/>
                </w:rPr>
                <w:delText>Password</w:delText>
              </w:r>
            </w:del>
            <w:ins w:id="7387" w:author="muhammad fauzan" w:date="2022-08-04T20:08:00Z">
              <w:r>
                <w:rPr>
                  <w:i/>
                  <w:szCs w:val="24"/>
                </w:rPr>
                <w:t>Password</w:t>
              </w:r>
            </w:ins>
            <w:r>
              <w:rPr>
                <w:szCs w:val="24"/>
              </w:rPr>
              <w:t>: (kosong)</w:t>
            </w:r>
          </w:p>
        </w:tc>
        <w:tc>
          <w:tcPr>
            <w:tcW w:w="2024" w:type="dxa"/>
            <w:tcPrChange w:id="7388" w:author="muhammad fauzan" w:date="2022-08-04T14:15:00Z">
              <w:tcPr>
                <w:tcW w:w="2268" w:type="dxa"/>
                <w:gridSpan w:val="3"/>
              </w:tcPr>
            </w:tcPrChange>
          </w:tcPr>
          <w:p w:rsidR="00222167" w:rsidRDefault="008B3912">
            <w:pPr>
              <w:pStyle w:val="ListParagraph"/>
              <w:spacing w:line="240" w:lineRule="auto"/>
              <w:ind w:left="0"/>
              <w:jc w:val="left"/>
              <w:rPr>
                <w:szCs w:val="24"/>
              </w:rPr>
            </w:pPr>
            <w:r>
              <w:rPr>
                <w:szCs w:val="24"/>
              </w:rPr>
              <w:t>Sistem akan menampilkan error</w:t>
            </w:r>
          </w:p>
        </w:tc>
        <w:tc>
          <w:tcPr>
            <w:tcW w:w="883" w:type="dxa"/>
            <w:vAlign w:val="center"/>
            <w:tcPrChange w:id="7389" w:author="muhammad fauzan" w:date="2022-08-04T14:15:00Z">
              <w:tcPr>
                <w:tcW w:w="2409" w:type="dxa"/>
                <w:gridSpan w:val="2"/>
                <w:vAlign w:val="center"/>
              </w:tcPr>
            </w:tcPrChange>
          </w:tcPr>
          <w:p w:rsidR="00222167" w:rsidRDefault="008B3912">
            <w:pPr>
              <w:pStyle w:val="ListParagraph"/>
              <w:spacing w:line="240" w:lineRule="auto"/>
              <w:ind w:left="0"/>
            </w:pPr>
            <w:r>
              <w:t>sukses</w:t>
            </w:r>
          </w:p>
        </w:tc>
      </w:tr>
      <w:tr w:rsidR="00222167" w:rsidTr="00222167">
        <w:trPr>
          <w:trPrChange w:id="7390" w:author="muhammad fauzan" w:date="2022-08-04T14:15:00Z">
            <w:trPr>
              <w:gridBefore w:val="1"/>
              <w:wBefore w:w="8" w:type="dxa"/>
            </w:trPr>
          </w:trPrChange>
        </w:trPr>
        <w:tc>
          <w:tcPr>
            <w:tcW w:w="564" w:type="dxa"/>
            <w:vAlign w:val="center"/>
            <w:tcPrChange w:id="7391" w:author="muhammad fauzan" w:date="2022-08-04T14:15:00Z">
              <w:tcPr>
                <w:tcW w:w="709" w:type="dxa"/>
                <w:gridSpan w:val="2"/>
                <w:vAlign w:val="center"/>
              </w:tcPr>
            </w:tcPrChange>
          </w:tcPr>
          <w:p w:rsidR="00222167" w:rsidRDefault="008B3912">
            <w:pPr>
              <w:pStyle w:val="ListParagraph"/>
              <w:spacing w:line="240" w:lineRule="auto"/>
              <w:ind w:left="0"/>
              <w:jc w:val="center"/>
              <w:rPr>
                <w:szCs w:val="24"/>
              </w:rPr>
            </w:pPr>
            <w:r>
              <w:rPr>
                <w:szCs w:val="24"/>
              </w:rPr>
              <w:t>3</w:t>
            </w:r>
          </w:p>
        </w:tc>
        <w:tc>
          <w:tcPr>
            <w:tcW w:w="2870" w:type="dxa"/>
            <w:tcPrChange w:id="7392" w:author="muhammad fauzan" w:date="2022-08-04T14:15:00Z">
              <w:tcPr>
                <w:tcW w:w="1843" w:type="dxa"/>
              </w:tcPr>
            </w:tcPrChange>
          </w:tcPr>
          <w:p w:rsidR="00222167" w:rsidRDefault="008B3912">
            <w:pPr>
              <w:pStyle w:val="ListParagraph"/>
              <w:spacing w:line="240" w:lineRule="auto"/>
              <w:ind w:left="0"/>
              <w:rPr>
                <w:szCs w:val="24"/>
              </w:rPr>
            </w:pPr>
            <w:del w:id="7393" w:author="muhammad fauzan" w:date="2022-08-04T18:26:00Z">
              <w:r>
                <w:rPr>
                  <w:szCs w:val="24"/>
                </w:rPr>
                <w:delText>User</w:delText>
              </w:r>
            </w:del>
            <w:del w:id="7394" w:author="muhammad fauzan" w:date="2022-08-05T02:48:00Z">
              <w:r>
                <w:rPr>
                  <w:szCs w:val="24"/>
                </w:rPr>
                <w:delText>name</w:delText>
              </w:r>
            </w:del>
            <w:ins w:id="7395" w:author="muhammad fauzan" w:date="2022-08-05T02:48:00Z">
              <w:r>
                <w:rPr>
                  <w:i/>
                  <w:szCs w:val="24"/>
                </w:rPr>
                <w:t>Username</w:t>
              </w:r>
            </w:ins>
            <w:r>
              <w:rPr>
                <w:szCs w:val="24"/>
              </w:rPr>
              <w:t xml:space="preserve"> kosong dan </w:t>
            </w:r>
            <w:del w:id="7396" w:author="muhammad fauzan" w:date="2022-08-04T20:08:00Z">
              <w:r>
                <w:rPr>
                  <w:szCs w:val="24"/>
                </w:rPr>
                <w:delText>password</w:delText>
              </w:r>
            </w:del>
            <w:ins w:id="7397" w:author="muhammad fauzan" w:date="2022-08-04T20:08:00Z">
              <w:r>
                <w:rPr>
                  <w:i/>
                  <w:szCs w:val="24"/>
                </w:rPr>
                <w:t>password</w:t>
              </w:r>
            </w:ins>
            <w:r>
              <w:rPr>
                <w:szCs w:val="24"/>
              </w:rPr>
              <w:t xml:space="preserve"> berisi kemudian menekan </w:t>
            </w:r>
            <w:del w:id="7398" w:author="muhammad fauzan" w:date="2022-08-04T18:53:00Z">
              <w:r>
                <w:rPr>
                  <w:szCs w:val="24"/>
                </w:rPr>
                <w:delText>button</w:delText>
              </w:r>
            </w:del>
            <w:ins w:id="7399" w:author="muhammad fauzan" w:date="2022-08-04T18:53:00Z">
              <w:r>
                <w:rPr>
                  <w:i/>
                  <w:szCs w:val="24"/>
                </w:rPr>
                <w:t>button</w:t>
              </w:r>
            </w:ins>
            <w:r>
              <w:rPr>
                <w:szCs w:val="24"/>
              </w:rPr>
              <w:t xml:space="preserve"> </w:t>
            </w:r>
            <w:del w:id="7400" w:author="muhammad fauzan" w:date="2022-08-04T18:36:00Z">
              <w:r>
                <w:rPr>
                  <w:szCs w:val="24"/>
                </w:rPr>
                <w:delText>login</w:delText>
              </w:r>
            </w:del>
            <w:ins w:id="7401" w:author="muhammad fauzan" w:date="2022-08-04T18:36:00Z">
              <w:r>
                <w:rPr>
                  <w:i/>
                  <w:szCs w:val="24"/>
                </w:rPr>
                <w:t>login</w:t>
              </w:r>
            </w:ins>
          </w:p>
        </w:tc>
        <w:tc>
          <w:tcPr>
            <w:tcW w:w="1595" w:type="dxa"/>
            <w:tcPrChange w:id="7402" w:author="muhammad fauzan" w:date="2022-08-04T14:15:00Z">
              <w:tcPr>
                <w:tcW w:w="2410" w:type="dxa"/>
                <w:gridSpan w:val="2"/>
              </w:tcPr>
            </w:tcPrChange>
          </w:tcPr>
          <w:p w:rsidR="00222167" w:rsidRDefault="008B3912">
            <w:pPr>
              <w:pStyle w:val="ListParagraph"/>
              <w:spacing w:line="240" w:lineRule="auto"/>
              <w:ind w:left="0"/>
              <w:rPr>
                <w:szCs w:val="24"/>
              </w:rPr>
            </w:pPr>
            <w:del w:id="7403" w:author="muhammad fauzan" w:date="2022-08-04T18:26:00Z">
              <w:r>
                <w:rPr>
                  <w:szCs w:val="24"/>
                </w:rPr>
                <w:delText>User</w:delText>
              </w:r>
            </w:del>
            <w:del w:id="7404" w:author="muhammad fauzan" w:date="2022-08-05T02:48:00Z">
              <w:r>
                <w:rPr>
                  <w:szCs w:val="24"/>
                </w:rPr>
                <w:delText>name</w:delText>
              </w:r>
            </w:del>
            <w:ins w:id="7405" w:author="muhammad fauzan" w:date="2022-08-05T02:48:00Z">
              <w:r>
                <w:rPr>
                  <w:i/>
                  <w:szCs w:val="24"/>
                </w:rPr>
                <w:t>Username</w:t>
              </w:r>
            </w:ins>
            <w:r>
              <w:rPr>
                <w:szCs w:val="24"/>
              </w:rPr>
              <w:t>: (kosong)</w:t>
            </w:r>
          </w:p>
          <w:p w:rsidR="00222167" w:rsidRDefault="008B3912">
            <w:pPr>
              <w:pStyle w:val="ListParagraph"/>
              <w:spacing w:line="240" w:lineRule="auto"/>
              <w:ind w:left="0"/>
              <w:rPr>
                <w:szCs w:val="24"/>
              </w:rPr>
            </w:pPr>
            <w:del w:id="7406" w:author="muhammad fauzan" w:date="2022-08-04T20:08:00Z">
              <w:r>
                <w:rPr>
                  <w:szCs w:val="24"/>
                </w:rPr>
                <w:delText>Password</w:delText>
              </w:r>
            </w:del>
            <w:ins w:id="7407" w:author="muhammad fauzan" w:date="2022-08-04T20:08:00Z">
              <w:r>
                <w:rPr>
                  <w:i/>
                  <w:szCs w:val="24"/>
                </w:rPr>
                <w:t>Password</w:t>
              </w:r>
            </w:ins>
            <w:r>
              <w:rPr>
                <w:szCs w:val="24"/>
              </w:rPr>
              <w:t>: 12345678</w:t>
            </w:r>
          </w:p>
        </w:tc>
        <w:tc>
          <w:tcPr>
            <w:tcW w:w="2024" w:type="dxa"/>
            <w:tcPrChange w:id="7408" w:author="muhammad fauzan" w:date="2022-08-04T14:15:00Z">
              <w:tcPr>
                <w:tcW w:w="2268" w:type="dxa"/>
                <w:gridSpan w:val="3"/>
              </w:tcPr>
            </w:tcPrChange>
          </w:tcPr>
          <w:p w:rsidR="00222167" w:rsidRDefault="008B3912">
            <w:pPr>
              <w:pStyle w:val="ListParagraph"/>
              <w:spacing w:line="240" w:lineRule="auto"/>
              <w:ind w:left="0"/>
              <w:jc w:val="left"/>
              <w:rPr>
                <w:szCs w:val="24"/>
              </w:rPr>
            </w:pPr>
            <w:r>
              <w:rPr>
                <w:szCs w:val="24"/>
              </w:rPr>
              <w:t>Sistem akan menampilkan error</w:t>
            </w:r>
          </w:p>
        </w:tc>
        <w:tc>
          <w:tcPr>
            <w:tcW w:w="883" w:type="dxa"/>
            <w:vAlign w:val="center"/>
            <w:tcPrChange w:id="7409" w:author="muhammad fauzan" w:date="2022-08-04T14:15:00Z">
              <w:tcPr>
                <w:tcW w:w="2409" w:type="dxa"/>
                <w:gridSpan w:val="2"/>
                <w:vAlign w:val="center"/>
              </w:tcPr>
            </w:tcPrChange>
          </w:tcPr>
          <w:p w:rsidR="00222167" w:rsidRDefault="008B3912">
            <w:pPr>
              <w:pStyle w:val="ListParagraph"/>
              <w:spacing w:line="240" w:lineRule="auto"/>
              <w:ind w:left="0"/>
            </w:pPr>
            <w:r>
              <w:t>sukses</w:t>
            </w:r>
          </w:p>
        </w:tc>
      </w:tr>
      <w:tr w:rsidR="00222167" w:rsidTr="00222167">
        <w:trPr>
          <w:trPrChange w:id="7410" w:author="muhammad fauzan" w:date="2022-08-04T14:15:00Z">
            <w:trPr>
              <w:gridBefore w:val="1"/>
              <w:wBefore w:w="8" w:type="dxa"/>
            </w:trPr>
          </w:trPrChange>
        </w:trPr>
        <w:tc>
          <w:tcPr>
            <w:tcW w:w="564" w:type="dxa"/>
            <w:vAlign w:val="center"/>
            <w:tcPrChange w:id="7411" w:author="muhammad fauzan" w:date="2022-08-04T14:15:00Z">
              <w:tcPr>
                <w:tcW w:w="709" w:type="dxa"/>
                <w:gridSpan w:val="2"/>
                <w:vAlign w:val="center"/>
              </w:tcPr>
            </w:tcPrChange>
          </w:tcPr>
          <w:p w:rsidR="00222167" w:rsidRDefault="008B3912">
            <w:pPr>
              <w:pStyle w:val="ListParagraph"/>
              <w:spacing w:line="240" w:lineRule="auto"/>
              <w:ind w:left="0"/>
              <w:jc w:val="center"/>
              <w:rPr>
                <w:szCs w:val="24"/>
              </w:rPr>
            </w:pPr>
            <w:r>
              <w:rPr>
                <w:szCs w:val="24"/>
              </w:rPr>
              <w:lastRenderedPageBreak/>
              <w:t>4</w:t>
            </w:r>
          </w:p>
        </w:tc>
        <w:tc>
          <w:tcPr>
            <w:tcW w:w="2870" w:type="dxa"/>
            <w:tcPrChange w:id="7412" w:author="muhammad fauzan" w:date="2022-08-04T14:15:00Z">
              <w:tcPr>
                <w:tcW w:w="1843" w:type="dxa"/>
              </w:tcPr>
            </w:tcPrChange>
          </w:tcPr>
          <w:p w:rsidR="00222167" w:rsidRDefault="008B3912">
            <w:pPr>
              <w:pStyle w:val="ListParagraph"/>
              <w:spacing w:line="240" w:lineRule="auto"/>
              <w:ind w:left="0"/>
              <w:rPr>
                <w:szCs w:val="24"/>
              </w:rPr>
            </w:pPr>
            <w:del w:id="7413" w:author="muhammad fauzan" w:date="2022-08-04T18:26:00Z">
              <w:r>
                <w:rPr>
                  <w:szCs w:val="24"/>
                </w:rPr>
                <w:delText>User</w:delText>
              </w:r>
            </w:del>
            <w:del w:id="7414" w:author="muhammad fauzan" w:date="2022-08-05T02:48:00Z">
              <w:r>
                <w:rPr>
                  <w:szCs w:val="24"/>
                </w:rPr>
                <w:delText>name</w:delText>
              </w:r>
            </w:del>
            <w:ins w:id="7415" w:author="muhammad fauzan" w:date="2022-08-05T02:48:00Z">
              <w:r>
                <w:rPr>
                  <w:i/>
                  <w:szCs w:val="24"/>
                </w:rPr>
                <w:t>Username</w:t>
              </w:r>
            </w:ins>
            <w:r>
              <w:rPr>
                <w:szCs w:val="24"/>
              </w:rPr>
              <w:t xml:space="preserve"> benar dan </w:t>
            </w:r>
            <w:del w:id="7416" w:author="muhammad fauzan" w:date="2022-08-04T20:08:00Z">
              <w:r>
                <w:rPr>
                  <w:szCs w:val="24"/>
                </w:rPr>
                <w:delText>password</w:delText>
              </w:r>
            </w:del>
            <w:ins w:id="7417" w:author="muhammad fauzan" w:date="2022-08-04T20:08:00Z">
              <w:r>
                <w:rPr>
                  <w:i/>
                  <w:szCs w:val="24"/>
                </w:rPr>
                <w:t>password</w:t>
              </w:r>
            </w:ins>
            <w:r>
              <w:rPr>
                <w:szCs w:val="24"/>
              </w:rPr>
              <w:t xml:space="preserve"> salah kemudian menekan </w:t>
            </w:r>
            <w:del w:id="7418" w:author="muhammad fauzan" w:date="2022-08-04T18:53:00Z">
              <w:r>
                <w:rPr>
                  <w:szCs w:val="24"/>
                </w:rPr>
                <w:delText>button</w:delText>
              </w:r>
            </w:del>
            <w:ins w:id="7419" w:author="muhammad fauzan" w:date="2022-08-04T18:53:00Z">
              <w:r>
                <w:rPr>
                  <w:i/>
                  <w:szCs w:val="24"/>
                </w:rPr>
                <w:t>button</w:t>
              </w:r>
            </w:ins>
            <w:r>
              <w:rPr>
                <w:szCs w:val="24"/>
              </w:rPr>
              <w:t xml:space="preserve"> </w:t>
            </w:r>
            <w:del w:id="7420" w:author="muhammad fauzan" w:date="2022-08-04T18:36:00Z">
              <w:r>
                <w:rPr>
                  <w:szCs w:val="24"/>
                </w:rPr>
                <w:delText>login</w:delText>
              </w:r>
            </w:del>
            <w:ins w:id="7421" w:author="muhammad fauzan" w:date="2022-08-04T18:36:00Z">
              <w:r>
                <w:rPr>
                  <w:i/>
                  <w:szCs w:val="24"/>
                </w:rPr>
                <w:t>login</w:t>
              </w:r>
            </w:ins>
          </w:p>
        </w:tc>
        <w:tc>
          <w:tcPr>
            <w:tcW w:w="1595" w:type="dxa"/>
            <w:tcPrChange w:id="7422" w:author="muhammad fauzan" w:date="2022-08-04T14:15:00Z">
              <w:tcPr>
                <w:tcW w:w="2410" w:type="dxa"/>
                <w:gridSpan w:val="2"/>
              </w:tcPr>
            </w:tcPrChange>
          </w:tcPr>
          <w:p w:rsidR="00222167" w:rsidRDefault="008B3912">
            <w:pPr>
              <w:pStyle w:val="ListParagraph"/>
              <w:spacing w:line="240" w:lineRule="auto"/>
              <w:ind w:left="0"/>
              <w:rPr>
                <w:szCs w:val="24"/>
              </w:rPr>
            </w:pPr>
            <w:del w:id="7423" w:author="muhammad fauzan" w:date="2022-08-04T18:26:00Z">
              <w:r>
                <w:rPr>
                  <w:szCs w:val="24"/>
                </w:rPr>
                <w:delText>User</w:delText>
              </w:r>
            </w:del>
            <w:del w:id="7424" w:author="muhammad fauzan" w:date="2022-08-05T02:48:00Z">
              <w:r>
                <w:rPr>
                  <w:szCs w:val="24"/>
                </w:rPr>
                <w:delText>name</w:delText>
              </w:r>
            </w:del>
            <w:ins w:id="7425" w:author="muhammad fauzan" w:date="2022-08-05T02:48:00Z">
              <w:r>
                <w:rPr>
                  <w:i/>
                  <w:szCs w:val="24"/>
                </w:rPr>
                <w:t>Username</w:t>
              </w:r>
            </w:ins>
            <w:r>
              <w:rPr>
                <w:szCs w:val="24"/>
              </w:rPr>
              <w:t>: fauzan</w:t>
            </w:r>
          </w:p>
          <w:p w:rsidR="00222167" w:rsidRDefault="008B3912">
            <w:pPr>
              <w:pStyle w:val="ListParagraph"/>
              <w:spacing w:line="240" w:lineRule="auto"/>
              <w:ind w:left="0"/>
              <w:rPr>
                <w:szCs w:val="24"/>
              </w:rPr>
            </w:pPr>
            <w:del w:id="7426" w:author="muhammad fauzan" w:date="2022-08-04T20:08:00Z">
              <w:r>
                <w:rPr>
                  <w:szCs w:val="24"/>
                </w:rPr>
                <w:delText>Password</w:delText>
              </w:r>
            </w:del>
            <w:ins w:id="7427" w:author="muhammad fauzan" w:date="2022-08-04T20:08:00Z">
              <w:r>
                <w:rPr>
                  <w:i/>
                  <w:szCs w:val="24"/>
                </w:rPr>
                <w:t>Password</w:t>
              </w:r>
            </w:ins>
            <w:r>
              <w:rPr>
                <w:szCs w:val="24"/>
              </w:rPr>
              <w:t>: 123456789</w:t>
            </w:r>
          </w:p>
        </w:tc>
        <w:tc>
          <w:tcPr>
            <w:tcW w:w="2024" w:type="dxa"/>
            <w:tcPrChange w:id="7428" w:author="muhammad fauzan" w:date="2022-08-04T14:15:00Z">
              <w:tcPr>
                <w:tcW w:w="2268" w:type="dxa"/>
                <w:gridSpan w:val="3"/>
              </w:tcPr>
            </w:tcPrChange>
          </w:tcPr>
          <w:p w:rsidR="00222167" w:rsidRDefault="008B3912">
            <w:pPr>
              <w:pStyle w:val="ListParagraph"/>
              <w:spacing w:line="240" w:lineRule="auto"/>
              <w:ind w:left="0"/>
              <w:jc w:val="left"/>
              <w:rPr>
                <w:szCs w:val="24"/>
              </w:rPr>
            </w:pPr>
            <w:r>
              <w:rPr>
                <w:szCs w:val="24"/>
              </w:rPr>
              <w:t>Sistem akan menampilkan error</w:t>
            </w:r>
          </w:p>
        </w:tc>
        <w:tc>
          <w:tcPr>
            <w:tcW w:w="883" w:type="dxa"/>
            <w:vAlign w:val="center"/>
            <w:tcPrChange w:id="7429" w:author="muhammad fauzan" w:date="2022-08-04T14:15:00Z">
              <w:tcPr>
                <w:tcW w:w="2409" w:type="dxa"/>
                <w:gridSpan w:val="2"/>
                <w:vAlign w:val="center"/>
              </w:tcPr>
            </w:tcPrChange>
          </w:tcPr>
          <w:p w:rsidR="00222167" w:rsidRDefault="008B3912">
            <w:pPr>
              <w:pStyle w:val="ListParagraph"/>
              <w:spacing w:line="240" w:lineRule="auto"/>
              <w:ind w:left="0"/>
            </w:pPr>
            <w:r>
              <w:t>Sukses</w:t>
            </w:r>
          </w:p>
        </w:tc>
      </w:tr>
      <w:tr w:rsidR="00222167" w:rsidTr="00222167">
        <w:trPr>
          <w:trPrChange w:id="7430" w:author="muhammad fauzan" w:date="2022-08-04T14:15:00Z">
            <w:trPr>
              <w:gridBefore w:val="1"/>
              <w:wBefore w:w="8" w:type="dxa"/>
            </w:trPr>
          </w:trPrChange>
        </w:trPr>
        <w:tc>
          <w:tcPr>
            <w:tcW w:w="564" w:type="dxa"/>
            <w:vAlign w:val="center"/>
            <w:tcPrChange w:id="7431" w:author="muhammad fauzan" w:date="2022-08-04T14:15:00Z">
              <w:tcPr>
                <w:tcW w:w="709" w:type="dxa"/>
                <w:gridSpan w:val="2"/>
                <w:vAlign w:val="center"/>
              </w:tcPr>
            </w:tcPrChange>
          </w:tcPr>
          <w:p w:rsidR="00222167" w:rsidRDefault="008B3912">
            <w:pPr>
              <w:pStyle w:val="ListParagraph"/>
              <w:spacing w:line="240" w:lineRule="auto"/>
              <w:ind w:left="0"/>
              <w:jc w:val="center"/>
              <w:rPr>
                <w:szCs w:val="24"/>
              </w:rPr>
            </w:pPr>
            <w:r>
              <w:rPr>
                <w:szCs w:val="24"/>
              </w:rPr>
              <w:t>5</w:t>
            </w:r>
          </w:p>
        </w:tc>
        <w:tc>
          <w:tcPr>
            <w:tcW w:w="2870" w:type="dxa"/>
            <w:tcPrChange w:id="7432" w:author="muhammad fauzan" w:date="2022-08-04T14:15:00Z">
              <w:tcPr>
                <w:tcW w:w="1843" w:type="dxa"/>
              </w:tcPr>
            </w:tcPrChange>
          </w:tcPr>
          <w:p w:rsidR="00222167" w:rsidRDefault="008B3912">
            <w:pPr>
              <w:pStyle w:val="ListParagraph"/>
              <w:spacing w:line="240" w:lineRule="auto"/>
              <w:ind w:left="0"/>
              <w:rPr>
                <w:szCs w:val="24"/>
              </w:rPr>
            </w:pPr>
            <w:del w:id="7433" w:author="muhammad fauzan" w:date="2022-08-04T18:26:00Z">
              <w:r>
                <w:rPr>
                  <w:szCs w:val="24"/>
                </w:rPr>
                <w:delText>User</w:delText>
              </w:r>
            </w:del>
            <w:del w:id="7434" w:author="muhammad fauzan" w:date="2022-08-05T02:48:00Z">
              <w:r>
                <w:rPr>
                  <w:szCs w:val="24"/>
                </w:rPr>
                <w:delText>name</w:delText>
              </w:r>
            </w:del>
            <w:ins w:id="7435" w:author="muhammad fauzan" w:date="2022-08-05T02:48:00Z">
              <w:r>
                <w:rPr>
                  <w:i/>
                  <w:szCs w:val="24"/>
                </w:rPr>
                <w:t>Username</w:t>
              </w:r>
            </w:ins>
            <w:r>
              <w:rPr>
                <w:szCs w:val="24"/>
              </w:rPr>
              <w:t xml:space="preserve"> salah dan </w:t>
            </w:r>
            <w:del w:id="7436" w:author="muhammad fauzan" w:date="2022-08-04T20:08:00Z">
              <w:r>
                <w:rPr>
                  <w:szCs w:val="24"/>
                </w:rPr>
                <w:delText>password</w:delText>
              </w:r>
            </w:del>
            <w:ins w:id="7437" w:author="muhammad fauzan" w:date="2022-08-04T20:08:00Z">
              <w:r>
                <w:rPr>
                  <w:i/>
                  <w:szCs w:val="24"/>
                </w:rPr>
                <w:t>password</w:t>
              </w:r>
            </w:ins>
            <w:r>
              <w:rPr>
                <w:szCs w:val="24"/>
              </w:rPr>
              <w:t xml:space="preserve"> benar kemudian menekan </w:t>
            </w:r>
            <w:del w:id="7438" w:author="muhammad fauzan" w:date="2022-08-04T18:53:00Z">
              <w:r>
                <w:rPr>
                  <w:szCs w:val="24"/>
                </w:rPr>
                <w:delText>button</w:delText>
              </w:r>
            </w:del>
            <w:ins w:id="7439" w:author="muhammad fauzan" w:date="2022-08-04T18:53:00Z">
              <w:r>
                <w:rPr>
                  <w:i/>
                  <w:szCs w:val="24"/>
                </w:rPr>
                <w:t>button</w:t>
              </w:r>
            </w:ins>
            <w:r>
              <w:rPr>
                <w:szCs w:val="24"/>
              </w:rPr>
              <w:t xml:space="preserve"> </w:t>
            </w:r>
            <w:del w:id="7440" w:author="muhammad fauzan" w:date="2022-08-04T18:36:00Z">
              <w:r>
                <w:rPr>
                  <w:szCs w:val="24"/>
                </w:rPr>
                <w:delText>login</w:delText>
              </w:r>
            </w:del>
            <w:ins w:id="7441" w:author="muhammad fauzan" w:date="2022-08-04T18:36:00Z">
              <w:r>
                <w:rPr>
                  <w:i/>
                  <w:szCs w:val="24"/>
                </w:rPr>
                <w:t>login</w:t>
              </w:r>
            </w:ins>
          </w:p>
        </w:tc>
        <w:tc>
          <w:tcPr>
            <w:tcW w:w="1595" w:type="dxa"/>
            <w:tcPrChange w:id="7442" w:author="muhammad fauzan" w:date="2022-08-04T14:15:00Z">
              <w:tcPr>
                <w:tcW w:w="2410" w:type="dxa"/>
                <w:gridSpan w:val="2"/>
              </w:tcPr>
            </w:tcPrChange>
          </w:tcPr>
          <w:p w:rsidR="00222167" w:rsidRDefault="008B3912">
            <w:pPr>
              <w:pStyle w:val="ListParagraph"/>
              <w:spacing w:line="240" w:lineRule="auto"/>
              <w:ind w:left="0"/>
              <w:rPr>
                <w:szCs w:val="24"/>
              </w:rPr>
            </w:pPr>
            <w:del w:id="7443" w:author="muhammad fauzan" w:date="2022-08-04T18:26:00Z">
              <w:r>
                <w:rPr>
                  <w:szCs w:val="24"/>
                </w:rPr>
                <w:delText>User</w:delText>
              </w:r>
            </w:del>
            <w:del w:id="7444" w:author="muhammad fauzan" w:date="2022-08-05T02:48:00Z">
              <w:r>
                <w:rPr>
                  <w:szCs w:val="24"/>
                </w:rPr>
                <w:delText>name</w:delText>
              </w:r>
            </w:del>
            <w:ins w:id="7445" w:author="muhammad fauzan" w:date="2022-08-05T02:48:00Z">
              <w:r>
                <w:rPr>
                  <w:i/>
                  <w:szCs w:val="24"/>
                </w:rPr>
                <w:t>Username</w:t>
              </w:r>
            </w:ins>
            <w:r>
              <w:rPr>
                <w:szCs w:val="24"/>
              </w:rPr>
              <w:t>: Fauzan</w:t>
            </w:r>
          </w:p>
          <w:p w:rsidR="00222167" w:rsidRDefault="008B3912">
            <w:pPr>
              <w:pStyle w:val="ListParagraph"/>
              <w:spacing w:line="240" w:lineRule="auto"/>
              <w:ind w:left="0"/>
              <w:rPr>
                <w:szCs w:val="24"/>
              </w:rPr>
            </w:pPr>
            <w:del w:id="7446" w:author="muhammad fauzan" w:date="2022-08-04T20:08:00Z">
              <w:r>
                <w:rPr>
                  <w:szCs w:val="24"/>
                </w:rPr>
                <w:delText>Password</w:delText>
              </w:r>
            </w:del>
            <w:ins w:id="7447" w:author="muhammad fauzan" w:date="2022-08-04T20:08:00Z">
              <w:r>
                <w:rPr>
                  <w:i/>
                  <w:szCs w:val="24"/>
                </w:rPr>
                <w:t>Password</w:t>
              </w:r>
            </w:ins>
            <w:r>
              <w:rPr>
                <w:szCs w:val="24"/>
              </w:rPr>
              <w:t>: 12345678</w:t>
            </w:r>
          </w:p>
        </w:tc>
        <w:tc>
          <w:tcPr>
            <w:tcW w:w="2024" w:type="dxa"/>
            <w:tcPrChange w:id="7448" w:author="muhammad fauzan" w:date="2022-08-04T14:15:00Z">
              <w:tcPr>
                <w:tcW w:w="2268" w:type="dxa"/>
                <w:gridSpan w:val="3"/>
              </w:tcPr>
            </w:tcPrChange>
          </w:tcPr>
          <w:p w:rsidR="00222167" w:rsidRDefault="008B3912">
            <w:pPr>
              <w:pStyle w:val="ListParagraph"/>
              <w:spacing w:line="240" w:lineRule="auto"/>
              <w:ind w:left="0"/>
              <w:jc w:val="left"/>
              <w:rPr>
                <w:szCs w:val="24"/>
              </w:rPr>
            </w:pPr>
            <w:r>
              <w:rPr>
                <w:szCs w:val="24"/>
              </w:rPr>
              <w:t>Sistem akan menampilkan error</w:t>
            </w:r>
          </w:p>
        </w:tc>
        <w:tc>
          <w:tcPr>
            <w:tcW w:w="883" w:type="dxa"/>
            <w:vAlign w:val="center"/>
            <w:tcPrChange w:id="7449" w:author="muhammad fauzan" w:date="2022-08-04T14:15:00Z">
              <w:tcPr>
                <w:tcW w:w="2409" w:type="dxa"/>
                <w:gridSpan w:val="2"/>
                <w:vAlign w:val="center"/>
              </w:tcPr>
            </w:tcPrChange>
          </w:tcPr>
          <w:p w:rsidR="00222167" w:rsidRDefault="008B3912">
            <w:pPr>
              <w:pStyle w:val="ListParagraph"/>
              <w:spacing w:line="240" w:lineRule="auto"/>
              <w:ind w:left="0"/>
            </w:pPr>
            <w:r>
              <w:t>sukses</w:t>
            </w:r>
          </w:p>
        </w:tc>
      </w:tr>
      <w:tr w:rsidR="00222167" w:rsidTr="00222167">
        <w:trPr>
          <w:trPrChange w:id="7450" w:author="muhammad fauzan" w:date="2022-08-04T23:57:00Z">
            <w:trPr>
              <w:gridBefore w:val="1"/>
              <w:wBefore w:w="8" w:type="dxa"/>
            </w:trPr>
          </w:trPrChange>
        </w:trPr>
        <w:tc>
          <w:tcPr>
            <w:tcW w:w="564" w:type="dxa"/>
            <w:tcBorders>
              <w:bottom w:val="single" w:sz="4" w:space="0" w:color="auto"/>
            </w:tcBorders>
            <w:vAlign w:val="center"/>
            <w:tcPrChange w:id="7451" w:author="muhammad fauzan" w:date="2022-08-04T23:57:00Z">
              <w:tcPr>
                <w:tcW w:w="709" w:type="dxa"/>
                <w:gridSpan w:val="2"/>
                <w:vAlign w:val="center"/>
              </w:tcPr>
            </w:tcPrChange>
          </w:tcPr>
          <w:p w:rsidR="00222167" w:rsidRDefault="008B3912">
            <w:pPr>
              <w:pStyle w:val="ListParagraph"/>
              <w:spacing w:line="240" w:lineRule="auto"/>
              <w:ind w:left="0"/>
              <w:jc w:val="center"/>
              <w:rPr>
                <w:szCs w:val="24"/>
              </w:rPr>
            </w:pPr>
            <w:r>
              <w:rPr>
                <w:szCs w:val="24"/>
              </w:rPr>
              <w:t>6</w:t>
            </w:r>
          </w:p>
        </w:tc>
        <w:tc>
          <w:tcPr>
            <w:tcW w:w="2870" w:type="dxa"/>
            <w:tcBorders>
              <w:bottom w:val="single" w:sz="4" w:space="0" w:color="auto"/>
            </w:tcBorders>
            <w:tcPrChange w:id="7452" w:author="muhammad fauzan" w:date="2022-08-04T23:57:00Z">
              <w:tcPr>
                <w:tcW w:w="1843" w:type="dxa"/>
              </w:tcPr>
            </w:tcPrChange>
          </w:tcPr>
          <w:p w:rsidR="00222167" w:rsidRDefault="008B3912">
            <w:pPr>
              <w:pStyle w:val="ListParagraph"/>
              <w:spacing w:line="240" w:lineRule="auto"/>
              <w:ind w:left="0"/>
              <w:rPr>
                <w:szCs w:val="24"/>
              </w:rPr>
            </w:pPr>
            <w:del w:id="7453" w:author="muhammad fauzan" w:date="2022-08-04T18:26:00Z">
              <w:r>
                <w:rPr>
                  <w:szCs w:val="24"/>
                </w:rPr>
                <w:delText>User</w:delText>
              </w:r>
            </w:del>
            <w:del w:id="7454" w:author="muhammad fauzan" w:date="2022-08-05T02:48:00Z">
              <w:r>
                <w:rPr>
                  <w:szCs w:val="24"/>
                </w:rPr>
                <w:delText>name</w:delText>
              </w:r>
            </w:del>
            <w:ins w:id="7455" w:author="muhammad fauzan" w:date="2022-08-05T02:48:00Z">
              <w:r>
                <w:rPr>
                  <w:i/>
                  <w:szCs w:val="24"/>
                </w:rPr>
                <w:t>Username</w:t>
              </w:r>
            </w:ins>
            <w:r>
              <w:rPr>
                <w:szCs w:val="24"/>
              </w:rPr>
              <w:t xml:space="preserve"> benar dan </w:t>
            </w:r>
            <w:del w:id="7456" w:author="muhammad fauzan" w:date="2022-08-04T20:08:00Z">
              <w:r>
                <w:rPr>
                  <w:szCs w:val="24"/>
                </w:rPr>
                <w:delText>password</w:delText>
              </w:r>
            </w:del>
            <w:ins w:id="7457" w:author="muhammad fauzan" w:date="2022-08-04T20:08:00Z">
              <w:r>
                <w:rPr>
                  <w:i/>
                  <w:szCs w:val="24"/>
                </w:rPr>
                <w:t>password</w:t>
              </w:r>
            </w:ins>
            <w:r>
              <w:rPr>
                <w:szCs w:val="24"/>
              </w:rPr>
              <w:t xml:space="preserve"> benar kemudian menekan </w:t>
            </w:r>
            <w:del w:id="7458" w:author="muhammad fauzan" w:date="2022-08-04T18:53:00Z">
              <w:r>
                <w:rPr>
                  <w:szCs w:val="24"/>
                </w:rPr>
                <w:delText>button</w:delText>
              </w:r>
            </w:del>
            <w:ins w:id="7459" w:author="muhammad fauzan" w:date="2022-08-04T18:53:00Z">
              <w:r>
                <w:rPr>
                  <w:i/>
                  <w:szCs w:val="24"/>
                </w:rPr>
                <w:t>button</w:t>
              </w:r>
            </w:ins>
            <w:r>
              <w:rPr>
                <w:szCs w:val="24"/>
              </w:rPr>
              <w:t xml:space="preserve"> </w:t>
            </w:r>
            <w:del w:id="7460" w:author="muhammad fauzan" w:date="2022-08-04T18:36:00Z">
              <w:r>
                <w:rPr>
                  <w:szCs w:val="24"/>
                </w:rPr>
                <w:delText>login</w:delText>
              </w:r>
            </w:del>
            <w:ins w:id="7461" w:author="muhammad fauzan" w:date="2022-08-04T18:36:00Z">
              <w:r>
                <w:rPr>
                  <w:i/>
                  <w:szCs w:val="24"/>
                </w:rPr>
                <w:t>login</w:t>
              </w:r>
            </w:ins>
          </w:p>
        </w:tc>
        <w:tc>
          <w:tcPr>
            <w:tcW w:w="1595" w:type="dxa"/>
            <w:tcBorders>
              <w:bottom w:val="single" w:sz="4" w:space="0" w:color="auto"/>
            </w:tcBorders>
            <w:tcPrChange w:id="7462" w:author="muhammad fauzan" w:date="2022-08-04T23:57:00Z">
              <w:tcPr>
                <w:tcW w:w="2410" w:type="dxa"/>
                <w:gridSpan w:val="2"/>
              </w:tcPr>
            </w:tcPrChange>
          </w:tcPr>
          <w:p w:rsidR="00222167" w:rsidRDefault="008B3912">
            <w:pPr>
              <w:pStyle w:val="ListParagraph"/>
              <w:spacing w:line="240" w:lineRule="auto"/>
              <w:ind w:left="0"/>
              <w:rPr>
                <w:szCs w:val="24"/>
              </w:rPr>
            </w:pPr>
            <w:del w:id="7463" w:author="muhammad fauzan" w:date="2022-08-04T18:26:00Z">
              <w:r>
                <w:rPr>
                  <w:szCs w:val="24"/>
                </w:rPr>
                <w:delText>User</w:delText>
              </w:r>
            </w:del>
            <w:del w:id="7464" w:author="muhammad fauzan" w:date="2022-08-05T02:48:00Z">
              <w:r>
                <w:rPr>
                  <w:szCs w:val="24"/>
                </w:rPr>
                <w:delText>name</w:delText>
              </w:r>
            </w:del>
            <w:ins w:id="7465" w:author="muhammad fauzan" w:date="2022-08-05T02:48:00Z">
              <w:r>
                <w:rPr>
                  <w:i/>
                  <w:szCs w:val="24"/>
                </w:rPr>
                <w:t>Username</w:t>
              </w:r>
            </w:ins>
            <w:r>
              <w:rPr>
                <w:szCs w:val="24"/>
              </w:rPr>
              <w:t>: fauzan</w:t>
            </w:r>
          </w:p>
          <w:p w:rsidR="00222167" w:rsidRDefault="008B3912">
            <w:pPr>
              <w:pStyle w:val="ListParagraph"/>
              <w:spacing w:line="240" w:lineRule="auto"/>
              <w:ind w:left="0"/>
              <w:rPr>
                <w:szCs w:val="24"/>
              </w:rPr>
            </w:pPr>
            <w:del w:id="7466" w:author="muhammad fauzan" w:date="2022-08-04T20:08:00Z">
              <w:r>
                <w:rPr>
                  <w:szCs w:val="24"/>
                </w:rPr>
                <w:delText>Password</w:delText>
              </w:r>
            </w:del>
            <w:ins w:id="7467" w:author="muhammad fauzan" w:date="2022-08-04T20:08:00Z">
              <w:r>
                <w:rPr>
                  <w:i/>
                  <w:szCs w:val="24"/>
                </w:rPr>
                <w:t>Password</w:t>
              </w:r>
            </w:ins>
            <w:r>
              <w:rPr>
                <w:szCs w:val="24"/>
              </w:rPr>
              <w:t>: 12345678</w:t>
            </w:r>
          </w:p>
        </w:tc>
        <w:tc>
          <w:tcPr>
            <w:tcW w:w="2024" w:type="dxa"/>
            <w:tcBorders>
              <w:bottom w:val="single" w:sz="4" w:space="0" w:color="auto"/>
            </w:tcBorders>
            <w:tcPrChange w:id="7468" w:author="muhammad fauzan" w:date="2022-08-04T23:57:00Z">
              <w:tcPr>
                <w:tcW w:w="2268" w:type="dxa"/>
                <w:gridSpan w:val="3"/>
              </w:tcPr>
            </w:tcPrChange>
          </w:tcPr>
          <w:p w:rsidR="00222167" w:rsidRDefault="008B3912">
            <w:pPr>
              <w:pStyle w:val="ListParagraph"/>
              <w:spacing w:line="240" w:lineRule="auto"/>
              <w:ind w:left="0"/>
              <w:jc w:val="left"/>
              <w:rPr>
                <w:szCs w:val="24"/>
              </w:rPr>
            </w:pPr>
            <w:r>
              <w:rPr>
                <w:szCs w:val="24"/>
              </w:rPr>
              <w:t>Menuju halaman index</w:t>
            </w:r>
          </w:p>
        </w:tc>
        <w:tc>
          <w:tcPr>
            <w:tcW w:w="883" w:type="dxa"/>
            <w:tcBorders>
              <w:bottom w:val="single" w:sz="4" w:space="0" w:color="auto"/>
            </w:tcBorders>
            <w:vAlign w:val="center"/>
            <w:tcPrChange w:id="7469" w:author="muhammad fauzan" w:date="2022-08-04T23:57:00Z">
              <w:tcPr>
                <w:tcW w:w="2409" w:type="dxa"/>
                <w:gridSpan w:val="2"/>
                <w:vAlign w:val="center"/>
              </w:tcPr>
            </w:tcPrChange>
          </w:tcPr>
          <w:p w:rsidR="00222167" w:rsidRDefault="008B3912">
            <w:pPr>
              <w:pStyle w:val="ListParagraph"/>
              <w:spacing w:line="240" w:lineRule="auto"/>
              <w:ind w:left="0"/>
            </w:pPr>
            <w:r>
              <w:t>sukses</w:t>
            </w:r>
          </w:p>
        </w:tc>
      </w:tr>
      <w:tr w:rsidR="00222167" w:rsidTr="00222167">
        <w:trPr>
          <w:ins w:id="7470" w:author="muhammad fauzan" w:date="2022-08-04T23:57:00Z"/>
          <w:trPrChange w:id="7471" w:author="muhammad fauzan" w:date="2022-08-04T23:57:00Z">
            <w:trPr>
              <w:gridAfter w:val="0"/>
            </w:trPr>
          </w:trPrChange>
        </w:trPr>
        <w:tc>
          <w:tcPr>
            <w:tcW w:w="564" w:type="dxa"/>
            <w:tcBorders>
              <w:left w:val="nil"/>
              <w:bottom w:val="nil"/>
              <w:right w:val="nil"/>
            </w:tcBorders>
            <w:vAlign w:val="center"/>
            <w:tcPrChange w:id="7472" w:author="muhammad fauzan" w:date="2022-08-04T23:57:00Z">
              <w:tcPr>
                <w:tcW w:w="564" w:type="dxa"/>
                <w:gridSpan w:val="2"/>
                <w:vAlign w:val="center"/>
              </w:tcPr>
            </w:tcPrChange>
          </w:tcPr>
          <w:p w:rsidR="00222167" w:rsidRDefault="00222167">
            <w:pPr>
              <w:pStyle w:val="ListParagraph"/>
              <w:spacing w:line="240" w:lineRule="auto"/>
              <w:ind w:left="0"/>
              <w:jc w:val="center"/>
              <w:rPr>
                <w:ins w:id="7473" w:author="muhammad fauzan" w:date="2022-08-04T23:57:00Z"/>
                <w:szCs w:val="24"/>
              </w:rPr>
            </w:pPr>
          </w:p>
        </w:tc>
        <w:tc>
          <w:tcPr>
            <w:tcW w:w="2870" w:type="dxa"/>
            <w:tcBorders>
              <w:left w:val="nil"/>
              <w:bottom w:val="nil"/>
              <w:right w:val="nil"/>
            </w:tcBorders>
            <w:tcPrChange w:id="7474" w:author="muhammad fauzan" w:date="2022-08-04T23:57:00Z">
              <w:tcPr>
                <w:tcW w:w="2870" w:type="dxa"/>
                <w:gridSpan w:val="3"/>
              </w:tcPr>
            </w:tcPrChange>
          </w:tcPr>
          <w:p w:rsidR="00222167" w:rsidRDefault="00222167">
            <w:pPr>
              <w:pStyle w:val="ListParagraph"/>
              <w:spacing w:line="240" w:lineRule="auto"/>
              <w:ind w:left="0"/>
              <w:rPr>
                <w:ins w:id="7475" w:author="muhammad fauzan" w:date="2022-08-04T23:57:00Z"/>
                <w:szCs w:val="24"/>
              </w:rPr>
            </w:pPr>
          </w:p>
        </w:tc>
        <w:tc>
          <w:tcPr>
            <w:tcW w:w="1595" w:type="dxa"/>
            <w:tcBorders>
              <w:left w:val="nil"/>
              <w:bottom w:val="nil"/>
              <w:right w:val="nil"/>
            </w:tcBorders>
            <w:tcPrChange w:id="7476" w:author="muhammad fauzan" w:date="2022-08-04T23:57:00Z">
              <w:tcPr>
                <w:tcW w:w="1595" w:type="dxa"/>
                <w:gridSpan w:val="2"/>
              </w:tcPr>
            </w:tcPrChange>
          </w:tcPr>
          <w:p w:rsidR="00222167" w:rsidRDefault="00222167">
            <w:pPr>
              <w:pStyle w:val="ListParagraph"/>
              <w:spacing w:line="240" w:lineRule="auto"/>
              <w:ind w:left="0"/>
              <w:rPr>
                <w:ins w:id="7477" w:author="muhammad fauzan" w:date="2022-08-04T23:57:00Z"/>
                <w:szCs w:val="24"/>
              </w:rPr>
            </w:pPr>
          </w:p>
        </w:tc>
        <w:tc>
          <w:tcPr>
            <w:tcW w:w="2024" w:type="dxa"/>
            <w:tcBorders>
              <w:left w:val="nil"/>
              <w:bottom w:val="nil"/>
              <w:right w:val="nil"/>
            </w:tcBorders>
            <w:tcPrChange w:id="7478" w:author="muhammad fauzan" w:date="2022-08-04T23:57:00Z">
              <w:tcPr>
                <w:tcW w:w="2024" w:type="dxa"/>
              </w:tcPr>
            </w:tcPrChange>
          </w:tcPr>
          <w:p w:rsidR="00222167" w:rsidRDefault="00222167">
            <w:pPr>
              <w:pStyle w:val="ListParagraph"/>
              <w:spacing w:line="240" w:lineRule="auto"/>
              <w:ind w:left="0"/>
              <w:jc w:val="left"/>
              <w:rPr>
                <w:ins w:id="7479" w:author="muhammad fauzan" w:date="2022-08-04T23:57:00Z"/>
                <w:szCs w:val="24"/>
              </w:rPr>
            </w:pPr>
          </w:p>
        </w:tc>
        <w:tc>
          <w:tcPr>
            <w:tcW w:w="883" w:type="dxa"/>
            <w:tcBorders>
              <w:left w:val="nil"/>
              <w:bottom w:val="nil"/>
              <w:right w:val="nil"/>
            </w:tcBorders>
            <w:vAlign w:val="center"/>
            <w:tcPrChange w:id="7480" w:author="muhammad fauzan" w:date="2022-08-04T23:57:00Z">
              <w:tcPr>
                <w:tcW w:w="883" w:type="dxa"/>
                <w:gridSpan w:val="2"/>
                <w:vAlign w:val="center"/>
              </w:tcPr>
            </w:tcPrChange>
          </w:tcPr>
          <w:p w:rsidR="00222167" w:rsidRDefault="00222167">
            <w:pPr>
              <w:pStyle w:val="ListParagraph"/>
              <w:spacing w:line="240" w:lineRule="auto"/>
              <w:ind w:left="0"/>
              <w:rPr>
                <w:ins w:id="7481" w:author="muhammad fauzan" w:date="2022-08-04T23:57:00Z"/>
              </w:rPr>
            </w:pPr>
          </w:p>
        </w:tc>
      </w:tr>
    </w:tbl>
    <w:p w:rsidR="00222167" w:rsidRDefault="008B3912">
      <w:pPr>
        <w:pStyle w:val="ListParagraph"/>
        <w:ind w:left="426" w:hanging="426"/>
        <w:jc w:val="center"/>
        <w:rPr>
          <w:del w:id="7482" w:author="muhammad fauzan" w:date="2022-08-04T14:05:00Z"/>
        </w:rPr>
        <w:pPrChange w:id="7483" w:author="muhammad fauzan" w:date="2022-08-04T14:06:00Z">
          <w:pPr>
            <w:pStyle w:val="ListParagraph"/>
            <w:ind w:left="0"/>
            <w:jc w:val="center"/>
          </w:pPr>
        </w:pPrChange>
      </w:pPr>
      <w:del w:id="7484" w:author="muhammad fauzan" w:date="2022-08-04T14:05:00Z">
        <w:r>
          <w:delText>asaas</w:delText>
        </w:r>
      </w:del>
    </w:p>
    <w:p w:rsidR="00222167" w:rsidRDefault="008B3912">
      <w:pPr>
        <w:pStyle w:val="ListParagraph"/>
        <w:numPr>
          <w:ilvl w:val="0"/>
          <w:numId w:val="38"/>
        </w:numPr>
        <w:ind w:left="426" w:hanging="426"/>
        <w:rPr>
          <w:color w:val="FF0000"/>
        </w:rPr>
        <w:pPrChange w:id="7485" w:author="muhammad fauzan" w:date="2022-08-04T14:06:00Z">
          <w:pPr>
            <w:pStyle w:val="ListParagraph"/>
            <w:numPr>
              <w:numId w:val="38"/>
            </w:numPr>
            <w:ind w:left="851" w:hanging="360"/>
          </w:pPr>
        </w:pPrChange>
      </w:pPr>
      <w:r>
        <w:rPr>
          <w:rPrChange w:id="7486" w:author="muhammad fauzan" w:date="2022-08-04T14:06:00Z">
            <w:rPr>
              <w:color w:val="FF0000"/>
            </w:rPr>
          </w:rPrChange>
        </w:rPr>
        <w:t>Halaman dashboard admin</w:t>
      </w:r>
    </w:p>
    <w:p w:rsidR="00222167" w:rsidRDefault="008B3912">
      <w:pPr>
        <w:pStyle w:val="ListParagraph"/>
        <w:ind w:left="426"/>
        <w:rPr>
          <w:ins w:id="7487" w:author="muhammad fauzan" w:date="2022-08-04T14:12:00Z"/>
        </w:rPr>
      </w:pPr>
      <w:r>
        <w:t xml:space="preserve">Halaman dashboard admin adalah halaman yang utama dari sistem admin yang diakses ketika admin telah melakukan </w:t>
      </w:r>
      <w:del w:id="7488" w:author="muhammad fauzan" w:date="2022-08-04T18:36:00Z">
        <w:r>
          <w:delText>login</w:delText>
        </w:r>
      </w:del>
      <w:ins w:id="7489" w:author="muhammad fauzan" w:date="2022-08-04T18:36:00Z">
        <w:r>
          <w:rPr>
            <w:i/>
          </w:rPr>
          <w:t>login</w:t>
        </w:r>
      </w:ins>
      <w:r>
        <w:t>. Berikut pengujian untuk halaman dashboard.</w:t>
      </w:r>
    </w:p>
    <w:p w:rsidR="00222167" w:rsidRDefault="00222167">
      <w:pPr>
        <w:pStyle w:val="ListParagraph"/>
        <w:ind w:left="426"/>
        <w:jc w:val="center"/>
        <w:rPr>
          <w:ins w:id="7490" w:author="muhammad fauzan" w:date="2022-08-04T14:09:00Z"/>
        </w:rPr>
        <w:pPrChange w:id="7491" w:author="muhammad fauzan" w:date="2022-08-04T14:12:00Z">
          <w:pPr>
            <w:pStyle w:val="ListParagraph"/>
            <w:ind w:left="426"/>
          </w:pPr>
        </w:pPrChange>
      </w:pPr>
    </w:p>
    <w:p w:rsidR="00222167" w:rsidRDefault="008B3912">
      <w:pPr>
        <w:pStyle w:val="ListParagraph"/>
        <w:ind w:left="0"/>
        <w:jc w:val="center"/>
        <w:pPrChange w:id="7492" w:author="muhammad fauzan" w:date="2022-08-04T14:13:00Z">
          <w:pPr>
            <w:pStyle w:val="ListParagraph"/>
            <w:ind w:left="851"/>
          </w:pPr>
        </w:pPrChange>
      </w:pPr>
      <w:ins w:id="7493" w:author="muhammad fauzan" w:date="2022-08-04T14:19:00Z">
        <w:r>
          <w:t xml:space="preserve">Tabel 4. </w:t>
        </w:r>
        <w:r>
          <w:fldChar w:fldCharType="begin"/>
        </w:r>
        <w:r>
          <w:instrText xml:space="preserve"> SEQ Tabel_4. \* ARABIC </w:instrText>
        </w:r>
        <w:r>
          <w:fldChar w:fldCharType="separate"/>
        </w:r>
      </w:ins>
      <w:ins w:id="7494" w:author="muhammad fauzan" w:date="2022-08-10T01:43:00Z">
        <w:r>
          <w:t>2</w:t>
        </w:r>
      </w:ins>
      <w:ins w:id="7495" w:author="muhammad fauzan" w:date="2022-08-04T14:19:00Z">
        <w:r>
          <w:fldChar w:fldCharType="end"/>
        </w:r>
        <w:r>
          <w:t xml:space="preserve"> Tabel black box dashboard admin</w:t>
        </w:r>
      </w:ins>
    </w:p>
    <w:tbl>
      <w:tblPr>
        <w:tblStyle w:val="TableGrid"/>
        <w:tblW w:w="0" w:type="auto"/>
        <w:tblInd w:w="-147" w:type="dxa"/>
        <w:tblLook w:val="04A0" w:firstRow="1" w:lastRow="0" w:firstColumn="1" w:lastColumn="0" w:noHBand="0" w:noVBand="1"/>
        <w:tblPrChange w:id="7496" w:author="muhammad fauzan" w:date="2022-08-04T23:56:00Z">
          <w:tblPr>
            <w:tblStyle w:val="TableGrid"/>
            <w:tblW w:w="0" w:type="auto"/>
            <w:tblInd w:w="720" w:type="dxa"/>
            <w:tblLook w:val="04A0" w:firstRow="1" w:lastRow="0" w:firstColumn="1" w:lastColumn="0" w:noHBand="0" w:noVBand="1"/>
          </w:tblPr>
        </w:tblPrChange>
      </w:tblPr>
      <w:tblGrid>
        <w:gridCol w:w="563"/>
        <w:gridCol w:w="2262"/>
        <w:gridCol w:w="2088"/>
        <w:gridCol w:w="2279"/>
        <w:gridCol w:w="883"/>
        <w:tblGridChange w:id="7497">
          <w:tblGrid>
            <w:gridCol w:w="582"/>
            <w:gridCol w:w="1882"/>
            <w:gridCol w:w="2123"/>
            <w:gridCol w:w="1722"/>
            <w:gridCol w:w="899"/>
          </w:tblGrid>
        </w:tblGridChange>
      </w:tblGrid>
      <w:tr w:rsidR="00222167" w:rsidTr="00222167">
        <w:trPr>
          <w:trHeight w:val="1314"/>
          <w:tblHeader/>
          <w:trPrChange w:id="7498" w:author="muhammad fauzan" w:date="2022-08-04T23:56:00Z">
            <w:trPr>
              <w:trHeight w:val="1314"/>
            </w:trPr>
          </w:trPrChange>
        </w:trPr>
        <w:tc>
          <w:tcPr>
            <w:tcW w:w="0" w:type="auto"/>
            <w:vAlign w:val="center"/>
            <w:tcPrChange w:id="7499" w:author="muhammad fauzan" w:date="2022-08-04T23:56:00Z">
              <w:tcPr>
                <w:tcW w:w="582"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7500" w:author="muhammad fauzan" w:date="2022-08-04T23:56:00Z">
              <w:tcPr>
                <w:tcW w:w="1882"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7501" w:author="muhammad fauzan" w:date="2022-08-04T23:56:00Z">
              <w:tcPr>
                <w:tcW w:w="2123"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7502" w:author="muhammad fauzan" w:date="2022-08-04T23:56:00Z">
              <w:tcPr>
                <w:tcW w:w="1722"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7503" w:author="muhammad fauzan" w:date="2022-08-04T23:56:00Z">
              <w:tcPr>
                <w:tcW w:w="899" w:type="dxa"/>
                <w:vAlign w:val="center"/>
              </w:tcPr>
            </w:tcPrChange>
          </w:tcPr>
          <w:p w:rsidR="00222167" w:rsidRDefault="008B3912">
            <w:pPr>
              <w:pStyle w:val="ListParagraph"/>
              <w:spacing w:line="240" w:lineRule="auto"/>
              <w:ind w:left="0"/>
              <w:jc w:val="center"/>
            </w:pPr>
            <w:r>
              <w:rPr>
                <w:szCs w:val="24"/>
              </w:rPr>
              <w:t>Hasil</w:t>
            </w:r>
          </w:p>
        </w:tc>
      </w:tr>
      <w:tr w:rsidR="00222167" w:rsidTr="00222167">
        <w:tc>
          <w:tcPr>
            <w:tcW w:w="0" w:type="auto"/>
            <w:vAlign w:val="center"/>
            <w:tcPrChange w:id="7504" w:author="muhammad fauzan" w:date="2022-08-04T14:13:00Z">
              <w:tcPr>
                <w:tcW w:w="582" w:type="dxa"/>
                <w:vAlign w:val="center"/>
              </w:tcPr>
            </w:tcPrChange>
          </w:tcPr>
          <w:p w:rsidR="00222167" w:rsidRDefault="008B3912">
            <w:pPr>
              <w:pStyle w:val="ListParagraph"/>
              <w:spacing w:line="240" w:lineRule="auto"/>
              <w:ind w:left="0"/>
              <w:jc w:val="center"/>
            </w:pPr>
            <w:r>
              <w:rPr>
                <w:szCs w:val="24"/>
              </w:rPr>
              <w:t>1</w:t>
            </w:r>
          </w:p>
        </w:tc>
        <w:tc>
          <w:tcPr>
            <w:tcW w:w="0" w:type="auto"/>
            <w:vAlign w:val="center"/>
            <w:tcPrChange w:id="7505" w:author="muhammad fauzan" w:date="2022-08-04T14:13:00Z">
              <w:tcPr>
                <w:tcW w:w="1882" w:type="dxa"/>
                <w:vAlign w:val="center"/>
              </w:tcPr>
            </w:tcPrChange>
          </w:tcPr>
          <w:p w:rsidR="00222167" w:rsidRDefault="008B3912">
            <w:pPr>
              <w:pStyle w:val="ListParagraph"/>
              <w:spacing w:line="240" w:lineRule="auto"/>
              <w:ind w:left="0"/>
              <w:jc w:val="left"/>
            </w:pPr>
            <w:r>
              <w:rPr>
                <w:szCs w:val="24"/>
              </w:rPr>
              <w:t>menekan dashboard pada sidebar</w:t>
            </w:r>
          </w:p>
        </w:tc>
        <w:tc>
          <w:tcPr>
            <w:tcW w:w="0" w:type="auto"/>
            <w:vAlign w:val="center"/>
            <w:tcPrChange w:id="7506" w:author="muhammad fauzan" w:date="2022-08-04T14:13:00Z">
              <w:tcPr>
                <w:tcW w:w="2123" w:type="dxa"/>
                <w:vAlign w:val="center"/>
              </w:tcPr>
            </w:tcPrChange>
          </w:tcPr>
          <w:p w:rsidR="00222167" w:rsidRDefault="008B3912">
            <w:pPr>
              <w:pStyle w:val="ListParagraph"/>
              <w:spacing w:line="240" w:lineRule="auto"/>
              <w:ind w:left="0"/>
              <w:jc w:val="left"/>
            </w:pPr>
            <w:r>
              <w:rPr>
                <w:szCs w:val="24"/>
              </w:rPr>
              <w:t>Dashboard</w:t>
            </w:r>
          </w:p>
        </w:tc>
        <w:tc>
          <w:tcPr>
            <w:tcW w:w="0" w:type="auto"/>
            <w:vAlign w:val="center"/>
            <w:tcPrChange w:id="7507" w:author="muhammad fauzan" w:date="2022-08-04T14:13:00Z">
              <w:tcPr>
                <w:tcW w:w="1722" w:type="dxa"/>
                <w:vAlign w:val="center"/>
              </w:tcPr>
            </w:tcPrChange>
          </w:tcPr>
          <w:p w:rsidR="00222167" w:rsidRDefault="008B3912">
            <w:pPr>
              <w:pStyle w:val="ListParagraph"/>
              <w:spacing w:line="240" w:lineRule="auto"/>
              <w:ind w:left="0"/>
              <w:jc w:val="left"/>
            </w:pPr>
            <w:r>
              <w:rPr>
                <w:szCs w:val="24"/>
              </w:rPr>
              <w:t>Sistem akan menampilkan Dashboard</w:t>
            </w:r>
          </w:p>
        </w:tc>
        <w:tc>
          <w:tcPr>
            <w:tcW w:w="0" w:type="auto"/>
            <w:vAlign w:val="center"/>
            <w:tcPrChange w:id="7508"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09"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2</w:t>
            </w:r>
          </w:p>
        </w:tc>
        <w:tc>
          <w:tcPr>
            <w:tcW w:w="0" w:type="auto"/>
            <w:vAlign w:val="center"/>
            <w:tcPrChange w:id="7510"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menekan kelola data pada sidebar</w:t>
            </w:r>
          </w:p>
        </w:tc>
        <w:tc>
          <w:tcPr>
            <w:tcW w:w="0" w:type="auto"/>
            <w:vAlign w:val="center"/>
            <w:tcPrChange w:id="7511"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kelola data</w:t>
            </w:r>
          </w:p>
        </w:tc>
        <w:tc>
          <w:tcPr>
            <w:tcW w:w="0" w:type="auto"/>
            <w:vAlign w:val="center"/>
            <w:tcPrChange w:id="7512"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 xml:space="preserve">Sistem akan menampilkan toko, </w:t>
            </w:r>
            <w:del w:id="7513" w:author="muhammad fauzan" w:date="2022-08-04T20:20:00Z">
              <w:r>
                <w:rPr>
                  <w:szCs w:val="24"/>
                </w:rPr>
                <w:delText>sales</w:delText>
              </w:r>
            </w:del>
            <w:ins w:id="7514" w:author="muhammad fauzan" w:date="2022-08-04T20:20:00Z">
              <w:r>
                <w:rPr>
                  <w:i/>
                  <w:szCs w:val="24"/>
                </w:rPr>
                <w:t>sales</w:t>
              </w:r>
            </w:ins>
            <w:r>
              <w:rPr>
                <w:szCs w:val="24"/>
              </w:rPr>
              <w:t xml:space="preserve"> dan roti</w:t>
            </w:r>
          </w:p>
        </w:tc>
        <w:tc>
          <w:tcPr>
            <w:tcW w:w="0" w:type="auto"/>
            <w:vAlign w:val="center"/>
            <w:tcPrChange w:id="7515"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16"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3</w:t>
            </w:r>
          </w:p>
        </w:tc>
        <w:tc>
          <w:tcPr>
            <w:tcW w:w="0" w:type="auto"/>
            <w:vAlign w:val="center"/>
            <w:tcPrChange w:id="7517"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menekan toko pada sidebar setelah menekan kelola data</w:t>
            </w:r>
          </w:p>
        </w:tc>
        <w:tc>
          <w:tcPr>
            <w:tcW w:w="0" w:type="auto"/>
            <w:vAlign w:val="center"/>
            <w:tcPrChange w:id="7518"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toko</w:t>
            </w:r>
          </w:p>
        </w:tc>
        <w:tc>
          <w:tcPr>
            <w:tcW w:w="0" w:type="auto"/>
            <w:vAlign w:val="center"/>
            <w:tcPrChange w:id="7519"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Sistem akan menampilkan halaman data toko</w:t>
            </w:r>
          </w:p>
        </w:tc>
        <w:tc>
          <w:tcPr>
            <w:tcW w:w="0" w:type="auto"/>
            <w:vAlign w:val="center"/>
            <w:tcPrChange w:id="7520"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21"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lastRenderedPageBreak/>
              <w:t>4</w:t>
            </w:r>
          </w:p>
        </w:tc>
        <w:tc>
          <w:tcPr>
            <w:tcW w:w="0" w:type="auto"/>
            <w:vAlign w:val="center"/>
            <w:tcPrChange w:id="7522"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 xml:space="preserve">menekan </w:t>
            </w:r>
            <w:del w:id="7523" w:author="muhammad fauzan" w:date="2022-08-04T20:20:00Z">
              <w:r>
                <w:rPr>
                  <w:szCs w:val="24"/>
                </w:rPr>
                <w:delText>sales</w:delText>
              </w:r>
            </w:del>
            <w:ins w:id="7524" w:author="muhammad fauzan" w:date="2022-08-04T20:20:00Z">
              <w:r>
                <w:rPr>
                  <w:i/>
                  <w:szCs w:val="24"/>
                </w:rPr>
                <w:t>sales</w:t>
              </w:r>
            </w:ins>
            <w:r>
              <w:rPr>
                <w:szCs w:val="24"/>
              </w:rPr>
              <w:t xml:space="preserve"> pada sidebar setelah menekan kelola data</w:t>
            </w:r>
          </w:p>
        </w:tc>
        <w:tc>
          <w:tcPr>
            <w:tcW w:w="0" w:type="auto"/>
            <w:vAlign w:val="center"/>
            <w:tcPrChange w:id="7525" w:author="muhammad fauzan" w:date="2022-08-04T14:13:00Z">
              <w:tcPr>
                <w:tcW w:w="2123" w:type="dxa"/>
                <w:vAlign w:val="center"/>
              </w:tcPr>
            </w:tcPrChange>
          </w:tcPr>
          <w:p w:rsidR="00222167" w:rsidRDefault="008B3912">
            <w:pPr>
              <w:pStyle w:val="ListParagraph"/>
              <w:spacing w:line="240" w:lineRule="auto"/>
              <w:ind w:left="0"/>
              <w:jc w:val="left"/>
              <w:rPr>
                <w:szCs w:val="24"/>
              </w:rPr>
            </w:pPr>
            <w:del w:id="7526" w:author="muhammad fauzan" w:date="2022-08-04T20:20:00Z">
              <w:r>
                <w:rPr>
                  <w:szCs w:val="24"/>
                </w:rPr>
                <w:delText>sales</w:delText>
              </w:r>
            </w:del>
            <w:ins w:id="7527" w:author="muhammad fauzan" w:date="2022-08-04T20:20:00Z">
              <w:r>
                <w:rPr>
                  <w:i/>
                  <w:szCs w:val="24"/>
                </w:rPr>
                <w:t>sales</w:t>
              </w:r>
            </w:ins>
          </w:p>
        </w:tc>
        <w:tc>
          <w:tcPr>
            <w:tcW w:w="0" w:type="auto"/>
            <w:vAlign w:val="center"/>
            <w:tcPrChange w:id="7528"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data </w:t>
            </w:r>
            <w:del w:id="7529" w:author="muhammad fauzan" w:date="2022-08-04T20:20:00Z">
              <w:r>
                <w:rPr>
                  <w:szCs w:val="24"/>
                </w:rPr>
                <w:delText>sales</w:delText>
              </w:r>
            </w:del>
            <w:ins w:id="7530" w:author="muhammad fauzan" w:date="2022-08-04T20:20:00Z">
              <w:r>
                <w:rPr>
                  <w:i/>
                  <w:szCs w:val="24"/>
                </w:rPr>
                <w:t>sales</w:t>
              </w:r>
            </w:ins>
          </w:p>
        </w:tc>
        <w:tc>
          <w:tcPr>
            <w:tcW w:w="0" w:type="auto"/>
            <w:vAlign w:val="center"/>
            <w:tcPrChange w:id="7531"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32"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5</w:t>
            </w:r>
          </w:p>
        </w:tc>
        <w:tc>
          <w:tcPr>
            <w:tcW w:w="0" w:type="auto"/>
            <w:vAlign w:val="center"/>
            <w:tcPrChange w:id="7533"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menekan roti pada sidebar setelah menekan kelola data</w:t>
            </w:r>
          </w:p>
        </w:tc>
        <w:tc>
          <w:tcPr>
            <w:tcW w:w="0" w:type="auto"/>
            <w:vAlign w:val="center"/>
            <w:tcPrChange w:id="7534"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roti</w:t>
            </w:r>
          </w:p>
        </w:tc>
        <w:tc>
          <w:tcPr>
            <w:tcW w:w="0" w:type="auto"/>
            <w:vAlign w:val="center"/>
            <w:tcPrChange w:id="7535"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Sistem akan menampilkan halaman data roti</w:t>
            </w:r>
          </w:p>
        </w:tc>
        <w:tc>
          <w:tcPr>
            <w:tcW w:w="0" w:type="auto"/>
            <w:vAlign w:val="center"/>
            <w:tcPrChange w:id="7536"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37"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6</w:t>
            </w:r>
          </w:p>
        </w:tc>
        <w:tc>
          <w:tcPr>
            <w:tcW w:w="0" w:type="auto"/>
            <w:vAlign w:val="center"/>
            <w:tcPrChange w:id="7538"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 xml:space="preserve">menekan distribusi pada sidebar </w:t>
            </w:r>
          </w:p>
        </w:tc>
        <w:tc>
          <w:tcPr>
            <w:tcW w:w="0" w:type="auto"/>
            <w:vAlign w:val="center"/>
            <w:tcPrChange w:id="7539"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Distribusi</w:t>
            </w:r>
          </w:p>
        </w:tc>
        <w:tc>
          <w:tcPr>
            <w:tcW w:w="0" w:type="auto"/>
            <w:vAlign w:val="center"/>
            <w:tcPrChange w:id="7540"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Sistem akan menampilkan halaman distribusi</w:t>
            </w:r>
          </w:p>
        </w:tc>
        <w:tc>
          <w:tcPr>
            <w:tcW w:w="0" w:type="auto"/>
            <w:vAlign w:val="center"/>
            <w:tcPrChange w:id="7541"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42"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7</w:t>
            </w:r>
          </w:p>
        </w:tc>
        <w:tc>
          <w:tcPr>
            <w:tcW w:w="0" w:type="auto"/>
            <w:vAlign w:val="center"/>
            <w:tcPrChange w:id="7543"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Menekan jadwal kunjungan pada sidebar</w:t>
            </w:r>
          </w:p>
        </w:tc>
        <w:tc>
          <w:tcPr>
            <w:tcW w:w="0" w:type="auto"/>
            <w:vAlign w:val="center"/>
            <w:tcPrChange w:id="7544"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jadwal kunjungan</w:t>
            </w:r>
          </w:p>
        </w:tc>
        <w:tc>
          <w:tcPr>
            <w:tcW w:w="0" w:type="auto"/>
            <w:vAlign w:val="center"/>
            <w:tcPrChange w:id="7545"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Sistem akan menampilkan halaman jadwal kunjungan</w:t>
            </w:r>
          </w:p>
        </w:tc>
        <w:tc>
          <w:tcPr>
            <w:tcW w:w="0" w:type="auto"/>
            <w:vAlign w:val="center"/>
            <w:tcPrChange w:id="7546"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47"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8</w:t>
            </w:r>
          </w:p>
        </w:tc>
        <w:tc>
          <w:tcPr>
            <w:tcW w:w="0" w:type="auto"/>
            <w:vAlign w:val="center"/>
            <w:tcPrChange w:id="7548"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 xml:space="preserve">menekan nama </w:t>
            </w:r>
            <w:del w:id="7549" w:author="muhammad fauzan" w:date="2022-08-04T18:20:00Z">
              <w:r>
                <w:rPr>
                  <w:szCs w:val="24"/>
                </w:rPr>
                <w:delText>user</w:delText>
              </w:r>
            </w:del>
            <w:ins w:id="7550" w:author="muhammad fauzan" w:date="2022-08-04T18:26:00Z">
              <w:r>
                <w:rPr>
                  <w:i/>
                  <w:szCs w:val="24"/>
                </w:rPr>
                <w:t>user</w:t>
              </w:r>
            </w:ins>
            <w:r>
              <w:rPr>
                <w:szCs w:val="24"/>
              </w:rPr>
              <w:t xml:space="preserve"> pada navbar </w:t>
            </w:r>
          </w:p>
        </w:tc>
        <w:tc>
          <w:tcPr>
            <w:tcW w:w="0" w:type="auto"/>
            <w:vAlign w:val="center"/>
            <w:tcPrChange w:id="7551"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 xml:space="preserve">Nama </w:t>
            </w:r>
            <w:del w:id="7552" w:author="muhammad fauzan" w:date="2022-08-04T18:20:00Z">
              <w:r>
                <w:rPr>
                  <w:szCs w:val="24"/>
                </w:rPr>
                <w:delText>user</w:delText>
              </w:r>
            </w:del>
            <w:ins w:id="7553" w:author="muhammad fauzan" w:date="2022-08-04T18:26:00Z">
              <w:r>
                <w:rPr>
                  <w:i/>
                  <w:szCs w:val="24"/>
                </w:rPr>
                <w:t>user</w:t>
              </w:r>
            </w:ins>
          </w:p>
        </w:tc>
        <w:tc>
          <w:tcPr>
            <w:tcW w:w="0" w:type="auto"/>
            <w:vAlign w:val="center"/>
            <w:tcPrChange w:id="7554"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 xml:space="preserve">Sistem akan menampilkan select untuk memilih change </w:t>
            </w:r>
            <w:del w:id="7555" w:author="muhammad fauzan" w:date="2022-08-04T20:09:00Z">
              <w:r>
                <w:rPr>
                  <w:szCs w:val="24"/>
                </w:rPr>
                <w:delText>password</w:delText>
              </w:r>
            </w:del>
            <w:ins w:id="7556" w:author="muhammad fauzan" w:date="2022-08-04T20:09:00Z">
              <w:r>
                <w:rPr>
                  <w:i/>
                  <w:szCs w:val="24"/>
                </w:rPr>
                <w:t>password</w:t>
              </w:r>
            </w:ins>
            <w:r>
              <w:rPr>
                <w:szCs w:val="24"/>
              </w:rPr>
              <w:t xml:space="preserve"> dan logout</w:t>
            </w:r>
          </w:p>
        </w:tc>
        <w:tc>
          <w:tcPr>
            <w:tcW w:w="0" w:type="auto"/>
            <w:vAlign w:val="center"/>
            <w:tcPrChange w:id="7557"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58"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9</w:t>
            </w:r>
          </w:p>
        </w:tc>
        <w:tc>
          <w:tcPr>
            <w:tcW w:w="0" w:type="auto"/>
            <w:vAlign w:val="center"/>
            <w:tcPrChange w:id="7559"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 xml:space="preserve">menekan change </w:t>
            </w:r>
            <w:del w:id="7560" w:author="muhammad fauzan" w:date="2022-08-04T20:09:00Z">
              <w:r>
                <w:rPr>
                  <w:szCs w:val="24"/>
                </w:rPr>
                <w:delText>password</w:delText>
              </w:r>
            </w:del>
            <w:ins w:id="7561" w:author="muhammad fauzan" w:date="2022-08-04T20:09:00Z">
              <w:r>
                <w:rPr>
                  <w:i/>
                  <w:szCs w:val="24"/>
                </w:rPr>
                <w:t>password</w:t>
              </w:r>
            </w:ins>
            <w:r>
              <w:rPr>
                <w:szCs w:val="24"/>
              </w:rPr>
              <w:t xml:space="preserve"> pada sidebar setelah menekan nama </w:t>
            </w:r>
            <w:del w:id="7562" w:author="muhammad fauzan" w:date="2022-08-04T18:20:00Z">
              <w:r>
                <w:rPr>
                  <w:szCs w:val="24"/>
                </w:rPr>
                <w:delText>user</w:delText>
              </w:r>
            </w:del>
            <w:ins w:id="7563" w:author="muhammad fauzan" w:date="2022-08-04T18:26:00Z">
              <w:r>
                <w:rPr>
                  <w:i/>
                  <w:szCs w:val="24"/>
                </w:rPr>
                <w:t>user</w:t>
              </w:r>
            </w:ins>
          </w:p>
        </w:tc>
        <w:tc>
          <w:tcPr>
            <w:tcW w:w="0" w:type="auto"/>
            <w:vAlign w:val="center"/>
            <w:tcPrChange w:id="7564"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 xml:space="preserve">toko change </w:t>
            </w:r>
            <w:del w:id="7565" w:author="muhammad fauzan" w:date="2022-08-04T20:09:00Z">
              <w:r>
                <w:rPr>
                  <w:szCs w:val="24"/>
                </w:rPr>
                <w:delText>password</w:delText>
              </w:r>
            </w:del>
            <w:ins w:id="7566" w:author="muhammad fauzan" w:date="2022-08-04T20:09:00Z">
              <w:r>
                <w:rPr>
                  <w:i/>
                  <w:szCs w:val="24"/>
                </w:rPr>
                <w:t>password</w:t>
              </w:r>
            </w:ins>
          </w:p>
        </w:tc>
        <w:tc>
          <w:tcPr>
            <w:tcW w:w="0" w:type="auto"/>
            <w:vAlign w:val="center"/>
            <w:tcPrChange w:id="7567"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change </w:t>
            </w:r>
            <w:del w:id="7568" w:author="muhammad fauzan" w:date="2022-08-04T20:09:00Z">
              <w:r>
                <w:rPr>
                  <w:szCs w:val="24"/>
                </w:rPr>
                <w:delText>password</w:delText>
              </w:r>
            </w:del>
            <w:ins w:id="7569" w:author="muhammad fauzan" w:date="2022-08-04T20:09:00Z">
              <w:r>
                <w:rPr>
                  <w:i/>
                  <w:szCs w:val="24"/>
                </w:rPr>
                <w:t>password</w:t>
              </w:r>
            </w:ins>
          </w:p>
        </w:tc>
        <w:tc>
          <w:tcPr>
            <w:tcW w:w="0" w:type="auto"/>
            <w:vAlign w:val="center"/>
            <w:tcPrChange w:id="7570"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71"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10</w:t>
            </w:r>
          </w:p>
        </w:tc>
        <w:tc>
          <w:tcPr>
            <w:tcW w:w="0" w:type="auto"/>
            <w:vAlign w:val="center"/>
            <w:tcPrChange w:id="7572"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 xml:space="preserve">menekan logout pada sidebar setelah menekan nama </w:t>
            </w:r>
            <w:del w:id="7573" w:author="muhammad fauzan" w:date="2022-08-04T18:20:00Z">
              <w:r>
                <w:rPr>
                  <w:szCs w:val="24"/>
                </w:rPr>
                <w:delText>user</w:delText>
              </w:r>
            </w:del>
            <w:ins w:id="7574" w:author="muhammad fauzan" w:date="2022-08-04T18:26:00Z">
              <w:r>
                <w:rPr>
                  <w:i/>
                  <w:szCs w:val="24"/>
                </w:rPr>
                <w:t>user</w:t>
              </w:r>
            </w:ins>
          </w:p>
        </w:tc>
        <w:tc>
          <w:tcPr>
            <w:tcW w:w="0" w:type="auto"/>
            <w:vAlign w:val="center"/>
            <w:tcPrChange w:id="7575"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logout</w:t>
            </w:r>
          </w:p>
        </w:tc>
        <w:tc>
          <w:tcPr>
            <w:tcW w:w="0" w:type="auto"/>
            <w:vAlign w:val="center"/>
            <w:tcPrChange w:id="7576"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w:t>
            </w:r>
            <w:del w:id="7577" w:author="muhammad fauzan" w:date="2022-08-04T18:36:00Z">
              <w:r>
                <w:rPr>
                  <w:szCs w:val="24"/>
                </w:rPr>
                <w:delText>login</w:delText>
              </w:r>
            </w:del>
            <w:ins w:id="7578" w:author="muhammad fauzan" w:date="2022-08-04T18:36:00Z">
              <w:r>
                <w:rPr>
                  <w:i/>
                  <w:szCs w:val="24"/>
                </w:rPr>
                <w:t>login</w:t>
              </w:r>
            </w:ins>
          </w:p>
        </w:tc>
        <w:tc>
          <w:tcPr>
            <w:tcW w:w="0" w:type="auto"/>
            <w:vAlign w:val="center"/>
            <w:tcPrChange w:id="7579"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80"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5</w:t>
            </w:r>
          </w:p>
        </w:tc>
        <w:tc>
          <w:tcPr>
            <w:tcW w:w="0" w:type="auto"/>
            <w:vAlign w:val="center"/>
            <w:tcPrChange w:id="7581"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menekan roti pada sidebar setelah menekan kelola data</w:t>
            </w:r>
          </w:p>
        </w:tc>
        <w:tc>
          <w:tcPr>
            <w:tcW w:w="0" w:type="auto"/>
            <w:vAlign w:val="center"/>
            <w:tcPrChange w:id="7582"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roti</w:t>
            </w:r>
          </w:p>
        </w:tc>
        <w:tc>
          <w:tcPr>
            <w:tcW w:w="0" w:type="auto"/>
            <w:vAlign w:val="center"/>
            <w:tcPrChange w:id="7583"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Sistem akan menampilkan halaman data roti</w:t>
            </w:r>
          </w:p>
        </w:tc>
        <w:tc>
          <w:tcPr>
            <w:tcW w:w="0" w:type="auto"/>
            <w:vAlign w:val="center"/>
            <w:tcPrChange w:id="7584" w:author="muhammad fauzan" w:date="2022-08-04T14:13:00Z">
              <w:tcPr>
                <w:tcW w:w="899" w:type="dxa"/>
                <w:vAlign w:val="center"/>
              </w:tcPr>
            </w:tcPrChange>
          </w:tcPr>
          <w:p w:rsidR="00222167" w:rsidRDefault="008B3912">
            <w:pPr>
              <w:pStyle w:val="ListParagraph"/>
              <w:spacing w:line="240" w:lineRule="auto"/>
              <w:ind w:left="0"/>
            </w:pPr>
            <w:r>
              <w:t>sukses</w:t>
            </w:r>
          </w:p>
        </w:tc>
      </w:tr>
      <w:tr w:rsidR="00222167" w:rsidTr="00222167">
        <w:tc>
          <w:tcPr>
            <w:tcW w:w="0" w:type="auto"/>
            <w:vAlign w:val="center"/>
            <w:tcPrChange w:id="7585" w:author="muhammad fauzan" w:date="2022-08-04T14:13:00Z">
              <w:tcPr>
                <w:tcW w:w="582" w:type="dxa"/>
                <w:vAlign w:val="center"/>
              </w:tcPr>
            </w:tcPrChange>
          </w:tcPr>
          <w:p w:rsidR="00222167" w:rsidRDefault="008B3912">
            <w:pPr>
              <w:pStyle w:val="ListParagraph"/>
              <w:spacing w:line="240" w:lineRule="auto"/>
              <w:ind w:left="0"/>
              <w:jc w:val="center"/>
              <w:rPr>
                <w:szCs w:val="24"/>
              </w:rPr>
            </w:pPr>
            <w:r>
              <w:rPr>
                <w:szCs w:val="24"/>
              </w:rPr>
              <w:t>6</w:t>
            </w:r>
          </w:p>
        </w:tc>
        <w:tc>
          <w:tcPr>
            <w:tcW w:w="0" w:type="auto"/>
            <w:vAlign w:val="center"/>
            <w:tcPrChange w:id="7586" w:author="muhammad fauzan" w:date="2022-08-04T14:13:00Z">
              <w:tcPr>
                <w:tcW w:w="1882" w:type="dxa"/>
                <w:vAlign w:val="center"/>
              </w:tcPr>
            </w:tcPrChange>
          </w:tcPr>
          <w:p w:rsidR="00222167" w:rsidRDefault="008B3912">
            <w:pPr>
              <w:pStyle w:val="ListParagraph"/>
              <w:spacing w:line="240" w:lineRule="auto"/>
              <w:ind w:left="0"/>
              <w:jc w:val="left"/>
              <w:rPr>
                <w:szCs w:val="24"/>
              </w:rPr>
            </w:pPr>
            <w:r>
              <w:rPr>
                <w:szCs w:val="24"/>
              </w:rPr>
              <w:t>menekan Distribusi pada sidebar setelah menekan kelola data</w:t>
            </w:r>
          </w:p>
        </w:tc>
        <w:tc>
          <w:tcPr>
            <w:tcW w:w="0" w:type="auto"/>
            <w:vAlign w:val="center"/>
            <w:tcPrChange w:id="7587" w:author="muhammad fauzan" w:date="2022-08-04T14:13:00Z">
              <w:tcPr>
                <w:tcW w:w="2123" w:type="dxa"/>
                <w:vAlign w:val="center"/>
              </w:tcPr>
            </w:tcPrChange>
          </w:tcPr>
          <w:p w:rsidR="00222167" w:rsidRDefault="008B3912">
            <w:pPr>
              <w:pStyle w:val="ListParagraph"/>
              <w:spacing w:line="240" w:lineRule="auto"/>
              <w:ind w:left="0"/>
              <w:jc w:val="left"/>
              <w:rPr>
                <w:szCs w:val="24"/>
              </w:rPr>
            </w:pPr>
            <w:r>
              <w:rPr>
                <w:szCs w:val="24"/>
              </w:rPr>
              <w:t>Distribusi</w:t>
            </w:r>
          </w:p>
        </w:tc>
        <w:tc>
          <w:tcPr>
            <w:tcW w:w="0" w:type="auto"/>
            <w:vAlign w:val="center"/>
            <w:tcPrChange w:id="7588" w:author="muhammad fauzan" w:date="2022-08-04T14:13:00Z">
              <w:tcPr>
                <w:tcW w:w="1722" w:type="dxa"/>
                <w:vAlign w:val="center"/>
              </w:tcPr>
            </w:tcPrChange>
          </w:tcPr>
          <w:p w:rsidR="00222167" w:rsidRDefault="008B3912">
            <w:pPr>
              <w:pStyle w:val="ListParagraph"/>
              <w:spacing w:line="240" w:lineRule="auto"/>
              <w:ind w:left="0"/>
              <w:jc w:val="left"/>
              <w:rPr>
                <w:szCs w:val="24"/>
              </w:rPr>
            </w:pPr>
            <w:r>
              <w:rPr>
                <w:szCs w:val="24"/>
              </w:rPr>
              <w:t>Sistem akan menampilkan halaman distribusi</w:t>
            </w:r>
          </w:p>
        </w:tc>
        <w:tc>
          <w:tcPr>
            <w:tcW w:w="0" w:type="auto"/>
            <w:vAlign w:val="center"/>
            <w:tcPrChange w:id="7589" w:author="muhammad fauzan" w:date="2022-08-04T14:13:00Z">
              <w:tcPr>
                <w:tcW w:w="899" w:type="dxa"/>
                <w:vAlign w:val="center"/>
              </w:tcPr>
            </w:tcPrChange>
          </w:tcPr>
          <w:p w:rsidR="00222167" w:rsidRDefault="008B3912">
            <w:pPr>
              <w:pStyle w:val="ListParagraph"/>
              <w:spacing w:line="240" w:lineRule="auto"/>
              <w:ind w:left="0"/>
            </w:pPr>
            <w:r>
              <w:t>sukses</w:t>
            </w:r>
          </w:p>
        </w:tc>
      </w:tr>
    </w:tbl>
    <w:p w:rsidR="00222167" w:rsidRDefault="008B3912">
      <w:pPr>
        <w:pStyle w:val="ListParagraph"/>
        <w:spacing w:line="240" w:lineRule="auto"/>
        <w:ind w:left="0"/>
        <w:rPr>
          <w:del w:id="7590" w:author="muhammad fauzan" w:date="2022-08-04T23:58:00Z"/>
        </w:rPr>
        <w:pPrChange w:id="7591" w:author="muhammad fauzan" w:date="2022-08-04T14:12:00Z">
          <w:pPr>
            <w:pStyle w:val="ListParagraph"/>
            <w:ind w:left="0"/>
            <w:jc w:val="center"/>
          </w:pPr>
        </w:pPrChange>
      </w:pPr>
      <w:del w:id="7592" w:author="muhammad fauzan" w:date="2022-08-04T14:08:00Z">
        <w:r>
          <w:delText>asaas</w:delText>
        </w:r>
      </w:del>
    </w:p>
    <w:p w:rsidR="00222167" w:rsidRDefault="00222167">
      <w:pPr>
        <w:pStyle w:val="ListParagraph"/>
        <w:spacing w:line="240" w:lineRule="auto"/>
        <w:ind w:left="0"/>
        <w:rPr>
          <w:ins w:id="7593" w:author="muhammad fauzan" w:date="2022-08-04T14:20:00Z"/>
        </w:rPr>
        <w:pPrChange w:id="7594" w:author="muhammad fauzan" w:date="2022-08-04T23:58:00Z">
          <w:pPr>
            <w:pStyle w:val="ListParagraph"/>
            <w:numPr>
              <w:numId w:val="38"/>
            </w:numPr>
            <w:ind w:left="851" w:hanging="425"/>
          </w:pPr>
        </w:pPrChange>
      </w:pPr>
    </w:p>
    <w:p w:rsidR="00222167" w:rsidRDefault="008B3912">
      <w:pPr>
        <w:pStyle w:val="ListParagraph"/>
        <w:numPr>
          <w:ilvl w:val="0"/>
          <w:numId w:val="38"/>
        </w:numPr>
        <w:ind w:left="426" w:hanging="425"/>
        <w:pPrChange w:id="7595" w:author="muhammad fauzan" w:date="2022-08-04T14:23:00Z">
          <w:pPr>
            <w:pStyle w:val="ListParagraph"/>
            <w:numPr>
              <w:numId w:val="38"/>
            </w:numPr>
            <w:ind w:left="851" w:hanging="425"/>
          </w:pPr>
        </w:pPrChange>
      </w:pPr>
      <w:r>
        <w:t xml:space="preserve">Halaman Ganti </w:t>
      </w:r>
      <w:del w:id="7596" w:author="muhammad fauzan" w:date="2022-08-04T20:09:00Z">
        <w:r>
          <w:delText>Password</w:delText>
        </w:r>
      </w:del>
      <w:ins w:id="7597" w:author="muhammad fauzan" w:date="2022-08-04T20:09:00Z">
        <w:r>
          <w:rPr>
            <w:i/>
          </w:rPr>
          <w:t>Password</w:t>
        </w:r>
      </w:ins>
      <w:r>
        <w:t xml:space="preserve"> Admin</w:t>
      </w:r>
    </w:p>
    <w:p w:rsidR="00222167" w:rsidRDefault="008B3912">
      <w:pPr>
        <w:pStyle w:val="ListParagraph"/>
        <w:ind w:left="426"/>
        <w:rPr>
          <w:ins w:id="7598" w:author="muhammad fauzan" w:date="2022-08-04T14:19:00Z"/>
        </w:rPr>
        <w:pPrChange w:id="7599" w:author="muhammad fauzan" w:date="2022-08-04T14:23:00Z">
          <w:pPr>
            <w:pStyle w:val="ListParagraph"/>
            <w:ind w:left="851"/>
          </w:pPr>
        </w:pPrChange>
      </w:pPr>
      <w:r>
        <w:t xml:space="preserve">Halaman ganti </w:t>
      </w:r>
      <w:del w:id="7600" w:author="muhammad fauzan" w:date="2022-08-04T20:09:00Z">
        <w:r>
          <w:delText>password</w:delText>
        </w:r>
      </w:del>
      <w:ins w:id="7601" w:author="muhammad fauzan" w:date="2022-08-04T20:09:00Z">
        <w:r>
          <w:rPr>
            <w:i/>
          </w:rPr>
          <w:t>password</w:t>
        </w:r>
      </w:ins>
      <w:r>
        <w:t xml:space="preserve"> admin adalah halaman yang dituju setelah admin menekan change </w:t>
      </w:r>
      <w:del w:id="7602" w:author="muhammad fauzan" w:date="2022-08-04T20:09:00Z">
        <w:r>
          <w:delText>password</w:delText>
        </w:r>
      </w:del>
      <w:ins w:id="7603" w:author="muhammad fauzan" w:date="2022-08-04T20:09:00Z">
        <w:r>
          <w:rPr>
            <w:i/>
          </w:rPr>
          <w:t>password</w:t>
        </w:r>
      </w:ins>
      <w:r>
        <w:t xml:space="preserve"> pada navbar. Berikut pengujian sistem pada halaman change </w:t>
      </w:r>
      <w:del w:id="7604" w:author="muhammad fauzan" w:date="2022-08-04T20:09:00Z">
        <w:r>
          <w:delText>password</w:delText>
        </w:r>
      </w:del>
      <w:ins w:id="7605" w:author="muhammad fauzan" w:date="2022-08-04T20:09:00Z">
        <w:r>
          <w:rPr>
            <w:i/>
          </w:rPr>
          <w:t>password</w:t>
        </w:r>
      </w:ins>
      <w:r>
        <w:t>.</w:t>
      </w:r>
    </w:p>
    <w:p w:rsidR="00222167" w:rsidRDefault="00222167">
      <w:pPr>
        <w:pStyle w:val="ListParagraph"/>
        <w:ind w:left="851"/>
        <w:jc w:val="center"/>
        <w:rPr>
          <w:ins w:id="7606" w:author="muhammad fauzan" w:date="2022-08-07T17:34:00Z"/>
        </w:rPr>
      </w:pPr>
    </w:p>
    <w:p w:rsidR="00222167" w:rsidRDefault="008B3912">
      <w:pPr>
        <w:pStyle w:val="ListParagraph"/>
        <w:ind w:left="851"/>
        <w:jc w:val="center"/>
        <w:pPrChange w:id="7607" w:author="muhammad fauzan" w:date="2022-08-04T14:19:00Z">
          <w:pPr>
            <w:pStyle w:val="ListParagraph"/>
            <w:ind w:left="851"/>
          </w:pPr>
        </w:pPrChange>
      </w:pPr>
      <w:ins w:id="7608" w:author="muhammad fauzan" w:date="2022-08-04T14:20:00Z">
        <w:r>
          <w:lastRenderedPageBreak/>
          <w:t xml:space="preserve">Tabel 4. </w:t>
        </w:r>
        <w:r>
          <w:fldChar w:fldCharType="begin"/>
        </w:r>
        <w:r>
          <w:instrText xml:space="preserve"> SEQ Tabel_4. \* ARABIC </w:instrText>
        </w:r>
        <w:r>
          <w:fldChar w:fldCharType="separate"/>
        </w:r>
      </w:ins>
      <w:ins w:id="7609" w:author="muhammad fauzan" w:date="2022-08-10T01:43:00Z">
        <w:r>
          <w:t>3</w:t>
        </w:r>
      </w:ins>
      <w:ins w:id="7610" w:author="muhammad fauzan" w:date="2022-08-04T14:20:00Z">
        <w:r>
          <w:fldChar w:fldCharType="end"/>
        </w:r>
        <w:r>
          <w:t xml:space="preserve"> Tabel black box </w:t>
        </w:r>
      </w:ins>
      <w:ins w:id="7611" w:author="muhammad fauzan" w:date="2022-08-04T14:21:00Z">
        <w:r>
          <w:t xml:space="preserve">ganti </w:t>
        </w:r>
      </w:ins>
      <w:ins w:id="7612" w:author="muhammad fauzan" w:date="2022-08-04T20:09:00Z">
        <w:r>
          <w:rPr>
            <w:i/>
          </w:rPr>
          <w:t>password</w:t>
        </w:r>
      </w:ins>
      <w:ins w:id="7613" w:author="muhammad fauzan" w:date="2022-08-04T14:20:00Z">
        <w:r>
          <w:t xml:space="preserve"> admin</w:t>
        </w:r>
      </w:ins>
    </w:p>
    <w:tbl>
      <w:tblPr>
        <w:tblStyle w:val="TableGrid"/>
        <w:tblW w:w="0" w:type="auto"/>
        <w:tblInd w:w="-5" w:type="dxa"/>
        <w:tblLook w:val="04A0" w:firstRow="1" w:lastRow="0" w:firstColumn="1" w:lastColumn="0" w:noHBand="0" w:noVBand="1"/>
        <w:tblPrChange w:id="7614" w:author="muhammad fauzan" w:date="2022-08-07T17:35:00Z">
          <w:tblPr>
            <w:tblStyle w:val="TableGrid"/>
            <w:tblW w:w="0" w:type="auto"/>
            <w:tblInd w:w="720" w:type="dxa"/>
            <w:tblLook w:val="04A0" w:firstRow="1" w:lastRow="0" w:firstColumn="1" w:lastColumn="0" w:noHBand="0" w:noVBand="1"/>
          </w:tblPr>
        </w:tblPrChange>
      </w:tblPr>
      <w:tblGrid>
        <w:gridCol w:w="563"/>
        <w:gridCol w:w="2205"/>
        <w:gridCol w:w="2152"/>
        <w:gridCol w:w="2130"/>
        <w:gridCol w:w="883"/>
        <w:tblGridChange w:id="7615">
          <w:tblGrid>
            <w:gridCol w:w="1017"/>
            <w:gridCol w:w="1230"/>
            <w:gridCol w:w="1296"/>
            <w:gridCol w:w="1523"/>
            <w:gridCol w:w="1252"/>
          </w:tblGrid>
        </w:tblGridChange>
      </w:tblGrid>
      <w:tr w:rsidR="00222167" w:rsidTr="00222167">
        <w:trPr>
          <w:trHeight w:val="575"/>
          <w:tblHeader/>
          <w:trPrChange w:id="7616" w:author="muhammad fauzan" w:date="2022-08-07T17:35:00Z">
            <w:trPr>
              <w:trHeight w:val="1314"/>
            </w:trPr>
          </w:trPrChange>
        </w:trPr>
        <w:tc>
          <w:tcPr>
            <w:tcW w:w="0" w:type="auto"/>
            <w:vAlign w:val="center"/>
            <w:tcPrChange w:id="7617" w:author="muhammad fauzan" w:date="2022-08-07T17:35:00Z">
              <w:tcPr>
                <w:tcW w:w="1017"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7618" w:author="muhammad fauzan" w:date="2022-08-07T17:35:00Z">
              <w:tcPr>
                <w:tcW w:w="1230"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7619" w:author="muhammad fauzan" w:date="2022-08-07T17:35:00Z">
              <w:tcPr>
                <w:tcW w:w="1296"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7620" w:author="muhammad fauzan" w:date="2022-08-07T17:35:00Z">
              <w:tcPr>
                <w:tcW w:w="1523"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7621" w:author="muhammad fauzan" w:date="2022-08-07T17:35:00Z">
              <w:tcPr>
                <w:tcW w:w="1252" w:type="dxa"/>
                <w:vAlign w:val="center"/>
              </w:tcPr>
            </w:tcPrChange>
          </w:tcPr>
          <w:p w:rsidR="00222167" w:rsidRDefault="008B3912">
            <w:pPr>
              <w:pStyle w:val="ListParagraph"/>
              <w:spacing w:line="240" w:lineRule="auto"/>
              <w:ind w:left="0"/>
              <w:jc w:val="center"/>
            </w:pPr>
            <w:r>
              <w:rPr>
                <w:szCs w:val="24"/>
              </w:rPr>
              <w:t>Hasil</w:t>
            </w:r>
          </w:p>
        </w:tc>
      </w:tr>
      <w:tr w:rsidR="00222167" w:rsidTr="00222167">
        <w:tc>
          <w:tcPr>
            <w:tcW w:w="0" w:type="auto"/>
            <w:tcPrChange w:id="7622" w:author="muhammad fauzan" w:date="2022-08-04T14:22:00Z">
              <w:tcPr>
                <w:tcW w:w="1017" w:type="dxa"/>
              </w:tcPr>
            </w:tcPrChange>
          </w:tcPr>
          <w:p w:rsidR="00222167" w:rsidRDefault="008B3912">
            <w:pPr>
              <w:pStyle w:val="ListParagraph"/>
              <w:spacing w:line="240" w:lineRule="auto"/>
              <w:ind w:left="0"/>
              <w:jc w:val="center"/>
            </w:pPr>
            <w:r>
              <w:rPr>
                <w:szCs w:val="24"/>
              </w:rPr>
              <w:t>1</w:t>
            </w:r>
          </w:p>
        </w:tc>
        <w:tc>
          <w:tcPr>
            <w:tcW w:w="0" w:type="auto"/>
            <w:tcPrChange w:id="7623" w:author="muhammad fauzan" w:date="2022-08-04T14:22:00Z">
              <w:tcPr>
                <w:tcW w:w="1230" w:type="dxa"/>
              </w:tcPr>
            </w:tcPrChange>
          </w:tcPr>
          <w:p w:rsidR="00222167" w:rsidRDefault="008B3912">
            <w:pPr>
              <w:pStyle w:val="ListParagraph"/>
              <w:spacing w:line="240" w:lineRule="auto"/>
              <w:ind w:left="0"/>
              <w:jc w:val="left"/>
            </w:pPr>
            <w:r>
              <w:rPr>
                <w:szCs w:val="24"/>
              </w:rPr>
              <w:t xml:space="preserve">Old </w:t>
            </w:r>
            <w:del w:id="7624" w:author="muhammad fauzan" w:date="2022-08-04T20:09:00Z">
              <w:r>
                <w:rPr>
                  <w:szCs w:val="24"/>
                </w:rPr>
                <w:delText>password</w:delText>
              </w:r>
            </w:del>
            <w:ins w:id="7625" w:author="muhammad fauzan" w:date="2022-08-04T20:09:00Z">
              <w:r>
                <w:rPr>
                  <w:i/>
                  <w:szCs w:val="24"/>
                </w:rPr>
                <w:t>password</w:t>
              </w:r>
            </w:ins>
            <w:r>
              <w:rPr>
                <w:szCs w:val="24"/>
              </w:rPr>
              <w:t xml:space="preserve"> , </w:t>
            </w:r>
            <w:del w:id="7626" w:author="muhammad fauzan" w:date="2022-08-04T20:09:00Z">
              <w:r>
                <w:rPr>
                  <w:szCs w:val="24"/>
                </w:rPr>
                <w:delText>password</w:delText>
              </w:r>
            </w:del>
            <w:ins w:id="7627" w:author="muhammad fauzan" w:date="2022-08-04T20:09:00Z">
              <w:r>
                <w:rPr>
                  <w:i/>
                  <w:szCs w:val="24"/>
                </w:rPr>
                <w:t>password</w:t>
              </w:r>
            </w:ins>
            <w:r>
              <w:rPr>
                <w:szCs w:val="24"/>
              </w:rPr>
              <w:t xml:space="preserve"> 1 dan </w:t>
            </w:r>
            <w:del w:id="7628" w:author="muhammad fauzan" w:date="2022-08-04T20:09:00Z">
              <w:r>
                <w:rPr>
                  <w:szCs w:val="24"/>
                </w:rPr>
                <w:delText>password</w:delText>
              </w:r>
            </w:del>
            <w:ins w:id="7629" w:author="muhammad fauzan" w:date="2022-08-04T20:09:00Z">
              <w:r>
                <w:rPr>
                  <w:i/>
                  <w:szCs w:val="24"/>
                </w:rPr>
                <w:t>password</w:t>
              </w:r>
            </w:ins>
            <w:r>
              <w:rPr>
                <w:szCs w:val="24"/>
              </w:rPr>
              <w:t xml:space="preserve"> 2 kosong kemudian menekan </w:t>
            </w:r>
            <w:del w:id="7630" w:author="muhammad fauzan" w:date="2022-08-04T18:53:00Z">
              <w:r>
                <w:rPr>
                  <w:szCs w:val="24"/>
                </w:rPr>
                <w:delText>button</w:delText>
              </w:r>
            </w:del>
            <w:ins w:id="7631" w:author="muhammad fauzan" w:date="2022-08-04T18:53:00Z">
              <w:r>
                <w:rPr>
                  <w:i/>
                  <w:szCs w:val="24"/>
                </w:rPr>
                <w:t>button</w:t>
              </w:r>
            </w:ins>
            <w:r>
              <w:rPr>
                <w:szCs w:val="24"/>
              </w:rPr>
              <w:t xml:space="preserve"> </w:t>
            </w:r>
            <w:del w:id="7632" w:author="muhammad fauzan" w:date="2022-08-04T18:36:00Z">
              <w:r>
                <w:rPr>
                  <w:szCs w:val="24"/>
                </w:rPr>
                <w:delText>login</w:delText>
              </w:r>
            </w:del>
            <w:ins w:id="7633" w:author="muhammad fauzan" w:date="2022-08-04T18:36:00Z">
              <w:r>
                <w:rPr>
                  <w:i/>
                  <w:szCs w:val="24"/>
                </w:rPr>
                <w:t>login</w:t>
              </w:r>
            </w:ins>
          </w:p>
        </w:tc>
        <w:tc>
          <w:tcPr>
            <w:tcW w:w="0" w:type="auto"/>
            <w:vAlign w:val="center"/>
            <w:tcPrChange w:id="7634" w:author="muhammad fauzan" w:date="2022-08-04T14:22:00Z">
              <w:tcPr>
                <w:tcW w:w="1296" w:type="dxa"/>
              </w:tcPr>
            </w:tcPrChange>
          </w:tcPr>
          <w:p w:rsidR="00222167" w:rsidRDefault="008B3912">
            <w:pPr>
              <w:pStyle w:val="ListParagraph"/>
              <w:spacing w:line="240" w:lineRule="auto"/>
              <w:ind w:left="0"/>
              <w:jc w:val="left"/>
              <w:rPr>
                <w:szCs w:val="24"/>
              </w:rPr>
              <w:pPrChange w:id="7635" w:author="muhammad fauzan" w:date="2022-08-04T14:22:00Z">
                <w:pPr>
                  <w:pStyle w:val="ListParagraph"/>
                  <w:spacing w:line="240" w:lineRule="auto"/>
                  <w:ind w:left="0"/>
                </w:pPr>
              </w:pPrChange>
            </w:pPr>
            <w:r>
              <w:rPr>
                <w:szCs w:val="24"/>
              </w:rPr>
              <w:t xml:space="preserve">Old </w:t>
            </w:r>
            <w:del w:id="7636" w:author="muhammad fauzan" w:date="2022-08-04T20:09:00Z">
              <w:r>
                <w:rPr>
                  <w:szCs w:val="24"/>
                </w:rPr>
                <w:delText>password</w:delText>
              </w:r>
            </w:del>
            <w:ins w:id="7637" w:author="muhammad fauzan" w:date="2022-08-04T20:09:00Z">
              <w:r>
                <w:rPr>
                  <w:i/>
                  <w:szCs w:val="24"/>
                </w:rPr>
                <w:t>password</w:t>
              </w:r>
            </w:ins>
            <w:r>
              <w:rPr>
                <w:szCs w:val="24"/>
              </w:rPr>
              <w:t xml:space="preserve"> : (kosong) </w:t>
            </w:r>
            <w:del w:id="7638" w:author="muhammad fauzan" w:date="2022-08-04T20:09:00Z">
              <w:r>
                <w:rPr>
                  <w:szCs w:val="24"/>
                </w:rPr>
                <w:delText>password</w:delText>
              </w:r>
            </w:del>
            <w:ins w:id="7639" w:author="muhammad fauzan" w:date="2022-08-04T20:09:00Z">
              <w:r>
                <w:rPr>
                  <w:i/>
                  <w:szCs w:val="24"/>
                </w:rPr>
                <w:t>password</w:t>
              </w:r>
            </w:ins>
            <w:r>
              <w:rPr>
                <w:szCs w:val="24"/>
              </w:rPr>
              <w:t xml:space="preserve"> 1 : (kosong) </w:t>
            </w:r>
            <w:del w:id="7640" w:author="muhammad fauzan" w:date="2022-08-04T20:09:00Z">
              <w:r>
                <w:rPr>
                  <w:szCs w:val="24"/>
                </w:rPr>
                <w:delText>password</w:delText>
              </w:r>
            </w:del>
            <w:ins w:id="7641" w:author="muhammad fauzan" w:date="2022-08-04T20:09:00Z">
              <w:r>
                <w:rPr>
                  <w:i/>
                  <w:szCs w:val="24"/>
                </w:rPr>
                <w:t>password</w:t>
              </w:r>
            </w:ins>
            <w:r>
              <w:rPr>
                <w:szCs w:val="24"/>
              </w:rPr>
              <w:t xml:space="preserve"> 2 : (kosong)</w:t>
            </w:r>
          </w:p>
        </w:tc>
        <w:tc>
          <w:tcPr>
            <w:tcW w:w="0" w:type="auto"/>
            <w:tcPrChange w:id="7642" w:author="muhammad fauzan" w:date="2022-08-04T14:22:00Z">
              <w:tcPr>
                <w:tcW w:w="1523" w:type="dxa"/>
              </w:tcPr>
            </w:tcPrChange>
          </w:tcPr>
          <w:p w:rsidR="00222167" w:rsidRDefault="008B3912">
            <w:pPr>
              <w:pStyle w:val="ListParagraph"/>
              <w:spacing w:line="240" w:lineRule="auto"/>
              <w:ind w:left="0"/>
              <w:jc w:val="left"/>
            </w:pPr>
            <w:r>
              <w:rPr>
                <w:szCs w:val="24"/>
              </w:rPr>
              <w:t>Sistem akan menampilkan error</w:t>
            </w:r>
          </w:p>
        </w:tc>
        <w:tc>
          <w:tcPr>
            <w:tcW w:w="0" w:type="auto"/>
            <w:tcPrChange w:id="7643" w:author="muhammad fauzan" w:date="2022-08-04T14:22:00Z">
              <w:tcPr>
                <w:tcW w:w="1252" w:type="dxa"/>
              </w:tcPr>
            </w:tcPrChange>
          </w:tcPr>
          <w:p w:rsidR="00222167" w:rsidRDefault="008B3912">
            <w:pPr>
              <w:pStyle w:val="ListParagraph"/>
              <w:spacing w:line="240" w:lineRule="auto"/>
              <w:ind w:left="0"/>
            </w:pPr>
            <w:r>
              <w:t>Sukses</w:t>
            </w:r>
          </w:p>
        </w:tc>
      </w:tr>
      <w:tr w:rsidR="00222167" w:rsidTr="00222167">
        <w:tc>
          <w:tcPr>
            <w:tcW w:w="0" w:type="auto"/>
            <w:tcPrChange w:id="7644" w:author="muhammad fauzan" w:date="2022-08-04T14:22:00Z">
              <w:tcPr>
                <w:tcW w:w="1017" w:type="dxa"/>
              </w:tcPr>
            </w:tcPrChange>
          </w:tcPr>
          <w:p w:rsidR="00222167" w:rsidRDefault="008B3912">
            <w:pPr>
              <w:pStyle w:val="ListParagraph"/>
              <w:spacing w:line="240" w:lineRule="auto"/>
              <w:ind w:left="0"/>
              <w:jc w:val="center"/>
              <w:rPr>
                <w:szCs w:val="24"/>
              </w:rPr>
            </w:pPr>
            <w:r>
              <w:rPr>
                <w:szCs w:val="24"/>
              </w:rPr>
              <w:t>2</w:t>
            </w:r>
          </w:p>
        </w:tc>
        <w:tc>
          <w:tcPr>
            <w:tcW w:w="0" w:type="auto"/>
            <w:tcPrChange w:id="7645" w:author="muhammad fauzan" w:date="2022-08-04T14:22:00Z">
              <w:tcPr>
                <w:tcW w:w="1230" w:type="dxa"/>
              </w:tcPr>
            </w:tcPrChange>
          </w:tcPr>
          <w:p w:rsidR="00222167" w:rsidRDefault="008B3912">
            <w:pPr>
              <w:pStyle w:val="ListParagraph"/>
              <w:spacing w:line="240" w:lineRule="auto"/>
              <w:ind w:left="0"/>
              <w:rPr>
                <w:szCs w:val="24"/>
              </w:rPr>
            </w:pPr>
            <w:r>
              <w:rPr>
                <w:szCs w:val="24"/>
              </w:rPr>
              <w:t xml:space="preserve">Old </w:t>
            </w:r>
            <w:del w:id="7646" w:author="muhammad fauzan" w:date="2022-08-04T20:09:00Z">
              <w:r>
                <w:rPr>
                  <w:szCs w:val="24"/>
                </w:rPr>
                <w:delText>password</w:delText>
              </w:r>
            </w:del>
            <w:ins w:id="7647" w:author="muhammad fauzan" w:date="2022-08-04T20:09:00Z">
              <w:r>
                <w:rPr>
                  <w:i/>
                  <w:szCs w:val="24"/>
                </w:rPr>
                <w:t>password</w:t>
              </w:r>
            </w:ins>
            <w:r>
              <w:rPr>
                <w:szCs w:val="24"/>
              </w:rPr>
              <w:t xml:space="preserve"> berisi benar, </w:t>
            </w:r>
            <w:del w:id="7648" w:author="muhammad fauzan" w:date="2022-08-04T20:09:00Z">
              <w:r>
                <w:rPr>
                  <w:szCs w:val="24"/>
                </w:rPr>
                <w:delText>password</w:delText>
              </w:r>
            </w:del>
            <w:ins w:id="7649" w:author="muhammad fauzan" w:date="2022-08-04T20:09:00Z">
              <w:r>
                <w:rPr>
                  <w:i/>
                  <w:szCs w:val="24"/>
                </w:rPr>
                <w:t>password</w:t>
              </w:r>
            </w:ins>
            <w:r>
              <w:rPr>
                <w:szCs w:val="24"/>
              </w:rPr>
              <w:t xml:space="preserve"> 1 dan </w:t>
            </w:r>
            <w:del w:id="7650" w:author="muhammad fauzan" w:date="2022-08-04T20:09:00Z">
              <w:r>
                <w:rPr>
                  <w:szCs w:val="24"/>
                </w:rPr>
                <w:delText>password</w:delText>
              </w:r>
            </w:del>
            <w:ins w:id="7651" w:author="muhammad fauzan" w:date="2022-08-04T20:09:00Z">
              <w:r>
                <w:rPr>
                  <w:i/>
                  <w:szCs w:val="24"/>
                </w:rPr>
                <w:t>password</w:t>
              </w:r>
            </w:ins>
            <w:r>
              <w:rPr>
                <w:szCs w:val="24"/>
              </w:rPr>
              <w:t xml:space="preserve"> 2 kosong kemudian menekan </w:t>
            </w:r>
            <w:del w:id="7652" w:author="muhammad fauzan" w:date="2022-08-04T18:59:00Z">
              <w:r>
                <w:rPr>
                  <w:szCs w:val="24"/>
                </w:rPr>
                <w:delText>button</w:delText>
              </w:r>
            </w:del>
            <w:ins w:id="7653" w:author="muhammad fauzan" w:date="2022-08-04T18:59:00Z">
              <w:r>
                <w:rPr>
                  <w:i/>
                  <w:szCs w:val="24"/>
                </w:rPr>
                <w:t>button</w:t>
              </w:r>
            </w:ins>
            <w:r>
              <w:rPr>
                <w:szCs w:val="24"/>
              </w:rPr>
              <w:t xml:space="preserve"> </w:t>
            </w:r>
            <w:del w:id="7654" w:author="muhammad fauzan" w:date="2022-08-04T18:36:00Z">
              <w:r>
                <w:rPr>
                  <w:szCs w:val="24"/>
                </w:rPr>
                <w:delText>login</w:delText>
              </w:r>
            </w:del>
            <w:ins w:id="7655" w:author="muhammad fauzan" w:date="2022-08-04T18:36:00Z">
              <w:r>
                <w:rPr>
                  <w:i/>
                  <w:szCs w:val="24"/>
                </w:rPr>
                <w:t>login</w:t>
              </w:r>
            </w:ins>
          </w:p>
        </w:tc>
        <w:tc>
          <w:tcPr>
            <w:tcW w:w="0" w:type="auto"/>
            <w:vAlign w:val="center"/>
            <w:tcPrChange w:id="7656" w:author="muhammad fauzan" w:date="2022-08-04T14:22:00Z">
              <w:tcPr>
                <w:tcW w:w="1296" w:type="dxa"/>
              </w:tcPr>
            </w:tcPrChange>
          </w:tcPr>
          <w:p w:rsidR="00222167" w:rsidRDefault="008B3912">
            <w:pPr>
              <w:pStyle w:val="ListParagraph"/>
              <w:spacing w:line="240" w:lineRule="auto"/>
              <w:ind w:left="0"/>
              <w:jc w:val="left"/>
              <w:rPr>
                <w:szCs w:val="24"/>
              </w:rPr>
              <w:pPrChange w:id="7657" w:author="muhammad fauzan" w:date="2022-08-04T14:22:00Z">
                <w:pPr>
                  <w:pStyle w:val="ListParagraph"/>
                  <w:spacing w:line="240" w:lineRule="auto"/>
                  <w:ind w:left="0"/>
                </w:pPr>
              </w:pPrChange>
            </w:pPr>
            <w:r>
              <w:rPr>
                <w:szCs w:val="24"/>
              </w:rPr>
              <w:t xml:space="preserve">Old </w:t>
            </w:r>
            <w:del w:id="7658" w:author="muhammad fauzan" w:date="2022-08-04T20:09:00Z">
              <w:r>
                <w:rPr>
                  <w:szCs w:val="24"/>
                </w:rPr>
                <w:delText>password</w:delText>
              </w:r>
            </w:del>
            <w:ins w:id="7659" w:author="muhammad fauzan" w:date="2022-08-04T20:09:00Z">
              <w:r>
                <w:rPr>
                  <w:i/>
                  <w:szCs w:val="24"/>
                </w:rPr>
                <w:t>password</w:t>
              </w:r>
            </w:ins>
            <w:r>
              <w:rPr>
                <w:szCs w:val="24"/>
              </w:rPr>
              <w:t xml:space="preserve"> : 12345678 </w:t>
            </w:r>
            <w:del w:id="7660" w:author="muhammad fauzan" w:date="2022-08-04T20:09:00Z">
              <w:r>
                <w:rPr>
                  <w:szCs w:val="24"/>
                </w:rPr>
                <w:delText>password</w:delText>
              </w:r>
            </w:del>
            <w:ins w:id="7661" w:author="muhammad fauzan" w:date="2022-08-04T20:09:00Z">
              <w:r>
                <w:rPr>
                  <w:i/>
                  <w:szCs w:val="24"/>
                </w:rPr>
                <w:t>password</w:t>
              </w:r>
            </w:ins>
            <w:r>
              <w:rPr>
                <w:szCs w:val="24"/>
              </w:rPr>
              <w:t xml:space="preserve"> 1 : (kosong) </w:t>
            </w:r>
            <w:del w:id="7662" w:author="muhammad fauzan" w:date="2022-08-04T20:09:00Z">
              <w:r>
                <w:rPr>
                  <w:szCs w:val="24"/>
                </w:rPr>
                <w:delText>password</w:delText>
              </w:r>
            </w:del>
            <w:ins w:id="7663" w:author="muhammad fauzan" w:date="2022-08-04T20:09:00Z">
              <w:r>
                <w:rPr>
                  <w:i/>
                  <w:szCs w:val="24"/>
                </w:rPr>
                <w:t>password</w:t>
              </w:r>
            </w:ins>
            <w:r>
              <w:rPr>
                <w:szCs w:val="24"/>
              </w:rPr>
              <w:t xml:space="preserve"> 2 : (kosong)</w:t>
            </w:r>
          </w:p>
        </w:tc>
        <w:tc>
          <w:tcPr>
            <w:tcW w:w="0" w:type="auto"/>
            <w:tcPrChange w:id="7664" w:author="muhammad fauzan" w:date="2022-08-04T14:22:00Z">
              <w:tcPr>
                <w:tcW w:w="1523" w:type="dxa"/>
              </w:tcPr>
            </w:tcPrChange>
          </w:tcPr>
          <w:p w:rsidR="00222167" w:rsidRDefault="008B3912">
            <w:pPr>
              <w:pStyle w:val="ListParagraph"/>
              <w:spacing w:line="240" w:lineRule="auto"/>
              <w:ind w:left="0"/>
              <w:jc w:val="left"/>
              <w:rPr>
                <w:szCs w:val="24"/>
              </w:rPr>
            </w:pPr>
            <w:r>
              <w:rPr>
                <w:szCs w:val="24"/>
              </w:rPr>
              <w:t>Sistem akan menampilkan error</w:t>
            </w:r>
          </w:p>
        </w:tc>
        <w:tc>
          <w:tcPr>
            <w:tcW w:w="0" w:type="auto"/>
            <w:tcPrChange w:id="7665" w:author="muhammad fauzan" w:date="2022-08-04T14:22:00Z">
              <w:tcPr>
                <w:tcW w:w="1252" w:type="dxa"/>
              </w:tcPr>
            </w:tcPrChange>
          </w:tcPr>
          <w:p w:rsidR="00222167" w:rsidRDefault="008B3912">
            <w:pPr>
              <w:pStyle w:val="ListParagraph"/>
              <w:spacing w:line="240" w:lineRule="auto"/>
              <w:ind w:left="0"/>
            </w:pPr>
            <w:r>
              <w:t>sukses</w:t>
            </w:r>
          </w:p>
        </w:tc>
      </w:tr>
      <w:tr w:rsidR="00222167" w:rsidTr="00222167">
        <w:tc>
          <w:tcPr>
            <w:tcW w:w="0" w:type="auto"/>
            <w:tcPrChange w:id="7666" w:author="muhammad fauzan" w:date="2022-08-04T14:22:00Z">
              <w:tcPr>
                <w:tcW w:w="1017" w:type="dxa"/>
              </w:tcPr>
            </w:tcPrChange>
          </w:tcPr>
          <w:p w:rsidR="00222167" w:rsidRDefault="008B3912">
            <w:pPr>
              <w:pStyle w:val="ListParagraph"/>
              <w:spacing w:line="240" w:lineRule="auto"/>
              <w:ind w:left="0"/>
              <w:jc w:val="center"/>
              <w:rPr>
                <w:szCs w:val="24"/>
              </w:rPr>
            </w:pPr>
            <w:r>
              <w:rPr>
                <w:szCs w:val="24"/>
              </w:rPr>
              <w:t>3</w:t>
            </w:r>
          </w:p>
        </w:tc>
        <w:tc>
          <w:tcPr>
            <w:tcW w:w="0" w:type="auto"/>
            <w:tcPrChange w:id="7667" w:author="muhammad fauzan" w:date="2022-08-04T14:22:00Z">
              <w:tcPr>
                <w:tcW w:w="1230" w:type="dxa"/>
              </w:tcPr>
            </w:tcPrChange>
          </w:tcPr>
          <w:p w:rsidR="00222167" w:rsidRDefault="008B3912">
            <w:pPr>
              <w:pStyle w:val="ListParagraph"/>
              <w:spacing w:line="240" w:lineRule="auto"/>
              <w:ind w:left="0"/>
              <w:rPr>
                <w:szCs w:val="24"/>
              </w:rPr>
            </w:pPr>
            <w:r>
              <w:rPr>
                <w:szCs w:val="24"/>
              </w:rPr>
              <w:t xml:space="preserve">Old </w:t>
            </w:r>
            <w:del w:id="7668" w:author="muhammad fauzan" w:date="2022-08-04T20:09:00Z">
              <w:r>
                <w:rPr>
                  <w:szCs w:val="24"/>
                </w:rPr>
                <w:delText>password</w:delText>
              </w:r>
            </w:del>
            <w:ins w:id="7669" w:author="muhammad fauzan" w:date="2022-08-04T20:09:00Z">
              <w:r>
                <w:rPr>
                  <w:i/>
                  <w:szCs w:val="24"/>
                </w:rPr>
                <w:t>password</w:t>
              </w:r>
            </w:ins>
            <w:r>
              <w:rPr>
                <w:szCs w:val="24"/>
              </w:rPr>
              <w:t xml:space="preserve"> benar, </w:t>
            </w:r>
            <w:del w:id="7670" w:author="muhammad fauzan" w:date="2022-08-04T20:09:00Z">
              <w:r>
                <w:rPr>
                  <w:szCs w:val="24"/>
                </w:rPr>
                <w:delText>password</w:delText>
              </w:r>
            </w:del>
            <w:ins w:id="7671" w:author="muhammad fauzan" w:date="2022-08-04T20:09:00Z">
              <w:r>
                <w:rPr>
                  <w:i/>
                  <w:szCs w:val="24"/>
                </w:rPr>
                <w:t>password</w:t>
              </w:r>
            </w:ins>
            <w:r>
              <w:rPr>
                <w:szCs w:val="24"/>
              </w:rPr>
              <w:t xml:space="preserve"> 1 berisi, </w:t>
            </w:r>
            <w:del w:id="7672" w:author="muhammad fauzan" w:date="2022-08-04T20:09:00Z">
              <w:r>
                <w:rPr>
                  <w:szCs w:val="24"/>
                </w:rPr>
                <w:delText>password</w:delText>
              </w:r>
            </w:del>
            <w:ins w:id="7673" w:author="muhammad fauzan" w:date="2022-08-04T20:09:00Z">
              <w:r>
                <w:rPr>
                  <w:i/>
                  <w:szCs w:val="24"/>
                </w:rPr>
                <w:t>password</w:t>
              </w:r>
            </w:ins>
            <w:r>
              <w:rPr>
                <w:szCs w:val="24"/>
              </w:rPr>
              <w:t xml:space="preserve"> 2 kosong kemudian menekan </w:t>
            </w:r>
            <w:del w:id="7674" w:author="muhammad fauzan" w:date="2022-08-04T18:59:00Z">
              <w:r>
                <w:rPr>
                  <w:szCs w:val="24"/>
                </w:rPr>
                <w:delText>button</w:delText>
              </w:r>
            </w:del>
            <w:ins w:id="7675" w:author="muhammad fauzan" w:date="2022-08-04T18:59:00Z">
              <w:r>
                <w:rPr>
                  <w:i/>
                  <w:szCs w:val="24"/>
                </w:rPr>
                <w:t>button</w:t>
              </w:r>
            </w:ins>
            <w:r>
              <w:rPr>
                <w:szCs w:val="24"/>
              </w:rPr>
              <w:t xml:space="preserve"> </w:t>
            </w:r>
            <w:del w:id="7676" w:author="muhammad fauzan" w:date="2022-08-04T18:36:00Z">
              <w:r>
                <w:rPr>
                  <w:szCs w:val="24"/>
                </w:rPr>
                <w:delText>login</w:delText>
              </w:r>
            </w:del>
            <w:ins w:id="7677" w:author="muhammad fauzan" w:date="2022-08-04T18:36:00Z">
              <w:r>
                <w:rPr>
                  <w:i/>
                  <w:szCs w:val="24"/>
                </w:rPr>
                <w:t>login</w:t>
              </w:r>
            </w:ins>
          </w:p>
        </w:tc>
        <w:tc>
          <w:tcPr>
            <w:tcW w:w="0" w:type="auto"/>
            <w:vAlign w:val="center"/>
            <w:tcPrChange w:id="7678" w:author="muhammad fauzan" w:date="2022-08-04T14:22:00Z">
              <w:tcPr>
                <w:tcW w:w="1296" w:type="dxa"/>
              </w:tcPr>
            </w:tcPrChange>
          </w:tcPr>
          <w:p w:rsidR="00222167" w:rsidRDefault="008B3912">
            <w:pPr>
              <w:pStyle w:val="ListParagraph"/>
              <w:spacing w:line="240" w:lineRule="auto"/>
              <w:ind w:left="0"/>
              <w:jc w:val="left"/>
              <w:rPr>
                <w:szCs w:val="24"/>
              </w:rPr>
              <w:pPrChange w:id="7679" w:author="muhammad fauzan" w:date="2022-08-04T14:22:00Z">
                <w:pPr>
                  <w:pStyle w:val="ListParagraph"/>
                  <w:spacing w:line="240" w:lineRule="auto"/>
                  <w:ind w:left="0"/>
                </w:pPr>
              </w:pPrChange>
            </w:pPr>
            <w:r>
              <w:rPr>
                <w:szCs w:val="24"/>
              </w:rPr>
              <w:t xml:space="preserve">Old </w:t>
            </w:r>
            <w:del w:id="7680" w:author="muhammad fauzan" w:date="2022-08-04T20:09:00Z">
              <w:r>
                <w:rPr>
                  <w:szCs w:val="24"/>
                </w:rPr>
                <w:delText>password</w:delText>
              </w:r>
            </w:del>
            <w:ins w:id="7681" w:author="muhammad fauzan" w:date="2022-08-04T20:09:00Z">
              <w:r>
                <w:rPr>
                  <w:i/>
                  <w:szCs w:val="24"/>
                </w:rPr>
                <w:t>password</w:t>
              </w:r>
            </w:ins>
            <w:r>
              <w:rPr>
                <w:szCs w:val="24"/>
              </w:rPr>
              <w:t xml:space="preserve"> : 12345678 </w:t>
            </w:r>
            <w:del w:id="7682" w:author="muhammad fauzan" w:date="2022-08-04T20:09:00Z">
              <w:r>
                <w:rPr>
                  <w:szCs w:val="24"/>
                </w:rPr>
                <w:delText>password</w:delText>
              </w:r>
            </w:del>
            <w:ins w:id="7683" w:author="muhammad fauzan" w:date="2022-08-04T20:09:00Z">
              <w:r>
                <w:rPr>
                  <w:i/>
                  <w:szCs w:val="24"/>
                </w:rPr>
                <w:t>password</w:t>
              </w:r>
            </w:ins>
            <w:r>
              <w:rPr>
                <w:szCs w:val="24"/>
              </w:rPr>
              <w:t xml:space="preserve"> 1 : fauzan123 </w:t>
            </w:r>
            <w:del w:id="7684" w:author="muhammad fauzan" w:date="2022-08-04T20:09:00Z">
              <w:r>
                <w:rPr>
                  <w:szCs w:val="24"/>
                </w:rPr>
                <w:delText>password</w:delText>
              </w:r>
            </w:del>
            <w:ins w:id="7685" w:author="muhammad fauzan" w:date="2022-08-04T20:09:00Z">
              <w:r>
                <w:rPr>
                  <w:i/>
                  <w:szCs w:val="24"/>
                </w:rPr>
                <w:t>password</w:t>
              </w:r>
            </w:ins>
            <w:r>
              <w:rPr>
                <w:szCs w:val="24"/>
              </w:rPr>
              <w:t xml:space="preserve"> 2 : (kosong)</w:t>
            </w:r>
          </w:p>
        </w:tc>
        <w:tc>
          <w:tcPr>
            <w:tcW w:w="0" w:type="auto"/>
            <w:tcPrChange w:id="7686" w:author="muhammad fauzan" w:date="2022-08-04T14:22:00Z">
              <w:tcPr>
                <w:tcW w:w="1523" w:type="dxa"/>
              </w:tcPr>
            </w:tcPrChange>
          </w:tcPr>
          <w:p w:rsidR="00222167" w:rsidRDefault="008B3912">
            <w:pPr>
              <w:pStyle w:val="ListParagraph"/>
              <w:spacing w:line="240" w:lineRule="auto"/>
              <w:ind w:left="0"/>
              <w:jc w:val="left"/>
              <w:rPr>
                <w:szCs w:val="24"/>
              </w:rPr>
            </w:pPr>
            <w:r>
              <w:rPr>
                <w:szCs w:val="24"/>
              </w:rPr>
              <w:t>Sistem akan menampilkan error</w:t>
            </w:r>
          </w:p>
        </w:tc>
        <w:tc>
          <w:tcPr>
            <w:tcW w:w="0" w:type="auto"/>
            <w:tcPrChange w:id="7687" w:author="muhammad fauzan" w:date="2022-08-04T14:22:00Z">
              <w:tcPr>
                <w:tcW w:w="1252" w:type="dxa"/>
              </w:tcPr>
            </w:tcPrChange>
          </w:tcPr>
          <w:p w:rsidR="00222167" w:rsidRDefault="008B3912">
            <w:pPr>
              <w:pStyle w:val="ListParagraph"/>
              <w:spacing w:line="240" w:lineRule="auto"/>
              <w:ind w:left="0"/>
            </w:pPr>
            <w:r>
              <w:t>sukses</w:t>
            </w:r>
          </w:p>
        </w:tc>
      </w:tr>
      <w:tr w:rsidR="00222167" w:rsidTr="00222167">
        <w:tc>
          <w:tcPr>
            <w:tcW w:w="0" w:type="auto"/>
            <w:tcPrChange w:id="7688" w:author="muhammad fauzan" w:date="2022-08-04T14:22:00Z">
              <w:tcPr>
                <w:tcW w:w="1017" w:type="dxa"/>
              </w:tcPr>
            </w:tcPrChange>
          </w:tcPr>
          <w:p w:rsidR="00222167" w:rsidRDefault="008B3912">
            <w:pPr>
              <w:pStyle w:val="ListParagraph"/>
              <w:spacing w:line="240" w:lineRule="auto"/>
              <w:ind w:left="0"/>
              <w:jc w:val="center"/>
              <w:rPr>
                <w:szCs w:val="24"/>
              </w:rPr>
            </w:pPr>
            <w:r>
              <w:rPr>
                <w:szCs w:val="24"/>
              </w:rPr>
              <w:t>4</w:t>
            </w:r>
          </w:p>
        </w:tc>
        <w:tc>
          <w:tcPr>
            <w:tcW w:w="0" w:type="auto"/>
            <w:tcPrChange w:id="7689" w:author="muhammad fauzan" w:date="2022-08-04T14:22:00Z">
              <w:tcPr>
                <w:tcW w:w="1230" w:type="dxa"/>
              </w:tcPr>
            </w:tcPrChange>
          </w:tcPr>
          <w:p w:rsidR="00222167" w:rsidRDefault="008B3912">
            <w:pPr>
              <w:pStyle w:val="ListParagraph"/>
              <w:spacing w:line="240" w:lineRule="auto"/>
              <w:ind w:left="0"/>
              <w:jc w:val="left"/>
              <w:rPr>
                <w:szCs w:val="24"/>
              </w:rPr>
              <w:pPrChange w:id="7690" w:author="muhammad fauzan" w:date="2022-08-07T12:38:00Z">
                <w:pPr>
                  <w:pStyle w:val="ListParagraph"/>
                  <w:spacing w:line="240" w:lineRule="auto"/>
                  <w:ind w:left="0"/>
                </w:pPr>
              </w:pPrChange>
            </w:pPr>
            <w:r>
              <w:rPr>
                <w:szCs w:val="24"/>
              </w:rPr>
              <w:t xml:space="preserve">Old </w:t>
            </w:r>
            <w:del w:id="7691" w:author="muhammad fauzan" w:date="2022-08-04T20:09:00Z">
              <w:r>
                <w:rPr>
                  <w:szCs w:val="24"/>
                </w:rPr>
                <w:delText>password</w:delText>
              </w:r>
            </w:del>
            <w:ins w:id="7692" w:author="muhammad fauzan" w:date="2022-08-04T20:09:00Z">
              <w:r>
                <w:rPr>
                  <w:i/>
                  <w:szCs w:val="24"/>
                </w:rPr>
                <w:t>password</w:t>
              </w:r>
            </w:ins>
            <w:r>
              <w:rPr>
                <w:szCs w:val="24"/>
              </w:rPr>
              <w:t xml:space="preserve"> benar, </w:t>
            </w:r>
            <w:del w:id="7693" w:author="muhammad fauzan" w:date="2022-08-04T20:09:00Z">
              <w:r>
                <w:rPr>
                  <w:szCs w:val="24"/>
                </w:rPr>
                <w:delText>password</w:delText>
              </w:r>
            </w:del>
            <w:ins w:id="7694" w:author="muhammad fauzan" w:date="2022-08-04T20:09:00Z">
              <w:r>
                <w:rPr>
                  <w:i/>
                  <w:szCs w:val="24"/>
                </w:rPr>
                <w:t>password</w:t>
              </w:r>
            </w:ins>
            <w:r>
              <w:rPr>
                <w:szCs w:val="24"/>
              </w:rPr>
              <w:t xml:space="preserve"> 1 berisi, </w:t>
            </w:r>
            <w:del w:id="7695" w:author="muhammad fauzan" w:date="2022-08-04T20:09:00Z">
              <w:r>
                <w:rPr>
                  <w:szCs w:val="24"/>
                </w:rPr>
                <w:delText>password</w:delText>
              </w:r>
            </w:del>
            <w:ins w:id="7696" w:author="muhammad fauzan" w:date="2022-08-04T20:09:00Z">
              <w:r>
                <w:rPr>
                  <w:i/>
                  <w:szCs w:val="24"/>
                </w:rPr>
                <w:t>password</w:t>
              </w:r>
            </w:ins>
            <w:r>
              <w:rPr>
                <w:szCs w:val="24"/>
              </w:rPr>
              <w:t xml:space="preserve"> 2 isi yang tidak sama  kemudian menekan </w:t>
            </w:r>
            <w:del w:id="7697" w:author="muhammad fauzan" w:date="2022-08-04T18:59:00Z">
              <w:r>
                <w:rPr>
                  <w:szCs w:val="24"/>
                </w:rPr>
                <w:delText>button</w:delText>
              </w:r>
            </w:del>
            <w:ins w:id="7698" w:author="muhammad fauzan" w:date="2022-08-04T18:59:00Z">
              <w:r>
                <w:rPr>
                  <w:i/>
                  <w:szCs w:val="24"/>
                </w:rPr>
                <w:t>button</w:t>
              </w:r>
            </w:ins>
            <w:r>
              <w:rPr>
                <w:szCs w:val="24"/>
              </w:rPr>
              <w:t xml:space="preserve"> </w:t>
            </w:r>
            <w:del w:id="7699" w:author="muhammad fauzan" w:date="2022-08-04T18:36:00Z">
              <w:r>
                <w:rPr>
                  <w:szCs w:val="24"/>
                </w:rPr>
                <w:delText>login</w:delText>
              </w:r>
            </w:del>
            <w:ins w:id="7700" w:author="muhammad fauzan" w:date="2022-08-04T18:36:00Z">
              <w:r>
                <w:rPr>
                  <w:i/>
                  <w:szCs w:val="24"/>
                </w:rPr>
                <w:t>login</w:t>
              </w:r>
            </w:ins>
          </w:p>
        </w:tc>
        <w:tc>
          <w:tcPr>
            <w:tcW w:w="0" w:type="auto"/>
            <w:vAlign w:val="center"/>
            <w:tcPrChange w:id="7701" w:author="muhammad fauzan" w:date="2022-08-04T14:22:00Z">
              <w:tcPr>
                <w:tcW w:w="1296" w:type="dxa"/>
              </w:tcPr>
            </w:tcPrChange>
          </w:tcPr>
          <w:p w:rsidR="00222167" w:rsidRDefault="008B3912">
            <w:pPr>
              <w:pStyle w:val="ListParagraph"/>
              <w:spacing w:line="240" w:lineRule="auto"/>
              <w:ind w:left="0"/>
              <w:jc w:val="left"/>
              <w:rPr>
                <w:szCs w:val="24"/>
              </w:rPr>
              <w:pPrChange w:id="7702" w:author="muhammad fauzan" w:date="2022-08-04T14:22:00Z">
                <w:pPr>
                  <w:pStyle w:val="ListParagraph"/>
                  <w:spacing w:line="240" w:lineRule="auto"/>
                  <w:ind w:left="0"/>
                </w:pPr>
              </w:pPrChange>
            </w:pPr>
            <w:r>
              <w:rPr>
                <w:szCs w:val="24"/>
              </w:rPr>
              <w:t xml:space="preserve">Old </w:t>
            </w:r>
            <w:del w:id="7703" w:author="muhammad fauzan" w:date="2022-08-04T20:09:00Z">
              <w:r>
                <w:rPr>
                  <w:szCs w:val="24"/>
                </w:rPr>
                <w:delText>password</w:delText>
              </w:r>
            </w:del>
            <w:ins w:id="7704" w:author="muhammad fauzan" w:date="2022-08-04T20:09:00Z">
              <w:r>
                <w:rPr>
                  <w:i/>
                  <w:szCs w:val="24"/>
                </w:rPr>
                <w:t>password</w:t>
              </w:r>
            </w:ins>
            <w:r>
              <w:rPr>
                <w:szCs w:val="24"/>
              </w:rPr>
              <w:t xml:space="preserve"> : 12345678 </w:t>
            </w:r>
            <w:del w:id="7705" w:author="muhammad fauzan" w:date="2022-08-04T20:09:00Z">
              <w:r>
                <w:rPr>
                  <w:szCs w:val="24"/>
                </w:rPr>
                <w:delText>password</w:delText>
              </w:r>
            </w:del>
            <w:ins w:id="7706" w:author="muhammad fauzan" w:date="2022-08-04T20:09:00Z">
              <w:r>
                <w:rPr>
                  <w:i/>
                  <w:szCs w:val="24"/>
                </w:rPr>
                <w:t>password</w:t>
              </w:r>
            </w:ins>
            <w:r>
              <w:rPr>
                <w:szCs w:val="24"/>
              </w:rPr>
              <w:t xml:space="preserve"> 1 : fauzan123 </w:t>
            </w:r>
            <w:del w:id="7707" w:author="muhammad fauzan" w:date="2022-08-04T20:09:00Z">
              <w:r>
                <w:rPr>
                  <w:szCs w:val="24"/>
                </w:rPr>
                <w:delText>password</w:delText>
              </w:r>
            </w:del>
            <w:ins w:id="7708" w:author="muhammad fauzan" w:date="2022-08-04T20:09:00Z">
              <w:r>
                <w:rPr>
                  <w:i/>
                  <w:szCs w:val="24"/>
                </w:rPr>
                <w:t>password</w:t>
              </w:r>
            </w:ins>
            <w:r>
              <w:rPr>
                <w:szCs w:val="24"/>
              </w:rPr>
              <w:t xml:space="preserve"> 2 : Fauzan123</w:t>
            </w:r>
          </w:p>
        </w:tc>
        <w:tc>
          <w:tcPr>
            <w:tcW w:w="0" w:type="auto"/>
            <w:tcPrChange w:id="7709" w:author="muhammad fauzan" w:date="2022-08-04T14:22:00Z">
              <w:tcPr>
                <w:tcW w:w="1523" w:type="dxa"/>
              </w:tcPr>
            </w:tcPrChange>
          </w:tcPr>
          <w:p w:rsidR="00222167" w:rsidRDefault="008B3912">
            <w:pPr>
              <w:pStyle w:val="ListParagraph"/>
              <w:spacing w:line="240" w:lineRule="auto"/>
              <w:ind w:left="0"/>
              <w:jc w:val="left"/>
              <w:rPr>
                <w:szCs w:val="24"/>
              </w:rPr>
            </w:pPr>
            <w:r>
              <w:rPr>
                <w:szCs w:val="24"/>
              </w:rPr>
              <w:t>Sistem akan menampilkan error</w:t>
            </w:r>
          </w:p>
        </w:tc>
        <w:tc>
          <w:tcPr>
            <w:tcW w:w="0" w:type="auto"/>
            <w:tcPrChange w:id="7710" w:author="muhammad fauzan" w:date="2022-08-04T14:22:00Z">
              <w:tcPr>
                <w:tcW w:w="1252" w:type="dxa"/>
              </w:tcPr>
            </w:tcPrChange>
          </w:tcPr>
          <w:p w:rsidR="00222167" w:rsidRDefault="008B3912">
            <w:pPr>
              <w:pStyle w:val="ListParagraph"/>
              <w:spacing w:line="240" w:lineRule="auto"/>
              <w:ind w:left="0"/>
            </w:pPr>
            <w:r>
              <w:t>Sukses</w:t>
            </w:r>
          </w:p>
        </w:tc>
      </w:tr>
      <w:tr w:rsidR="00222167" w:rsidTr="00222167">
        <w:tc>
          <w:tcPr>
            <w:tcW w:w="0" w:type="auto"/>
            <w:tcPrChange w:id="7711" w:author="muhammad fauzan" w:date="2022-08-04T14:22:00Z">
              <w:tcPr>
                <w:tcW w:w="1017" w:type="dxa"/>
              </w:tcPr>
            </w:tcPrChange>
          </w:tcPr>
          <w:p w:rsidR="00222167" w:rsidRDefault="008B3912">
            <w:pPr>
              <w:pStyle w:val="ListParagraph"/>
              <w:spacing w:line="240" w:lineRule="auto"/>
              <w:ind w:left="0"/>
              <w:jc w:val="center"/>
              <w:rPr>
                <w:szCs w:val="24"/>
              </w:rPr>
            </w:pPr>
            <w:r>
              <w:rPr>
                <w:szCs w:val="24"/>
              </w:rPr>
              <w:t>5</w:t>
            </w:r>
          </w:p>
        </w:tc>
        <w:tc>
          <w:tcPr>
            <w:tcW w:w="0" w:type="auto"/>
            <w:tcPrChange w:id="7712" w:author="muhammad fauzan" w:date="2022-08-04T14:22:00Z">
              <w:tcPr>
                <w:tcW w:w="1230" w:type="dxa"/>
              </w:tcPr>
            </w:tcPrChange>
          </w:tcPr>
          <w:p w:rsidR="00222167" w:rsidRDefault="008B3912">
            <w:pPr>
              <w:pStyle w:val="ListParagraph"/>
              <w:spacing w:line="240" w:lineRule="auto"/>
              <w:ind w:left="0"/>
              <w:jc w:val="left"/>
              <w:rPr>
                <w:szCs w:val="24"/>
              </w:rPr>
              <w:pPrChange w:id="7713" w:author="muhammad fauzan" w:date="2022-08-07T12:38:00Z">
                <w:pPr>
                  <w:pStyle w:val="ListParagraph"/>
                  <w:spacing w:line="240" w:lineRule="auto"/>
                  <w:ind w:left="0"/>
                </w:pPr>
              </w:pPrChange>
            </w:pPr>
            <w:r>
              <w:rPr>
                <w:szCs w:val="24"/>
              </w:rPr>
              <w:t xml:space="preserve">Old </w:t>
            </w:r>
            <w:del w:id="7714" w:author="muhammad fauzan" w:date="2022-08-04T20:09:00Z">
              <w:r>
                <w:rPr>
                  <w:szCs w:val="24"/>
                </w:rPr>
                <w:delText>password</w:delText>
              </w:r>
            </w:del>
            <w:ins w:id="7715" w:author="muhammad fauzan" w:date="2022-08-04T20:09:00Z">
              <w:r>
                <w:rPr>
                  <w:i/>
                  <w:szCs w:val="24"/>
                </w:rPr>
                <w:t>password</w:t>
              </w:r>
            </w:ins>
            <w:r>
              <w:rPr>
                <w:szCs w:val="24"/>
              </w:rPr>
              <w:t xml:space="preserve"> benar, </w:t>
            </w:r>
            <w:del w:id="7716" w:author="muhammad fauzan" w:date="2022-08-04T20:09:00Z">
              <w:r>
                <w:rPr>
                  <w:szCs w:val="24"/>
                </w:rPr>
                <w:delText>password</w:delText>
              </w:r>
            </w:del>
            <w:ins w:id="7717" w:author="muhammad fauzan" w:date="2022-08-04T20:09:00Z">
              <w:r>
                <w:rPr>
                  <w:i/>
                  <w:szCs w:val="24"/>
                </w:rPr>
                <w:t>password</w:t>
              </w:r>
            </w:ins>
            <w:r>
              <w:rPr>
                <w:szCs w:val="24"/>
              </w:rPr>
              <w:t xml:space="preserve"> 1 berisi, </w:t>
            </w:r>
            <w:del w:id="7718" w:author="muhammad fauzan" w:date="2022-08-04T20:09:00Z">
              <w:r>
                <w:rPr>
                  <w:szCs w:val="24"/>
                </w:rPr>
                <w:delText>password</w:delText>
              </w:r>
            </w:del>
            <w:ins w:id="7719" w:author="muhammad fauzan" w:date="2022-08-04T20:09:00Z">
              <w:r>
                <w:rPr>
                  <w:i/>
                  <w:szCs w:val="24"/>
                </w:rPr>
                <w:t>password</w:t>
              </w:r>
            </w:ins>
            <w:r>
              <w:rPr>
                <w:szCs w:val="24"/>
              </w:rPr>
              <w:t xml:space="preserve"> 2 isi yang sama  kemudian menekan </w:t>
            </w:r>
            <w:del w:id="7720" w:author="muhammad fauzan" w:date="2022-08-04T18:59:00Z">
              <w:r>
                <w:rPr>
                  <w:szCs w:val="24"/>
                </w:rPr>
                <w:delText>button</w:delText>
              </w:r>
            </w:del>
            <w:ins w:id="7721" w:author="muhammad fauzan" w:date="2022-08-04T18:59:00Z">
              <w:r>
                <w:rPr>
                  <w:i/>
                  <w:szCs w:val="24"/>
                </w:rPr>
                <w:t>button</w:t>
              </w:r>
            </w:ins>
            <w:r>
              <w:rPr>
                <w:szCs w:val="24"/>
              </w:rPr>
              <w:t xml:space="preserve"> </w:t>
            </w:r>
            <w:del w:id="7722" w:author="muhammad fauzan" w:date="2022-08-04T18:36:00Z">
              <w:r>
                <w:rPr>
                  <w:szCs w:val="24"/>
                </w:rPr>
                <w:delText>login</w:delText>
              </w:r>
            </w:del>
            <w:ins w:id="7723" w:author="muhammad fauzan" w:date="2022-08-04T18:36:00Z">
              <w:r>
                <w:rPr>
                  <w:i/>
                  <w:szCs w:val="24"/>
                </w:rPr>
                <w:t>login</w:t>
              </w:r>
            </w:ins>
          </w:p>
        </w:tc>
        <w:tc>
          <w:tcPr>
            <w:tcW w:w="0" w:type="auto"/>
            <w:vAlign w:val="center"/>
            <w:tcPrChange w:id="7724" w:author="muhammad fauzan" w:date="2022-08-04T14:22:00Z">
              <w:tcPr>
                <w:tcW w:w="1296" w:type="dxa"/>
              </w:tcPr>
            </w:tcPrChange>
          </w:tcPr>
          <w:p w:rsidR="00222167" w:rsidRDefault="008B3912">
            <w:pPr>
              <w:pStyle w:val="ListParagraph"/>
              <w:spacing w:line="240" w:lineRule="auto"/>
              <w:ind w:left="0"/>
              <w:jc w:val="left"/>
              <w:rPr>
                <w:szCs w:val="24"/>
              </w:rPr>
              <w:pPrChange w:id="7725" w:author="muhammad fauzan" w:date="2022-08-04T14:22:00Z">
                <w:pPr>
                  <w:pStyle w:val="ListParagraph"/>
                  <w:spacing w:line="240" w:lineRule="auto"/>
                  <w:ind w:left="0"/>
                </w:pPr>
              </w:pPrChange>
            </w:pPr>
            <w:r>
              <w:rPr>
                <w:szCs w:val="24"/>
              </w:rPr>
              <w:t xml:space="preserve">Old </w:t>
            </w:r>
            <w:del w:id="7726" w:author="muhammad fauzan" w:date="2022-08-04T20:09:00Z">
              <w:r>
                <w:rPr>
                  <w:szCs w:val="24"/>
                </w:rPr>
                <w:delText>password</w:delText>
              </w:r>
            </w:del>
            <w:ins w:id="7727" w:author="muhammad fauzan" w:date="2022-08-04T20:09:00Z">
              <w:r>
                <w:rPr>
                  <w:i/>
                  <w:szCs w:val="24"/>
                </w:rPr>
                <w:t>password</w:t>
              </w:r>
            </w:ins>
            <w:r>
              <w:rPr>
                <w:szCs w:val="24"/>
              </w:rPr>
              <w:t xml:space="preserve"> : 12345678 </w:t>
            </w:r>
            <w:del w:id="7728" w:author="muhammad fauzan" w:date="2022-08-04T20:09:00Z">
              <w:r>
                <w:rPr>
                  <w:szCs w:val="24"/>
                </w:rPr>
                <w:delText>password</w:delText>
              </w:r>
            </w:del>
            <w:ins w:id="7729" w:author="muhammad fauzan" w:date="2022-08-04T20:09:00Z">
              <w:r>
                <w:rPr>
                  <w:i/>
                  <w:szCs w:val="24"/>
                </w:rPr>
                <w:t>password</w:t>
              </w:r>
            </w:ins>
            <w:r>
              <w:rPr>
                <w:szCs w:val="24"/>
              </w:rPr>
              <w:t xml:space="preserve"> 1 : fauzan123 </w:t>
            </w:r>
            <w:del w:id="7730" w:author="muhammad fauzan" w:date="2022-08-04T20:09:00Z">
              <w:r>
                <w:rPr>
                  <w:szCs w:val="24"/>
                </w:rPr>
                <w:delText>password</w:delText>
              </w:r>
            </w:del>
            <w:ins w:id="7731" w:author="muhammad fauzan" w:date="2022-08-04T20:09:00Z">
              <w:r>
                <w:rPr>
                  <w:i/>
                  <w:szCs w:val="24"/>
                </w:rPr>
                <w:t>password</w:t>
              </w:r>
            </w:ins>
            <w:r>
              <w:rPr>
                <w:szCs w:val="24"/>
              </w:rPr>
              <w:t xml:space="preserve"> 2 : fauzan123</w:t>
            </w:r>
          </w:p>
        </w:tc>
        <w:tc>
          <w:tcPr>
            <w:tcW w:w="0" w:type="auto"/>
            <w:tcPrChange w:id="7732" w:author="muhammad fauzan" w:date="2022-08-04T14:22:00Z">
              <w:tcPr>
                <w:tcW w:w="1523" w:type="dxa"/>
              </w:tcPr>
            </w:tcPrChange>
          </w:tcPr>
          <w:p w:rsidR="00222167" w:rsidRDefault="008B3912">
            <w:pPr>
              <w:pStyle w:val="ListParagraph"/>
              <w:spacing w:line="240" w:lineRule="auto"/>
              <w:ind w:left="0"/>
              <w:jc w:val="left"/>
              <w:rPr>
                <w:szCs w:val="24"/>
              </w:rPr>
            </w:pPr>
            <w:r>
              <w:rPr>
                <w:szCs w:val="24"/>
              </w:rPr>
              <w:t xml:space="preserve">Sistem akan menampilkan </w:t>
            </w:r>
            <w:del w:id="7733" w:author="muhammad fauzan" w:date="2022-08-04T20:09:00Z">
              <w:r>
                <w:rPr>
                  <w:szCs w:val="24"/>
                </w:rPr>
                <w:delText>password</w:delText>
              </w:r>
            </w:del>
            <w:ins w:id="7734" w:author="muhammad fauzan" w:date="2022-08-04T20:09:00Z">
              <w:r>
                <w:rPr>
                  <w:i/>
                  <w:szCs w:val="24"/>
                </w:rPr>
                <w:t>password</w:t>
              </w:r>
            </w:ins>
            <w:r>
              <w:rPr>
                <w:szCs w:val="24"/>
              </w:rPr>
              <w:t xml:space="preserve"> telag diganti dan dialihkan ke </w:t>
            </w:r>
            <w:del w:id="7735" w:author="muhammad fauzan" w:date="2022-08-04T18:36:00Z">
              <w:r>
                <w:rPr>
                  <w:szCs w:val="24"/>
                </w:rPr>
                <w:delText>login</w:delText>
              </w:r>
            </w:del>
            <w:ins w:id="7736" w:author="muhammad fauzan" w:date="2022-08-04T18:36:00Z">
              <w:r>
                <w:rPr>
                  <w:i/>
                  <w:szCs w:val="24"/>
                </w:rPr>
                <w:t>login</w:t>
              </w:r>
            </w:ins>
          </w:p>
        </w:tc>
        <w:tc>
          <w:tcPr>
            <w:tcW w:w="0" w:type="auto"/>
            <w:tcPrChange w:id="7737" w:author="muhammad fauzan" w:date="2022-08-04T14:22:00Z">
              <w:tcPr>
                <w:tcW w:w="1252" w:type="dxa"/>
              </w:tcPr>
            </w:tcPrChange>
          </w:tcPr>
          <w:p w:rsidR="00222167" w:rsidRDefault="008B3912">
            <w:pPr>
              <w:pStyle w:val="ListParagraph"/>
              <w:spacing w:line="240" w:lineRule="auto"/>
              <w:ind w:left="0"/>
            </w:pPr>
            <w:r>
              <w:t>sukses</w:t>
            </w:r>
          </w:p>
        </w:tc>
      </w:tr>
      <w:tr w:rsidR="00222167" w:rsidTr="00222167">
        <w:tc>
          <w:tcPr>
            <w:tcW w:w="0" w:type="auto"/>
            <w:tcPrChange w:id="7738" w:author="muhammad fauzan" w:date="2022-08-04T14:22:00Z">
              <w:tcPr>
                <w:tcW w:w="1017" w:type="dxa"/>
              </w:tcPr>
            </w:tcPrChange>
          </w:tcPr>
          <w:p w:rsidR="00222167" w:rsidRDefault="008B3912">
            <w:pPr>
              <w:pStyle w:val="ListParagraph"/>
              <w:spacing w:line="240" w:lineRule="auto"/>
              <w:ind w:left="0"/>
              <w:jc w:val="center"/>
              <w:rPr>
                <w:szCs w:val="24"/>
              </w:rPr>
            </w:pPr>
            <w:r>
              <w:rPr>
                <w:szCs w:val="24"/>
              </w:rPr>
              <w:t>6</w:t>
            </w:r>
          </w:p>
        </w:tc>
        <w:tc>
          <w:tcPr>
            <w:tcW w:w="0" w:type="auto"/>
            <w:tcPrChange w:id="7739" w:author="muhammad fauzan" w:date="2022-08-04T14:22:00Z">
              <w:tcPr>
                <w:tcW w:w="1230" w:type="dxa"/>
              </w:tcPr>
            </w:tcPrChange>
          </w:tcPr>
          <w:p w:rsidR="00222167" w:rsidRDefault="008B3912">
            <w:pPr>
              <w:pStyle w:val="ListParagraph"/>
              <w:spacing w:line="240" w:lineRule="auto"/>
              <w:ind w:left="0"/>
              <w:jc w:val="left"/>
              <w:rPr>
                <w:szCs w:val="24"/>
              </w:rPr>
              <w:pPrChange w:id="7740" w:author="muhammad fauzan" w:date="2022-08-07T12:38:00Z">
                <w:pPr>
                  <w:pStyle w:val="ListParagraph"/>
                  <w:spacing w:line="240" w:lineRule="auto"/>
                  <w:ind w:left="0"/>
                </w:pPr>
              </w:pPrChange>
            </w:pPr>
            <w:r>
              <w:rPr>
                <w:szCs w:val="24"/>
              </w:rPr>
              <w:t xml:space="preserve">Menekan </w:t>
            </w:r>
            <w:del w:id="7741" w:author="muhammad fauzan" w:date="2022-08-04T18:59:00Z">
              <w:r>
                <w:rPr>
                  <w:szCs w:val="24"/>
                </w:rPr>
                <w:delText>button</w:delText>
              </w:r>
            </w:del>
            <w:ins w:id="7742" w:author="muhammad fauzan" w:date="2022-08-04T18:59:00Z">
              <w:r>
                <w:rPr>
                  <w:i/>
                  <w:szCs w:val="24"/>
                </w:rPr>
                <w:t>button</w:t>
              </w:r>
            </w:ins>
            <w:r>
              <w:rPr>
                <w:szCs w:val="24"/>
              </w:rPr>
              <w:t xml:space="preserve"> kembali</w:t>
            </w:r>
          </w:p>
        </w:tc>
        <w:tc>
          <w:tcPr>
            <w:tcW w:w="0" w:type="auto"/>
            <w:vAlign w:val="center"/>
            <w:tcPrChange w:id="7743" w:author="muhammad fauzan" w:date="2022-08-04T14:22:00Z">
              <w:tcPr>
                <w:tcW w:w="1296" w:type="dxa"/>
              </w:tcPr>
            </w:tcPrChange>
          </w:tcPr>
          <w:p w:rsidR="00222167" w:rsidRDefault="008B3912">
            <w:pPr>
              <w:pStyle w:val="ListParagraph"/>
              <w:spacing w:line="240" w:lineRule="auto"/>
              <w:ind w:left="0"/>
              <w:jc w:val="left"/>
              <w:rPr>
                <w:szCs w:val="24"/>
              </w:rPr>
              <w:pPrChange w:id="7744" w:author="muhammad fauzan" w:date="2022-08-04T14:22:00Z">
                <w:pPr>
                  <w:pStyle w:val="ListParagraph"/>
                  <w:spacing w:line="240" w:lineRule="auto"/>
                  <w:ind w:left="0"/>
                </w:pPr>
              </w:pPrChange>
            </w:pPr>
            <w:r>
              <w:rPr>
                <w:szCs w:val="24"/>
              </w:rPr>
              <w:t>kembali</w:t>
            </w:r>
          </w:p>
        </w:tc>
        <w:tc>
          <w:tcPr>
            <w:tcW w:w="0" w:type="auto"/>
            <w:tcPrChange w:id="7745" w:author="muhammad fauzan" w:date="2022-08-04T14:22:00Z">
              <w:tcPr>
                <w:tcW w:w="1523" w:type="dxa"/>
              </w:tcPr>
            </w:tcPrChange>
          </w:tcPr>
          <w:p w:rsidR="00222167" w:rsidRDefault="008B3912">
            <w:pPr>
              <w:pStyle w:val="ListParagraph"/>
              <w:spacing w:line="240" w:lineRule="auto"/>
              <w:ind w:left="0"/>
              <w:jc w:val="left"/>
              <w:rPr>
                <w:szCs w:val="24"/>
              </w:rPr>
            </w:pPr>
            <w:r>
              <w:rPr>
                <w:szCs w:val="24"/>
              </w:rPr>
              <w:t>Sistem akan menampilkan halaman dashboard kembali</w:t>
            </w:r>
          </w:p>
        </w:tc>
        <w:tc>
          <w:tcPr>
            <w:tcW w:w="0" w:type="auto"/>
            <w:tcPrChange w:id="7746" w:author="muhammad fauzan" w:date="2022-08-04T14:22:00Z">
              <w:tcPr>
                <w:tcW w:w="1252" w:type="dxa"/>
              </w:tcPr>
            </w:tcPrChange>
          </w:tcPr>
          <w:p w:rsidR="00222167" w:rsidRDefault="008B3912">
            <w:pPr>
              <w:pStyle w:val="ListParagraph"/>
              <w:spacing w:line="240" w:lineRule="auto"/>
              <w:ind w:left="0"/>
            </w:pPr>
            <w:r>
              <w:t>sukses</w:t>
            </w:r>
          </w:p>
        </w:tc>
      </w:tr>
    </w:tbl>
    <w:p w:rsidR="00222167" w:rsidRDefault="008B3912">
      <w:pPr>
        <w:pStyle w:val="ListParagraph"/>
        <w:spacing w:line="240" w:lineRule="auto"/>
        <w:ind w:left="851"/>
        <w:pPrChange w:id="7747" w:author="muhammad fauzan" w:date="2022-08-04T14:23:00Z">
          <w:pPr>
            <w:pStyle w:val="ListParagraph"/>
            <w:ind w:left="851"/>
          </w:pPr>
        </w:pPrChange>
      </w:pPr>
      <w:del w:id="7748" w:author="muhammad fauzan" w:date="2022-08-04T14:23:00Z">
        <w:r>
          <w:delText>asaas</w:delText>
        </w:r>
      </w:del>
    </w:p>
    <w:p w:rsidR="00222167" w:rsidRDefault="008B3912">
      <w:pPr>
        <w:pStyle w:val="ListParagraph"/>
        <w:numPr>
          <w:ilvl w:val="0"/>
          <w:numId w:val="38"/>
        </w:numPr>
        <w:ind w:left="426" w:hanging="425"/>
        <w:pPrChange w:id="7749" w:author="muhammad fauzan" w:date="2022-08-04T14:25:00Z">
          <w:pPr>
            <w:pStyle w:val="ListParagraph"/>
            <w:numPr>
              <w:numId w:val="38"/>
            </w:numPr>
            <w:ind w:left="851" w:hanging="425"/>
          </w:pPr>
        </w:pPrChange>
      </w:pPr>
      <w:r>
        <w:t xml:space="preserve">Halaman data </w:t>
      </w:r>
      <w:del w:id="7750" w:author="muhammad fauzan" w:date="2022-08-04T20:20:00Z">
        <w:r>
          <w:delText>sales</w:delText>
        </w:r>
      </w:del>
      <w:ins w:id="7751" w:author="muhammad fauzan" w:date="2022-08-04T20:20:00Z">
        <w:r>
          <w:rPr>
            <w:i/>
          </w:rPr>
          <w:t>sales</w:t>
        </w:r>
      </w:ins>
      <w:r>
        <w:t xml:space="preserve"> pada admin </w:t>
      </w:r>
    </w:p>
    <w:p w:rsidR="00222167" w:rsidRDefault="008B3912">
      <w:pPr>
        <w:pStyle w:val="ListParagraph"/>
        <w:ind w:left="426"/>
        <w:rPr>
          <w:ins w:id="7752" w:author="muhammad fauzan" w:date="2022-08-04T14:25:00Z"/>
        </w:rPr>
      </w:pPr>
      <w:r>
        <w:t xml:space="preserve">Halaman data </w:t>
      </w:r>
      <w:del w:id="7753" w:author="muhammad fauzan" w:date="2022-08-04T20:20:00Z">
        <w:r>
          <w:delText>sales</w:delText>
        </w:r>
      </w:del>
      <w:ins w:id="7754" w:author="muhammad fauzan" w:date="2022-08-04T20:20:00Z">
        <w:r>
          <w:rPr>
            <w:i/>
          </w:rPr>
          <w:t>sales</w:t>
        </w:r>
      </w:ins>
      <w:r>
        <w:t xml:space="preserve"> merupakan halaman untuk mengelola data </w:t>
      </w:r>
      <w:del w:id="7755" w:author="muhammad fauzan" w:date="2022-08-04T20:20:00Z">
        <w:r>
          <w:delText>sales</w:delText>
        </w:r>
      </w:del>
      <w:ins w:id="7756" w:author="muhammad fauzan" w:date="2022-08-04T20:20:00Z">
        <w:r>
          <w:rPr>
            <w:i/>
          </w:rPr>
          <w:t>sales</w:t>
        </w:r>
      </w:ins>
      <w:r>
        <w:t xml:space="preserve"> oleh admin. Berikut pengujian pada halaman data </w:t>
      </w:r>
      <w:del w:id="7757" w:author="muhammad fauzan" w:date="2022-08-04T20:20:00Z">
        <w:r>
          <w:delText>sales</w:delText>
        </w:r>
      </w:del>
      <w:ins w:id="7758" w:author="muhammad fauzan" w:date="2022-08-04T20:20:00Z">
        <w:r>
          <w:rPr>
            <w:i/>
          </w:rPr>
          <w:t>sales</w:t>
        </w:r>
      </w:ins>
      <w:ins w:id="7759" w:author="muhammad fauzan" w:date="2022-08-04T14:25:00Z">
        <w:r>
          <w:t>.</w:t>
        </w:r>
      </w:ins>
    </w:p>
    <w:p w:rsidR="00222167" w:rsidRDefault="00222167">
      <w:pPr>
        <w:pStyle w:val="ListParagraph"/>
        <w:ind w:left="0"/>
        <w:jc w:val="center"/>
        <w:rPr>
          <w:ins w:id="7760" w:author="muhammad fauzan" w:date="2022-08-07T17:37:00Z"/>
        </w:rPr>
      </w:pPr>
    </w:p>
    <w:p w:rsidR="00222167" w:rsidRDefault="008B3912">
      <w:pPr>
        <w:pStyle w:val="ListParagraph"/>
        <w:ind w:left="0"/>
        <w:jc w:val="center"/>
        <w:pPrChange w:id="7761" w:author="muhammad fauzan" w:date="2022-08-04T14:25:00Z">
          <w:pPr>
            <w:pStyle w:val="ListParagraph"/>
            <w:ind w:left="851"/>
          </w:pPr>
        </w:pPrChange>
      </w:pPr>
      <w:ins w:id="7762" w:author="muhammad fauzan" w:date="2022-08-04T14:25:00Z">
        <w:r>
          <w:lastRenderedPageBreak/>
          <w:t xml:space="preserve">Tabel 4. </w:t>
        </w:r>
        <w:r>
          <w:fldChar w:fldCharType="begin"/>
        </w:r>
        <w:r>
          <w:instrText xml:space="preserve"> SEQ Tabel_4. \* ARABIC </w:instrText>
        </w:r>
        <w:r>
          <w:fldChar w:fldCharType="separate"/>
        </w:r>
      </w:ins>
      <w:ins w:id="7763" w:author="muhammad fauzan" w:date="2022-08-10T01:43:00Z">
        <w:r>
          <w:t>4</w:t>
        </w:r>
      </w:ins>
      <w:ins w:id="7764" w:author="muhammad fauzan" w:date="2022-08-04T14:25:00Z">
        <w:r>
          <w:fldChar w:fldCharType="end"/>
        </w:r>
        <w:r>
          <w:t xml:space="preserve"> Tabel black box </w:t>
        </w:r>
      </w:ins>
      <w:ins w:id="7765" w:author="muhammad fauzan" w:date="2022-08-04T14:27:00Z">
        <w:r>
          <w:t xml:space="preserve">data </w:t>
        </w:r>
      </w:ins>
      <w:ins w:id="7766" w:author="muhammad fauzan" w:date="2022-08-04T20:20:00Z">
        <w:r>
          <w:rPr>
            <w:i/>
          </w:rPr>
          <w:t>sales</w:t>
        </w:r>
      </w:ins>
      <w:ins w:id="7767" w:author="muhammad fauzan" w:date="2022-08-04T14:28:00Z">
        <w:r>
          <w:t xml:space="preserve"> pada</w:t>
        </w:r>
      </w:ins>
      <w:ins w:id="7768" w:author="muhammad fauzan" w:date="2022-08-04T14:25:00Z">
        <w:r>
          <w:t xml:space="preserve"> admin</w:t>
        </w:r>
      </w:ins>
    </w:p>
    <w:tbl>
      <w:tblPr>
        <w:tblStyle w:val="TableGrid"/>
        <w:tblW w:w="0" w:type="auto"/>
        <w:tblLook w:val="04A0" w:firstRow="1" w:lastRow="0" w:firstColumn="1" w:lastColumn="0" w:noHBand="0" w:noVBand="1"/>
        <w:tblPrChange w:id="7769" w:author="muhammad fauzan" w:date="2022-08-07T17:38:00Z">
          <w:tblPr>
            <w:tblStyle w:val="TableGrid"/>
            <w:tblW w:w="0" w:type="auto"/>
            <w:tblInd w:w="720" w:type="dxa"/>
            <w:tblLook w:val="04A0" w:firstRow="1" w:lastRow="0" w:firstColumn="1" w:lastColumn="0" w:noHBand="0" w:noVBand="1"/>
          </w:tblPr>
        </w:tblPrChange>
      </w:tblPr>
      <w:tblGrid>
        <w:gridCol w:w="563"/>
        <w:gridCol w:w="2198"/>
        <w:gridCol w:w="2075"/>
        <w:gridCol w:w="2209"/>
        <w:gridCol w:w="883"/>
        <w:tblGridChange w:id="7770">
          <w:tblGrid>
            <w:gridCol w:w="563"/>
            <w:gridCol w:w="1641"/>
            <w:gridCol w:w="1984"/>
            <w:gridCol w:w="1668"/>
            <w:gridCol w:w="1352"/>
          </w:tblGrid>
        </w:tblGridChange>
      </w:tblGrid>
      <w:tr w:rsidR="00222167" w:rsidTr="00222167">
        <w:trPr>
          <w:trHeight w:val="575"/>
          <w:tblHeader/>
          <w:trPrChange w:id="7771" w:author="muhammad fauzan" w:date="2022-08-07T17:38:00Z">
            <w:trPr>
              <w:trHeight w:val="1314"/>
            </w:trPr>
          </w:trPrChange>
        </w:trPr>
        <w:tc>
          <w:tcPr>
            <w:tcW w:w="0" w:type="auto"/>
            <w:vAlign w:val="center"/>
            <w:tcPrChange w:id="7772" w:author="muhammad fauzan" w:date="2022-08-07T17:38:00Z">
              <w:tcPr>
                <w:tcW w:w="563"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7773" w:author="muhammad fauzan" w:date="2022-08-07T17:38:00Z">
              <w:tcPr>
                <w:tcW w:w="1641"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7774" w:author="muhammad fauzan" w:date="2022-08-07T17:38:00Z">
              <w:tcPr>
                <w:tcW w:w="1984"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7775" w:author="muhammad fauzan" w:date="2022-08-07T17:38:00Z">
              <w:tcPr>
                <w:tcW w:w="1668"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7776" w:author="muhammad fauzan" w:date="2022-08-07T17:38:00Z">
              <w:tcPr>
                <w:tcW w:w="1352" w:type="dxa"/>
                <w:vAlign w:val="center"/>
              </w:tcPr>
            </w:tcPrChange>
          </w:tcPr>
          <w:p w:rsidR="00222167" w:rsidRDefault="008B3912">
            <w:pPr>
              <w:pStyle w:val="ListParagraph"/>
              <w:spacing w:line="240" w:lineRule="auto"/>
              <w:ind w:left="0"/>
              <w:jc w:val="center"/>
            </w:pPr>
            <w:r>
              <w:rPr>
                <w:szCs w:val="24"/>
              </w:rPr>
              <w:t>Hasil</w:t>
            </w:r>
          </w:p>
        </w:tc>
      </w:tr>
      <w:tr w:rsidR="00222167" w:rsidTr="00222167">
        <w:trPr>
          <w:trHeight w:val="1314"/>
          <w:trPrChange w:id="7777" w:author="muhammad fauzan" w:date="2022-08-07T17:38:00Z">
            <w:trPr>
              <w:trHeight w:val="1314"/>
            </w:trPr>
          </w:trPrChange>
        </w:trPr>
        <w:tc>
          <w:tcPr>
            <w:tcW w:w="0" w:type="auto"/>
            <w:vAlign w:val="center"/>
            <w:tcPrChange w:id="7778"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1</w:t>
            </w:r>
          </w:p>
        </w:tc>
        <w:tc>
          <w:tcPr>
            <w:tcW w:w="0" w:type="auto"/>
            <w:vAlign w:val="center"/>
            <w:tcPrChange w:id="7779"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dashboard pada sidebar</w:t>
            </w:r>
          </w:p>
        </w:tc>
        <w:tc>
          <w:tcPr>
            <w:tcW w:w="0" w:type="auto"/>
            <w:vAlign w:val="center"/>
            <w:tcPrChange w:id="7780"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Dashboard</w:t>
            </w:r>
          </w:p>
        </w:tc>
        <w:tc>
          <w:tcPr>
            <w:tcW w:w="0" w:type="auto"/>
            <w:vAlign w:val="center"/>
            <w:tcPrChange w:id="7781"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menampilkan Dashboard</w:t>
            </w:r>
          </w:p>
        </w:tc>
        <w:tc>
          <w:tcPr>
            <w:tcW w:w="0" w:type="auto"/>
            <w:vAlign w:val="center"/>
            <w:tcPrChange w:id="7782" w:author="muhammad fauzan" w:date="2022-08-07T17:38:00Z">
              <w:tcPr>
                <w:tcW w:w="1352" w:type="dxa"/>
                <w:vAlign w:val="center"/>
              </w:tcPr>
            </w:tcPrChange>
          </w:tcPr>
          <w:p w:rsidR="00222167" w:rsidRDefault="008B3912">
            <w:pPr>
              <w:pStyle w:val="ListParagraph"/>
              <w:spacing w:line="240" w:lineRule="auto"/>
              <w:ind w:left="0"/>
              <w:jc w:val="center"/>
              <w:rPr>
                <w:szCs w:val="24"/>
              </w:rPr>
            </w:pPr>
            <w:r>
              <w:t>Sukses</w:t>
            </w:r>
          </w:p>
        </w:tc>
      </w:tr>
      <w:tr w:rsidR="00222167" w:rsidTr="00222167">
        <w:trPr>
          <w:trHeight w:val="1314"/>
          <w:trPrChange w:id="7783" w:author="muhammad fauzan" w:date="2022-08-07T17:38:00Z">
            <w:trPr>
              <w:trHeight w:val="1314"/>
            </w:trPr>
          </w:trPrChange>
        </w:trPr>
        <w:tc>
          <w:tcPr>
            <w:tcW w:w="0" w:type="auto"/>
            <w:vAlign w:val="center"/>
            <w:tcPrChange w:id="7784"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2</w:t>
            </w:r>
          </w:p>
        </w:tc>
        <w:tc>
          <w:tcPr>
            <w:tcW w:w="0" w:type="auto"/>
            <w:vAlign w:val="center"/>
            <w:tcPrChange w:id="7785"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kelola data pada sidebar</w:t>
            </w:r>
          </w:p>
        </w:tc>
        <w:tc>
          <w:tcPr>
            <w:tcW w:w="0" w:type="auto"/>
            <w:vAlign w:val="center"/>
            <w:tcPrChange w:id="7786"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kelola data</w:t>
            </w:r>
          </w:p>
        </w:tc>
        <w:tc>
          <w:tcPr>
            <w:tcW w:w="0" w:type="auto"/>
            <w:vAlign w:val="center"/>
            <w:tcPrChange w:id="7787"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 xml:space="preserve">Sistem akan menampilkan toko, </w:t>
            </w:r>
            <w:del w:id="7788" w:author="muhammad fauzan" w:date="2022-08-04T20:21:00Z">
              <w:r>
                <w:rPr>
                  <w:szCs w:val="24"/>
                </w:rPr>
                <w:delText>sales</w:delText>
              </w:r>
            </w:del>
            <w:ins w:id="7789" w:author="muhammad fauzan" w:date="2022-08-04T20:21:00Z">
              <w:r>
                <w:rPr>
                  <w:i/>
                  <w:szCs w:val="24"/>
                </w:rPr>
                <w:t>sales</w:t>
              </w:r>
            </w:ins>
            <w:r>
              <w:rPr>
                <w:szCs w:val="24"/>
              </w:rPr>
              <w:t xml:space="preserve"> dan roti</w:t>
            </w:r>
          </w:p>
        </w:tc>
        <w:tc>
          <w:tcPr>
            <w:tcW w:w="0" w:type="auto"/>
            <w:vAlign w:val="center"/>
            <w:tcPrChange w:id="7790"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791" w:author="muhammad fauzan" w:date="2022-08-07T17:38:00Z">
            <w:trPr>
              <w:trHeight w:val="1314"/>
            </w:trPr>
          </w:trPrChange>
        </w:trPr>
        <w:tc>
          <w:tcPr>
            <w:tcW w:w="0" w:type="auto"/>
            <w:vAlign w:val="center"/>
            <w:tcPrChange w:id="7792"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3</w:t>
            </w:r>
          </w:p>
        </w:tc>
        <w:tc>
          <w:tcPr>
            <w:tcW w:w="0" w:type="auto"/>
            <w:vAlign w:val="center"/>
            <w:tcPrChange w:id="7793"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toko pada sidebar setelah menekan kelola data</w:t>
            </w:r>
          </w:p>
        </w:tc>
        <w:tc>
          <w:tcPr>
            <w:tcW w:w="0" w:type="auto"/>
            <w:vAlign w:val="center"/>
            <w:tcPrChange w:id="7794"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toko</w:t>
            </w:r>
          </w:p>
        </w:tc>
        <w:tc>
          <w:tcPr>
            <w:tcW w:w="0" w:type="auto"/>
            <w:vAlign w:val="center"/>
            <w:tcPrChange w:id="7795"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menampilkan halaman data toko</w:t>
            </w:r>
          </w:p>
        </w:tc>
        <w:tc>
          <w:tcPr>
            <w:tcW w:w="0" w:type="auto"/>
            <w:vAlign w:val="center"/>
            <w:tcPrChange w:id="7796"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797" w:author="muhammad fauzan" w:date="2022-08-07T17:38:00Z">
            <w:trPr>
              <w:trHeight w:val="1314"/>
            </w:trPr>
          </w:trPrChange>
        </w:trPr>
        <w:tc>
          <w:tcPr>
            <w:tcW w:w="0" w:type="auto"/>
            <w:vAlign w:val="center"/>
            <w:tcPrChange w:id="7798"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4</w:t>
            </w:r>
          </w:p>
        </w:tc>
        <w:tc>
          <w:tcPr>
            <w:tcW w:w="0" w:type="auto"/>
            <w:vAlign w:val="center"/>
            <w:tcPrChange w:id="7799"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 xml:space="preserve">menekan </w:t>
            </w:r>
            <w:del w:id="7800" w:author="muhammad fauzan" w:date="2022-08-04T20:21:00Z">
              <w:r>
                <w:rPr>
                  <w:szCs w:val="24"/>
                </w:rPr>
                <w:delText>sales</w:delText>
              </w:r>
            </w:del>
            <w:ins w:id="7801" w:author="muhammad fauzan" w:date="2022-08-04T20:21:00Z">
              <w:r>
                <w:rPr>
                  <w:i/>
                  <w:szCs w:val="24"/>
                </w:rPr>
                <w:t>sales</w:t>
              </w:r>
            </w:ins>
            <w:r>
              <w:rPr>
                <w:szCs w:val="24"/>
              </w:rPr>
              <w:t xml:space="preserve"> pada sidebar setelah menekan kelola data</w:t>
            </w:r>
          </w:p>
        </w:tc>
        <w:tc>
          <w:tcPr>
            <w:tcW w:w="0" w:type="auto"/>
            <w:vAlign w:val="center"/>
            <w:tcPrChange w:id="7802" w:author="muhammad fauzan" w:date="2022-08-07T17:38:00Z">
              <w:tcPr>
                <w:tcW w:w="1984" w:type="dxa"/>
                <w:vAlign w:val="center"/>
              </w:tcPr>
            </w:tcPrChange>
          </w:tcPr>
          <w:p w:rsidR="00222167" w:rsidRDefault="008B3912">
            <w:pPr>
              <w:pStyle w:val="ListParagraph"/>
              <w:spacing w:line="240" w:lineRule="auto"/>
              <w:ind w:left="0"/>
              <w:jc w:val="left"/>
              <w:rPr>
                <w:szCs w:val="24"/>
              </w:rPr>
            </w:pPr>
            <w:del w:id="7803" w:author="muhammad fauzan" w:date="2022-08-04T20:21:00Z">
              <w:r>
                <w:rPr>
                  <w:szCs w:val="24"/>
                </w:rPr>
                <w:delText>sales</w:delText>
              </w:r>
            </w:del>
            <w:ins w:id="7804" w:author="muhammad fauzan" w:date="2022-08-04T20:21:00Z">
              <w:r>
                <w:rPr>
                  <w:i/>
                  <w:szCs w:val="24"/>
                </w:rPr>
                <w:t>sales</w:t>
              </w:r>
            </w:ins>
          </w:p>
        </w:tc>
        <w:tc>
          <w:tcPr>
            <w:tcW w:w="0" w:type="auto"/>
            <w:vAlign w:val="center"/>
            <w:tcPrChange w:id="7805"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data </w:t>
            </w:r>
            <w:del w:id="7806" w:author="muhammad fauzan" w:date="2022-08-04T20:21:00Z">
              <w:r>
                <w:rPr>
                  <w:szCs w:val="24"/>
                </w:rPr>
                <w:delText>sales</w:delText>
              </w:r>
            </w:del>
            <w:ins w:id="7807" w:author="muhammad fauzan" w:date="2022-08-04T20:21:00Z">
              <w:r>
                <w:rPr>
                  <w:i/>
                  <w:szCs w:val="24"/>
                </w:rPr>
                <w:t>sales</w:t>
              </w:r>
            </w:ins>
          </w:p>
        </w:tc>
        <w:tc>
          <w:tcPr>
            <w:tcW w:w="0" w:type="auto"/>
            <w:vAlign w:val="center"/>
            <w:tcPrChange w:id="7808"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09" w:author="muhammad fauzan" w:date="2022-08-07T17:38:00Z">
            <w:trPr>
              <w:trHeight w:val="1314"/>
            </w:trPr>
          </w:trPrChange>
        </w:trPr>
        <w:tc>
          <w:tcPr>
            <w:tcW w:w="0" w:type="auto"/>
            <w:vAlign w:val="center"/>
            <w:tcPrChange w:id="7810"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5</w:t>
            </w:r>
          </w:p>
        </w:tc>
        <w:tc>
          <w:tcPr>
            <w:tcW w:w="0" w:type="auto"/>
            <w:vAlign w:val="center"/>
            <w:tcPrChange w:id="7811"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roti pada sidebar setelah menekan kelola data</w:t>
            </w:r>
          </w:p>
        </w:tc>
        <w:tc>
          <w:tcPr>
            <w:tcW w:w="0" w:type="auto"/>
            <w:vAlign w:val="center"/>
            <w:tcPrChange w:id="7812"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roti</w:t>
            </w:r>
          </w:p>
        </w:tc>
        <w:tc>
          <w:tcPr>
            <w:tcW w:w="0" w:type="auto"/>
            <w:vAlign w:val="center"/>
            <w:tcPrChange w:id="7813"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menampilkan halaman data roti</w:t>
            </w:r>
          </w:p>
        </w:tc>
        <w:tc>
          <w:tcPr>
            <w:tcW w:w="0" w:type="auto"/>
            <w:vAlign w:val="center"/>
            <w:tcPrChange w:id="7814"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15" w:author="muhammad fauzan" w:date="2022-08-07T17:38:00Z">
            <w:trPr>
              <w:trHeight w:val="1314"/>
            </w:trPr>
          </w:trPrChange>
        </w:trPr>
        <w:tc>
          <w:tcPr>
            <w:tcW w:w="0" w:type="auto"/>
            <w:vAlign w:val="center"/>
            <w:tcPrChange w:id="7816"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6</w:t>
            </w:r>
          </w:p>
        </w:tc>
        <w:tc>
          <w:tcPr>
            <w:tcW w:w="0" w:type="auto"/>
            <w:vAlign w:val="center"/>
            <w:tcPrChange w:id="7817"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 xml:space="preserve">menekan distribusi pada sidebar </w:t>
            </w:r>
          </w:p>
        </w:tc>
        <w:tc>
          <w:tcPr>
            <w:tcW w:w="0" w:type="auto"/>
            <w:vAlign w:val="center"/>
            <w:tcPrChange w:id="7818"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Distribusi</w:t>
            </w:r>
          </w:p>
        </w:tc>
        <w:tc>
          <w:tcPr>
            <w:tcW w:w="0" w:type="auto"/>
            <w:vAlign w:val="center"/>
            <w:tcPrChange w:id="7819"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menampilkan halaman distribusi</w:t>
            </w:r>
          </w:p>
        </w:tc>
        <w:tc>
          <w:tcPr>
            <w:tcW w:w="0" w:type="auto"/>
            <w:vAlign w:val="center"/>
            <w:tcPrChange w:id="7820"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21" w:author="muhammad fauzan" w:date="2022-08-07T17:38:00Z">
            <w:trPr>
              <w:trHeight w:val="1314"/>
            </w:trPr>
          </w:trPrChange>
        </w:trPr>
        <w:tc>
          <w:tcPr>
            <w:tcW w:w="0" w:type="auto"/>
            <w:vAlign w:val="center"/>
            <w:tcPrChange w:id="7822"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7</w:t>
            </w:r>
          </w:p>
        </w:tc>
        <w:tc>
          <w:tcPr>
            <w:tcW w:w="0" w:type="auto"/>
            <w:vAlign w:val="center"/>
            <w:tcPrChange w:id="7823"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jadwal kunjungan pada sidebar</w:t>
            </w:r>
          </w:p>
        </w:tc>
        <w:tc>
          <w:tcPr>
            <w:tcW w:w="0" w:type="auto"/>
            <w:vAlign w:val="center"/>
            <w:tcPrChange w:id="7824"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jadwal kunjungan</w:t>
            </w:r>
          </w:p>
        </w:tc>
        <w:tc>
          <w:tcPr>
            <w:tcW w:w="0" w:type="auto"/>
            <w:vAlign w:val="center"/>
            <w:tcPrChange w:id="7825"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menampilkan halaman jadwal kunjungan</w:t>
            </w:r>
          </w:p>
        </w:tc>
        <w:tc>
          <w:tcPr>
            <w:tcW w:w="0" w:type="auto"/>
            <w:vAlign w:val="center"/>
            <w:tcPrChange w:id="7826"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27" w:author="muhammad fauzan" w:date="2022-08-07T17:38:00Z">
            <w:trPr>
              <w:trHeight w:val="1314"/>
            </w:trPr>
          </w:trPrChange>
        </w:trPr>
        <w:tc>
          <w:tcPr>
            <w:tcW w:w="0" w:type="auto"/>
            <w:vAlign w:val="center"/>
            <w:tcPrChange w:id="7828"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8</w:t>
            </w:r>
          </w:p>
        </w:tc>
        <w:tc>
          <w:tcPr>
            <w:tcW w:w="0" w:type="auto"/>
            <w:vAlign w:val="center"/>
            <w:tcPrChange w:id="7829"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 xml:space="preserve">menekan nama </w:t>
            </w:r>
            <w:del w:id="7830" w:author="muhammad fauzan" w:date="2022-08-04T18:20:00Z">
              <w:r>
                <w:rPr>
                  <w:szCs w:val="24"/>
                </w:rPr>
                <w:delText>user</w:delText>
              </w:r>
            </w:del>
            <w:ins w:id="7831" w:author="muhammad fauzan" w:date="2022-08-04T18:26:00Z">
              <w:r>
                <w:rPr>
                  <w:i/>
                  <w:szCs w:val="24"/>
                </w:rPr>
                <w:t>user</w:t>
              </w:r>
            </w:ins>
            <w:r>
              <w:rPr>
                <w:szCs w:val="24"/>
              </w:rPr>
              <w:t xml:space="preserve"> pada navbar </w:t>
            </w:r>
          </w:p>
        </w:tc>
        <w:tc>
          <w:tcPr>
            <w:tcW w:w="0" w:type="auto"/>
            <w:vAlign w:val="center"/>
            <w:tcPrChange w:id="7832"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 xml:space="preserve">Nama </w:t>
            </w:r>
            <w:del w:id="7833" w:author="muhammad fauzan" w:date="2022-08-04T18:20:00Z">
              <w:r>
                <w:rPr>
                  <w:szCs w:val="24"/>
                </w:rPr>
                <w:delText>user</w:delText>
              </w:r>
            </w:del>
            <w:ins w:id="7834" w:author="muhammad fauzan" w:date="2022-08-04T18:26:00Z">
              <w:r>
                <w:rPr>
                  <w:i/>
                  <w:szCs w:val="24"/>
                </w:rPr>
                <w:t>user</w:t>
              </w:r>
            </w:ins>
          </w:p>
        </w:tc>
        <w:tc>
          <w:tcPr>
            <w:tcW w:w="0" w:type="auto"/>
            <w:vAlign w:val="center"/>
            <w:tcPrChange w:id="7835"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 xml:space="preserve">Sistem akan menampilkan select untuk memilih change </w:t>
            </w:r>
            <w:del w:id="7836" w:author="muhammad fauzan" w:date="2022-08-04T20:09:00Z">
              <w:r>
                <w:rPr>
                  <w:szCs w:val="24"/>
                </w:rPr>
                <w:delText>password</w:delText>
              </w:r>
            </w:del>
            <w:ins w:id="7837" w:author="muhammad fauzan" w:date="2022-08-04T20:09:00Z">
              <w:r>
                <w:rPr>
                  <w:i/>
                  <w:szCs w:val="24"/>
                </w:rPr>
                <w:t>password</w:t>
              </w:r>
            </w:ins>
            <w:r>
              <w:rPr>
                <w:szCs w:val="24"/>
              </w:rPr>
              <w:t xml:space="preserve"> dan logout</w:t>
            </w:r>
          </w:p>
        </w:tc>
        <w:tc>
          <w:tcPr>
            <w:tcW w:w="0" w:type="auto"/>
            <w:vAlign w:val="center"/>
            <w:tcPrChange w:id="7838"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39" w:author="muhammad fauzan" w:date="2022-08-07T17:38:00Z">
            <w:trPr>
              <w:trHeight w:val="1314"/>
            </w:trPr>
          </w:trPrChange>
        </w:trPr>
        <w:tc>
          <w:tcPr>
            <w:tcW w:w="0" w:type="auto"/>
            <w:vAlign w:val="center"/>
            <w:tcPrChange w:id="7840"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lastRenderedPageBreak/>
              <w:t>9</w:t>
            </w:r>
          </w:p>
        </w:tc>
        <w:tc>
          <w:tcPr>
            <w:tcW w:w="0" w:type="auto"/>
            <w:vAlign w:val="center"/>
            <w:tcPrChange w:id="7841"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 xml:space="preserve">menekan change </w:t>
            </w:r>
            <w:del w:id="7842" w:author="muhammad fauzan" w:date="2022-08-04T20:09:00Z">
              <w:r>
                <w:rPr>
                  <w:szCs w:val="24"/>
                </w:rPr>
                <w:delText>password</w:delText>
              </w:r>
            </w:del>
            <w:ins w:id="7843" w:author="muhammad fauzan" w:date="2022-08-04T20:09:00Z">
              <w:r>
                <w:rPr>
                  <w:i/>
                  <w:szCs w:val="24"/>
                </w:rPr>
                <w:t>password</w:t>
              </w:r>
            </w:ins>
            <w:r>
              <w:rPr>
                <w:szCs w:val="24"/>
              </w:rPr>
              <w:t xml:space="preserve"> pada sidebar setelah menekan nama </w:t>
            </w:r>
            <w:del w:id="7844" w:author="muhammad fauzan" w:date="2022-08-04T18:20:00Z">
              <w:r>
                <w:rPr>
                  <w:szCs w:val="24"/>
                </w:rPr>
                <w:delText>user</w:delText>
              </w:r>
            </w:del>
            <w:ins w:id="7845" w:author="muhammad fauzan" w:date="2022-08-04T18:26:00Z">
              <w:r>
                <w:rPr>
                  <w:i/>
                  <w:szCs w:val="24"/>
                </w:rPr>
                <w:t>user</w:t>
              </w:r>
            </w:ins>
          </w:p>
        </w:tc>
        <w:tc>
          <w:tcPr>
            <w:tcW w:w="0" w:type="auto"/>
            <w:vAlign w:val="center"/>
            <w:tcPrChange w:id="7846"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 xml:space="preserve">toko change </w:t>
            </w:r>
            <w:del w:id="7847" w:author="muhammad fauzan" w:date="2022-08-04T20:09:00Z">
              <w:r>
                <w:rPr>
                  <w:szCs w:val="24"/>
                </w:rPr>
                <w:delText>password</w:delText>
              </w:r>
            </w:del>
            <w:ins w:id="7848" w:author="muhammad fauzan" w:date="2022-08-04T20:09:00Z">
              <w:r>
                <w:rPr>
                  <w:i/>
                  <w:szCs w:val="24"/>
                </w:rPr>
                <w:t>password</w:t>
              </w:r>
            </w:ins>
          </w:p>
        </w:tc>
        <w:tc>
          <w:tcPr>
            <w:tcW w:w="0" w:type="auto"/>
            <w:vAlign w:val="center"/>
            <w:tcPrChange w:id="7849"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change </w:t>
            </w:r>
            <w:del w:id="7850" w:author="muhammad fauzan" w:date="2022-08-04T20:09:00Z">
              <w:r>
                <w:rPr>
                  <w:szCs w:val="24"/>
                </w:rPr>
                <w:delText>password</w:delText>
              </w:r>
            </w:del>
            <w:ins w:id="7851" w:author="muhammad fauzan" w:date="2022-08-04T20:09:00Z">
              <w:r>
                <w:rPr>
                  <w:i/>
                  <w:szCs w:val="24"/>
                </w:rPr>
                <w:t>password</w:t>
              </w:r>
            </w:ins>
          </w:p>
        </w:tc>
        <w:tc>
          <w:tcPr>
            <w:tcW w:w="0" w:type="auto"/>
            <w:vAlign w:val="center"/>
            <w:tcPrChange w:id="7852"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53" w:author="muhammad fauzan" w:date="2022-08-07T17:38:00Z">
            <w:trPr>
              <w:trHeight w:val="1314"/>
            </w:trPr>
          </w:trPrChange>
        </w:trPr>
        <w:tc>
          <w:tcPr>
            <w:tcW w:w="0" w:type="auto"/>
            <w:vAlign w:val="center"/>
            <w:tcPrChange w:id="7854"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10</w:t>
            </w:r>
          </w:p>
        </w:tc>
        <w:tc>
          <w:tcPr>
            <w:tcW w:w="0" w:type="auto"/>
            <w:vAlign w:val="center"/>
            <w:tcPrChange w:id="7855"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 xml:space="preserve">menekan logout pada sidebar setelah menekan nama </w:t>
            </w:r>
            <w:del w:id="7856" w:author="muhammad fauzan" w:date="2022-08-04T18:20:00Z">
              <w:r>
                <w:rPr>
                  <w:szCs w:val="24"/>
                </w:rPr>
                <w:delText>user</w:delText>
              </w:r>
            </w:del>
            <w:ins w:id="7857" w:author="muhammad fauzan" w:date="2022-08-04T18:26:00Z">
              <w:r>
                <w:rPr>
                  <w:i/>
                  <w:szCs w:val="24"/>
                </w:rPr>
                <w:t>user</w:t>
              </w:r>
            </w:ins>
          </w:p>
        </w:tc>
        <w:tc>
          <w:tcPr>
            <w:tcW w:w="0" w:type="auto"/>
            <w:vAlign w:val="center"/>
            <w:tcPrChange w:id="7858"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logout</w:t>
            </w:r>
          </w:p>
        </w:tc>
        <w:tc>
          <w:tcPr>
            <w:tcW w:w="0" w:type="auto"/>
            <w:vAlign w:val="center"/>
            <w:tcPrChange w:id="7859"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w:t>
            </w:r>
            <w:del w:id="7860" w:author="muhammad fauzan" w:date="2022-08-04T18:36:00Z">
              <w:r>
                <w:rPr>
                  <w:szCs w:val="24"/>
                </w:rPr>
                <w:delText>login</w:delText>
              </w:r>
            </w:del>
            <w:ins w:id="7861" w:author="muhammad fauzan" w:date="2022-08-04T18:36:00Z">
              <w:r>
                <w:rPr>
                  <w:i/>
                  <w:szCs w:val="24"/>
                </w:rPr>
                <w:t>login</w:t>
              </w:r>
            </w:ins>
          </w:p>
        </w:tc>
        <w:tc>
          <w:tcPr>
            <w:tcW w:w="0" w:type="auto"/>
            <w:vAlign w:val="center"/>
            <w:tcPrChange w:id="7862"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63" w:author="muhammad fauzan" w:date="2022-08-07T17:38:00Z">
            <w:trPr>
              <w:trHeight w:val="1314"/>
            </w:trPr>
          </w:trPrChange>
        </w:trPr>
        <w:tc>
          <w:tcPr>
            <w:tcW w:w="0" w:type="auto"/>
            <w:vAlign w:val="center"/>
            <w:tcPrChange w:id="7864"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11</w:t>
            </w:r>
          </w:p>
        </w:tc>
        <w:tc>
          <w:tcPr>
            <w:tcW w:w="0" w:type="auto"/>
            <w:vAlign w:val="center"/>
            <w:tcPrChange w:id="7865"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 xml:space="preserve">Menekan </w:t>
            </w:r>
            <w:del w:id="7866" w:author="muhammad fauzan" w:date="2022-08-04T18:59:00Z">
              <w:r>
                <w:rPr>
                  <w:szCs w:val="24"/>
                </w:rPr>
                <w:delText>button</w:delText>
              </w:r>
            </w:del>
            <w:ins w:id="7867" w:author="muhammad fauzan" w:date="2022-08-04T18:59:00Z">
              <w:r>
                <w:rPr>
                  <w:i/>
                  <w:szCs w:val="24"/>
                </w:rPr>
                <w:t>button</w:t>
              </w:r>
            </w:ins>
            <w:r>
              <w:rPr>
                <w:szCs w:val="24"/>
              </w:rPr>
              <w:t xml:space="preserve"> tambah</w:t>
            </w:r>
          </w:p>
        </w:tc>
        <w:tc>
          <w:tcPr>
            <w:tcW w:w="0" w:type="auto"/>
            <w:vAlign w:val="center"/>
            <w:tcPrChange w:id="7868"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tambah</w:t>
            </w:r>
          </w:p>
        </w:tc>
        <w:tc>
          <w:tcPr>
            <w:tcW w:w="0" w:type="auto"/>
            <w:vAlign w:val="center"/>
            <w:tcPrChange w:id="7869"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 xml:space="preserve">Sistem akan menampilkan halaman tambah data </w:t>
            </w:r>
            <w:del w:id="7870" w:author="muhammad fauzan" w:date="2022-08-04T20:21:00Z">
              <w:r>
                <w:rPr>
                  <w:szCs w:val="24"/>
                </w:rPr>
                <w:delText>sales</w:delText>
              </w:r>
            </w:del>
            <w:ins w:id="7871" w:author="muhammad fauzan" w:date="2022-08-04T20:21:00Z">
              <w:r>
                <w:rPr>
                  <w:i/>
                  <w:szCs w:val="24"/>
                </w:rPr>
                <w:t>sales</w:t>
              </w:r>
            </w:ins>
          </w:p>
        </w:tc>
        <w:tc>
          <w:tcPr>
            <w:tcW w:w="0" w:type="auto"/>
            <w:vAlign w:val="center"/>
            <w:tcPrChange w:id="7872"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73" w:author="muhammad fauzan" w:date="2022-08-07T17:38:00Z">
            <w:trPr>
              <w:trHeight w:val="1314"/>
            </w:trPr>
          </w:trPrChange>
        </w:trPr>
        <w:tc>
          <w:tcPr>
            <w:tcW w:w="0" w:type="auto"/>
            <w:vAlign w:val="center"/>
            <w:tcPrChange w:id="7874"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12</w:t>
            </w:r>
          </w:p>
        </w:tc>
        <w:tc>
          <w:tcPr>
            <w:tcW w:w="0" w:type="auto"/>
            <w:vAlign w:val="center"/>
            <w:tcPrChange w:id="7875"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ubah pada setiap row data</w:t>
            </w:r>
          </w:p>
        </w:tc>
        <w:tc>
          <w:tcPr>
            <w:tcW w:w="0" w:type="auto"/>
            <w:vAlign w:val="center"/>
            <w:tcPrChange w:id="7876"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ubah</w:t>
            </w:r>
          </w:p>
        </w:tc>
        <w:tc>
          <w:tcPr>
            <w:tcW w:w="0" w:type="auto"/>
            <w:vAlign w:val="center"/>
            <w:tcPrChange w:id="7877"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menampilkan halaman ubah sesuai row data</w:t>
            </w:r>
          </w:p>
        </w:tc>
        <w:tc>
          <w:tcPr>
            <w:tcW w:w="0" w:type="auto"/>
            <w:vAlign w:val="center"/>
            <w:tcPrChange w:id="7878"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r w:rsidR="00222167" w:rsidTr="00222167">
        <w:trPr>
          <w:trHeight w:val="1314"/>
          <w:trPrChange w:id="7879" w:author="muhammad fauzan" w:date="2022-08-07T17:38:00Z">
            <w:trPr>
              <w:trHeight w:val="1314"/>
            </w:trPr>
          </w:trPrChange>
        </w:trPr>
        <w:tc>
          <w:tcPr>
            <w:tcW w:w="0" w:type="auto"/>
            <w:vAlign w:val="center"/>
            <w:tcPrChange w:id="7880" w:author="muhammad fauzan" w:date="2022-08-07T17:38:00Z">
              <w:tcPr>
                <w:tcW w:w="563" w:type="dxa"/>
                <w:vAlign w:val="center"/>
              </w:tcPr>
            </w:tcPrChange>
          </w:tcPr>
          <w:p w:rsidR="00222167" w:rsidRDefault="008B3912">
            <w:pPr>
              <w:pStyle w:val="ListParagraph"/>
              <w:spacing w:line="240" w:lineRule="auto"/>
              <w:ind w:left="0"/>
              <w:jc w:val="center"/>
              <w:rPr>
                <w:szCs w:val="24"/>
              </w:rPr>
            </w:pPr>
            <w:r>
              <w:rPr>
                <w:szCs w:val="24"/>
              </w:rPr>
              <w:t>13</w:t>
            </w:r>
          </w:p>
        </w:tc>
        <w:tc>
          <w:tcPr>
            <w:tcW w:w="0" w:type="auto"/>
            <w:vAlign w:val="center"/>
            <w:tcPrChange w:id="7881" w:author="muhammad fauzan" w:date="2022-08-07T17:38:00Z">
              <w:tcPr>
                <w:tcW w:w="1641" w:type="dxa"/>
                <w:vAlign w:val="center"/>
              </w:tcPr>
            </w:tcPrChange>
          </w:tcPr>
          <w:p w:rsidR="00222167" w:rsidRDefault="008B3912">
            <w:pPr>
              <w:pStyle w:val="ListParagraph"/>
              <w:spacing w:line="240" w:lineRule="auto"/>
              <w:ind w:left="0"/>
              <w:jc w:val="left"/>
              <w:rPr>
                <w:szCs w:val="24"/>
              </w:rPr>
            </w:pPr>
            <w:r>
              <w:rPr>
                <w:szCs w:val="24"/>
              </w:rPr>
              <w:t>Menekan hapus pada setiap row data</w:t>
            </w:r>
          </w:p>
        </w:tc>
        <w:tc>
          <w:tcPr>
            <w:tcW w:w="0" w:type="auto"/>
            <w:vAlign w:val="center"/>
            <w:tcPrChange w:id="7882" w:author="muhammad fauzan" w:date="2022-08-07T17:38:00Z">
              <w:tcPr>
                <w:tcW w:w="1984" w:type="dxa"/>
                <w:vAlign w:val="center"/>
              </w:tcPr>
            </w:tcPrChange>
          </w:tcPr>
          <w:p w:rsidR="00222167" w:rsidRDefault="008B3912">
            <w:pPr>
              <w:pStyle w:val="ListParagraph"/>
              <w:spacing w:line="240" w:lineRule="auto"/>
              <w:ind w:left="0"/>
              <w:jc w:val="left"/>
              <w:rPr>
                <w:szCs w:val="24"/>
              </w:rPr>
            </w:pPr>
            <w:r>
              <w:rPr>
                <w:szCs w:val="24"/>
              </w:rPr>
              <w:t>hapus</w:t>
            </w:r>
          </w:p>
        </w:tc>
        <w:tc>
          <w:tcPr>
            <w:tcW w:w="0" w:type="auto"/>
            <w:vAlign w:val="center"/>
            <w:tcPrChange w:id="7883" w:author="muhammad fauzan" w:date="2022-08-07T17:38:00Z">
              <w:tcPr>
                <w:tcW w:w="1668" w:type="dxa"/>
                <w:vAlign w:val="center"/>
              </w:tcPr>
            </w:tcPrChange>
          </w:tcPr>
          <w:p w:rsidR="00222167" w:rsidRDefault="008B3912">
            <w:pPr>
              <w:pStyle w:val="ListParagraph"/>
              <w:spacing w:line="240" w:lineRule="auto"/>
              <w:ind w:left="0"/>
              <w:jc w:val="left"/>
              <w:rPr>
                <w:szCs w:val="24"/>
              </w:rPr>
            </w:pPr>
            <w:r>
              <w:rPr>
                <w:szCs w:val="24"/>
              </w:rPr>
              <w:t>Sistem akan menghapus data sesuai row data</w:t>
            </w:r>
          </w:p>
        </w:tc>
        <w:tc>
          <w:tcPr>
            <w:tcW w:w="0" w:type="auto"/>
            <w:vAlign w:val="center"/>
            <w:tcPrChange w:id="7884" w:author="muhammad fauzan" w:date="2022-08-07T17:38:00Z">
              <w:tcPr>
                <w:tcW w:w="1352" w:type="dxa"/>
                <w:vAlign w:val="center"/>
              </w:tcPr>
            </w:tcPrChange>
          </w:tcPr>
          <w:p w:rsidR="00222167" w:rsidRDefault="008B3912">
            <w:pPr>
              <w:pStyle w:val="ListParagraph"/>
              <w:spacing w:line="240" w:lineRule="auto"/>
              <w:ind w:left="0"/>
              <w:jc w:val="center"/>
            </w:pPr>
            <w:r>
              <w:t>sukses</w:t>
            </w:r>
          </w:p>
        </w:tc>
      </w:tr>
    </w:tbl>
    <w:p w:rsidR="00222167" w:rsidRDefault="008B3912">
      <w:pPr>
        <w:pStyle w:val="ListParagraph"/>
        <w:spacing w:line="240" w:lineRule="auto"/>
        <w:ind w:left="851"/>
        <w:pPrChange w:id="7885" w:author="muhammad fauzan" w:date="2022-08-04T14:26:00Z">
          <w:pPr>
            <w:pStyle w:val="ListParagraph"/>
            <w:ind w:left="851"/>
          </w:pPr>
        </w:pPrChange>
      </w:pPr>
      <w:del w:id="7886" w:author="muhammad fauzan" w:date="2022-08-04T14:26:00Z">
        <w:r>
          <w:delText>asaas</w:delText>
        </w:r>
      </w:del>
    </w:p>
    <w:p w:rsidR="00222167" w:rsidRDefault="008B3912">
      <w:pPr>
        <w:pStyle w:val="ListParagraph"/>
        <w:numPr>
          <w:ilvl w:val="0"/>
          <w:numId w:val="38"/>
        </w:numPr>
        <w:ind w:left="426" w:hanging="425"/>
        <w:pPrChange w:id="7887" w:author="muhammad fauzan" w:date="2022-08-04T14:26:00Z">
          <w:pPr>
            <w:pStyle w:val="ListParagraph"/>
            <w:numPr>
              <w:numId w:val="38"/>
            </w:numPr>
            <w:ind w:left="851" w:hanging="425"/>
          </w:pPr>
        </w:pPrChange>
      </w:pPr>
      <w:r>
        <w:t xml:space="preserve">Halaman tambah data </w:t>
      </w:r>
      <w:del w:id="7888" w:author="muhammad fauzan" w:date="2022-08-04T20:21:00Z">
        <w:r>
          <w:delText>sales</w:delText>
        </w:r>
      </w:del>
      <w:ins w:id="7889" w:author="muhammad fauzan" w:date="2022-08-04T20:21:00Z">
        <w:r>
          <w:rPr>
            <w:i/>
          </w:rPr>
          <w:t>sales</w:t>
        </w:r>
      </w:ins>
      <w:r>
        <w:t xml:space="preserve"> pada admin </w:t>
      </w:r>
    </w:p>
    <w:p w:rsidR="00222167" w:rsidRDefault="008B3912">
      <w:pPr>
        <w:pStyle w:val="ListParagraph"/>
        <w:ind w:left="426"/>
        <w:rPr>
          <w:ins w:id="7890" w:author="muhammad fauzan" w:date="2022-08-04T14:30:00Z"/>
        </w:rPr>
      </w:pPr>
      <w:r>
        <w:t xml:space="preserve">Halaman tambah data </w:t>
      </w:r>
      <w:del w:id="7891" w:author="muhammad fauzan" w:date="2022-08-04T20:21:00Z">
        <w:r>
          <w:delText>sales</w:delText>
        </w:r>
      </w:del>
      <w:ins w:id="7892" w:author="muhammad fauzan" w:date="2022-08-04T20:21:00Z">
        <w:r>
          <w:rPr>
            <w:i/>
          </w:rPr>
          <w:t>sales</w:t>
        </w:r>
      </w:ins>
      <w:r>
        <w:t xml:space="preserve"> merupakan halaman untuk </w:t>
      </w:r>
      <w:del w:id="7893" w:author="muhammad fauzan" w:date="2022-08-04T20:21:00Z">
        <w:r>
          <w:delText>sales</w:delText>
        </w:r>
      </w:del>
      <w:ins w:id="7894" w:author="muhammad fauzan" w:date="2022-08-04T20:21:00Z">
        <w:r>
          <w:rPr>
            <w:i/>
          </w:rPr>
          <w:t>sales</w:t>
        </w:r>
      </w:ins>
      <w:r>
        <w:t xml:space="preserve"> menambahkan data </w:t>
      </w:r>
      <w:del w:id="7895" w:author="muhammad fauzan" w:date="2022-08-04T20:21:00Z">
        <w:r>
          <w:delText>sales</w:delText>
        </w:r>
      </w:del>
      <w:ins w:id="7896" w:author="muhammad fauzan" w:date="2022-08-04T20:21:00Z">
        <w:r>
          <w:rPr>
            <w:i/>
          </w:rPr>
          <w:t>sales</w:t>
        </w:r>
      </w:ins>
      <w:r>
        <w:t xml:space="preserve"> baru setelah menekan </w:t>
      </w:r>
      <w:del w:id="7897" w:author="muhammad fauzan" w:date="2022-08-04T18:59:00Z">
        <w:r>
          <w:delText>button</w:delText>
        </w:r>
      </w:del>
      <w:ins w:id="7898" w:author="muhammad fauzan" w:date="2022-08-04T18:59:00Z">
        <w:r>
          <w:rPr>
            <w:i/>
          </w:rPr>
          <w:t>button</w:t>
        </w:r>
      </w:ins>
      <w:r>
        <w:t xml:space="preserve"> tambah pada halaman data </w:t>
      </w:r>
      <w:del w:id="7899" w:author="muhammad fauzan" w:date="2022-08-04T20:21:00Z">
        <w:r>
          <w:delText>sales</w:delText>
        </w:r>
      </w:del>
      <w:ins w:id="7900" w:author="muhammad fauzan" w:date="2022-08-04T20:21:00Z">
        <w:r>
          <w:rPr>
            <w:i/>
          </w:rPr>
          <w:t>sales</w:t>
        </w:r>
      </w:ins>
      <w:r>
        <w:t xml:space="preserve">. Berikut pengujian pada halaman tambah data </w:t>
      </w:r>
      <w:del w:id="7901" w:author="muhammad fauzan" w:date="2022-08-04T20:21:00Z">
        <w:r>
          <w:delText>sales</w:delText>
        </w:r>
      </w:del>
      <w:ins w:id="7902" w:author="muhammad fauzan" w:date="2022-08-04T20:21:00Z">
        <w:r>
          <w:rPr>
            <w:i/>
          </w:rPr>
          <w:t>sales</w:t>
        </w:r>
      </w:ins>
      <w:r>
        <w:t>.</w:t>
      </w:r>
    </w:p>
    <w:p w:rsidR="00222167" w:rsidRDefault="008B3912">
      <w:pPr>
        <w:pStyle w:val="ListParagraph"/>
        <w:ind w:left="0"/>
        <w:jc w:val="center"/>
        <w:pPrChange w:id="7903" w:author="muhammad fauzan" w:date="2022-08-04T14:30:00Z">
          <w:pPr>
            <w:pStyle w:val="ListParagraph"/>
            <w:ind w:left="851"/>
          </w:pPr>
        </w:pPrChange>
      </w:pPr>
      <w:ins w:id="7904" w:author="muhammad fauzan" w:date="2022-08-04T14:32:00Z">
        <w:r>
          <w:t xml:space="preserve">Tabel 4. </w:t>
        </w:r>
        <w:r>
          <w:fldChar w:fldCharType="begin"/>
        </w:r>
        <w:r>
          <w:instrText xml:space="preserve"> SEQ Tabel_4. \* ARABIC </w:instrText>
        </w:r>
        <w:r>
          <w:fldChar w:fldCharType="separate"/>
        </w:r>
      </w:ins>
      <w:ins w:id="7905" w:author="muhammad fauzan" w:date="2022-08-10T01:43:00Z">
        <w:r>
          <w:t>5</w:t>
        </w:r>
      </w:ins>
      <w:ins w:id="7906" w:author="muhammad fauzan" w:date="2022-08-04T14:32:00Z">
        <w:r>
          <w:fldChar w:fldCharType="end"/>
        </w:r>
        <w:r>
          <w:t xml:space="preserve"> Tabel black box </w:t>
        </w:r>
      </w:ins>
      <w:ins w:id="7907" w:author="muhammad fauzan" w:date="2022-08-04T14:33:00Z">
        <w:r>
          <w:t xml:space="preserve">tambah data </w:t>
        </w:r>
      </w:ins>
      <w:ins w:id="7908" w:author="muhammad fauzan" w:date="2022-08-04T20:21:00Z">
        <w:r>
          <w:rPr>
            <w:i/>
          </w:rPr>
          <w:t>sales</w:t>
        </w:r>
      </w:ins>
      <w:ins w:id="7909" w:author="muhammad fauzan" w:date="2022-08-04T14:33:00Z">
        <w:r>
          <w:t xml:space="preserve"> pada</w:t>
        </w:r>
      </w:ins>
      <w:ins w:id="7910" w:author="muhammad fauzan" w:date="2022-08-04T14:32:00Z">
        <w:r>
          <w:t xml:space="preserve"> admin</w:t>
        </w:r>
      </w:ins>
    </w:p>
    <w:tbl>
      <w:tblPr>
        <w:tblStyle w:val="TableGrid"/>
        <w:tblW w:w="0" w:type="auto"/>
        <w:tblInd w:w="-5" w:type="dxa"/>
        <w:tblLook w:val="04A0" w:firstRow="1" w:lastRow="0" w:firstColumn="1" w:lastColumn="0" w:noHBand="0" w:noVBand="1"/>
        <w:tblPrChange w:id="7911" w:author="muhammad fauzan" w:date="2022-08-04T23:58:00Z">
          <w:tblPr>
            <w:tblStyle w:val="TableGrid"/>
            <w:tblW w:w="0" w:type="auto"/>
            <w:tblInd w:w="720" w:type="dxa"/>
            <w:tblLook w:val="04A0" w:firstRow="1" w:lastRow="0" w:firstColumn="1" w:lastColumn="0" w:noHBand="0" w:noVBand="1"/>
          </w:tblPr>
        </w:tblPrChange>
      </w:tblPr>
      <w:tblGrid>
        <w:gridCol w:w="563"/>
        <w:gridCol w:w="2441"/>
        <w:gridCol w:w="1761"/>
        <w:gridCol w:w="2285"/>
        <w:gridCol w:w="883"/>
        <w:tblGridChange w:id="7912">
          <w:tblGrid>
            <w:gridCol w:w="1017"/>
            <w:gridCol w:w="1510"/>
            <w:gridCol w:w="1510"/>
            <w:gridCol w:w="1523"/>
            <w:gridCol w:w="1252"/>
          </w:tblGrid>
        </w:tblGridChange>
      </w:tblGrid>
      <w:tr w:rsidR="00222167" w:rsidTr="00222167">
        <w:trPr>
          <w:trHeight w:val="1314"/>
          <w:tblHeader/>
          <w:trPrChange w:id="7913" w:author="muhammad fauzan" w:date="2022-08-04T23:58:00Z">
            <w:trPr>
              <w:trHeight w:val="1314"/>
            </w:trPr>
          </w:trPrChange>
        </w:trPr>
        <w:tc>
          <w:tcPr>
            <w:tcW w:w="0" w:type="auto"/>
            <w:vAlign w:val="center"/>
            <w:tcPrChange w:id="7914" w:author="muhammad fauzan" w:date="2022-08-04T23:58:00Z">
              <w:tcPr>
                <w:tcW w:w="1017"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7915" w:author="muhammad fauzan" w:date="2022-08-04T23:58:00Z">
              <w:tcPr>
                <w:tcW w:w="1510"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7916" w:author="muhammad fauzan" w:date="2022-08-04T23:58:00Z">
              <w:tcPr>
                <w:tcW w:w="1510"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7917" w:author="muhammad fauzan" w:date="2022-08-04T23:58:00Z">
              <w:tcPr>
                <w:tcW w:w="1523"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7918" w:author="muhammad fauzan" w:date="2022-08-04T23:58:00Z">
              <w:tcPr>
                <w:tcW w:w="1252" w:type="dxa"/>
                <w:vAlign w:val="center"/>
              </w:tcPr>
            </w:tcPrChange>
          </w:tcPr>
          <w:p w:rsidR="00222167" w:rsidRDefault="008B3912">
            <w:pPr>
              <w:pStyle w:val="ListParagraph"/>
              <w:spacing w:line="240" w:lineRule="auto"/>
              <w:ind w:left="0"/>
              <w:jc w:val="center"/>
            </w:pPr>
            <w:r>
              <w:rPr>
                <w:szCs w:val="24"/>
              </w:rPr>
              <w:t>Hasil</w:t>
            </w:r>
          </w:p>
        </w:tc>
      </w:tr>
      <w:tr w:rsidR="00222167" w:rsidTr="00222167">
        <w:trPr>
          <w:trHeight w:val="808"/>
          <w:trPrChange w:id="7919" w:author="muhammad fauzan" w:date="2022-08-04T14:35:00Z">
            <w:trPr>
              <w:trHeight w:val="1314"/>
            </w:trPr>
          </w:trPrChange>
        </w:trPr>
        <w:tc>
          <w:tcPr>
            <w:tcW w:w="0" w:type="auto"/>
            <w:tcPrChange w:id="7920" w:author="muhammad fauzan" w:date="2022-08-04T14:35:00Z">
              <w:tcPr>
                <w:tcW w:w="1017" w:type="dxa"/>
              </w:tcPr>
            </w:tcPrChange>
          </w:tcPr>
          <w:p w:rsidR="00222167" w:rsidRDefault="008B3912">
            <w:pPr>
              <w:pStyle w:val="ListParagraph"/>
              <w:spacing w:line="240" w:lineRule="auto"/>
              <w:ind w:left="0"/>
              <w:jc w:val="center"/>
              <w:rPr>
                <w:szCs w:val="24"/>
              </w:rPr>
            </w:pPr>
            <w:r>
              <w:rPr>
                <w:szCs w:val="24"/>
              </w:rPr>
              <w:t>1</w:t>
            </w:r>
          </w:p>
        </w:tc>
        <w:tc>
          <w:tcPr>
            <w:tcW w:w="0" w:type="auto"/>
            <w:tcPrChange w:id="7921"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Tidak memasukkan data apapun lalu menekan tambah</w:t>
            </w:r>
          </w:p>
        </w:tc>
        <w:tc>
          <w:tcPr>
            <w:tcW w:w="0" w:type="auto"/>
            <w:tcPrChange w:id="7922"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Tidak memasukkan data</w:t>
            </w:r>
          </w:p>
        </w:tc>
        <w:tc>
          <w:tcPr>
            <w:tcW w:w="0" w:type="auto"/>
            <w:tcPrChange w:id="7923" w:author="muhammad fauzan" w:date="2022-08-04T14:35:00Z">
              <w:tcPr>
                <w:tcW w:w="1523" w:type="dxa"/>
              </w:tcPr>
            </w:tcPrChange>
          </w:tcPr>
          <w:p w:rsidR="00222167" w:rsidRDefault="008B3912">
            <w:pPr>
              <w:pStyle w:val="ListParagraph"/>
              <w:spacing w:line="240" w:lineRule="auto"/>
              <w:ind w:left="0"/>
              <w:jc w:val="left"/>
              <w:rPr>
                <w:szCs w:val="24"/>
              </w:rPr>
            </w:pPr>
            <w:r>
              <w:rPr>
                <w:szCs w:val="24"/>
              </w:rPr>
              <w:t>Sistem akan menampilkan error</w:t>
            </w:r>
          </w:p>
        </w:tc>
        <w:tc>
          <w:tcPr>
            <w:tcW w:w="0" w:type="auto"/>
            <w:tcPrChange w:id="7924" w:author="muhammad fauzan" w:date="2022-08-04T14:35:00Z">
              <w:tcPr>
                <w:tcW w:w="1252" w:type="dxa"/>
              </w:tcPr>
            </w:tcPrChange>
          </w:tcPr>
          <w:p w:rsidR="00222167" w:rsidRDefault="008B3912">
            <w:pPr>
              <w:pStyle w:val="ListParagraph"/>
              <w:spacing w:line="240" w:lineRule="auto"/>
              <w:ind w:left="0"/>
              <w:jc w:val="center"/>
              <w:rPr>
                <w:szCs w:val="24"/>
              </w:rPr>
            </w:pPr>
            <w:r>
              <w:t>Sukses</w:t>
            </w:r>
          </w:p>
        </w:tc>
      </w:tr>
      <w:tr w:rsidR="00222167" w:rsidTr="00222167">
        <w:trPr>
          <w:trHeight w:val="818"/>
          <w:trPrChange w:id="7925" w:author="muhammad fauzan" w:date="2022-08-04T14:35:00Z">
            <w:trPr>
              <w:trHeight w:val="1314"/>
            </w:trPr>
          </w:trPrChange>
        </w:trPr>
        <w:tc>
          <w:tcPr>
            <w:tcW w:w="0" w:type="auto"/>
            <w:tcPrChange w:id="7926" w:author="muhammad fauzan" w:date="2022-08-04T14:35:00Z">
              <w:tcPr>
                <w:tcW w:w="1017" w:type="dxa"/>
              </w:tcPr>
            </w:tcPrChange>
          </w:tcPr>
          <w:p w:rsidR="00222167" w:rsidRDefault="008B3912">
            <w:pPr>
              <w:pStyle w:val="ListParagraph"/>
              <w:spacing w:line="240" w:lineRule="auto"/>
              <w:ind w:left="0"/>
              <w:jc w:val="center"/>
              <w:rPr>
                <w:szCs w:val="24"/>
              </w:rPr>
            </w:pPr>
            <w:r>
              <w:rPr>
                <w:szCs w:val="24"/>
              </w:rPr>
              <w:lastRenderedPageBreak/>
              <w:t>2</w:t>
            </w:r>
          </w:p>
        </w:tc>
        <w:tc>
          <w:tcPr>
            <w:tcW w:w="0" w:type="auto"/>
            <w:tcPrChange w:id="7927"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Ada form yang tidak diisi lalu menekan tambah</w:t>
            </w:r>
          </w:p>
        </w:tc>
        <w:tc>
          <w:tcPr>
            <w:tcW w:w="0" w:type="auto"/>
            <w:tcPrChange w:id="7928"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Ada form yang tidak diisi</w:t>
            </w:r>
          </w:p>
        </w:tc>
        <w:tc>
          <w:tcPr>
            <w:tcW w:w="0" w:type="auto"/>
            <w:tcPrChange w:id="7929" w:author="muhammad fauzan" w:date="2022-08-04T14:35:00Z">
              <w:tcPr>
                <w:tcW w:w="1523" w:type="dxa"/>
              </w:tcPr>
            </w:tcPrChange>
          </w:tcPr>
          <w:p w:rsidR="00222167" w:rsidRDefault="008B3912">
            <w:pPr>
              <w:pStyle w:val="ListParagraph"/>
              <w:spacing w:line="240" w:lineRule="auto"/>
              <w:ind w:left="0"/>
              <w:jc w:val="left"/>
              <w:rPr>
                <w:szCs w:val="24"/>
              </w:rPr>
            </w:pPr>
            <w:r>
              <w:rPr>
                <w:szCs w:val="24"/>
              </w:rPr>
              <w:t>Sistem akan menampilkan error</w:t>
            </w:r>
          </w:p>
        </w:tc>
        <w:tc>
          <w:tcPr>
            <w:tcW w:w="0" w:type="auto"/>
            <w:tcPrChange w:id="7930" w:author="muhammad fauzan" w:date="2022-08-04T14:35:00Z">
              <w:tcPr>
                <w:tcW w:w="1252" w:type="dxa"/>
              </w:tcPr>
            </w:tcPrChange>
          </w:tcPr>
          <w:p w:rsidR="00222167" w:rsidRDefault="008B3912">
            <w:pPr>
              <w:pStyle w:val="ListParagraph"/>
              <w:spacing w:line="240" w:lineRule="auto"/>
              <w:ind w:left="0"/>
              <w:jc w:val="center"/>
            </w:pPr>
            <w:r>
              <w:t>sukses</w:t>
            </w:r>
          </w:p>
        </w:tc>
      </w:tr>
      <w:tr w:rsidR="00222167" w:rsidTr="00222167">
        <w:trPr>
          <w:trHeight w:val="831"/>
          <w:trPrChange w:id="7931" w:author="muhammad fauzan" w:date="2022-08-04T14:35:00Z">
            <w:trPr>
              <w:trHeight w:val="1314"/>
            </w:trPr>
          </w:trPrChange>
        </w:trPr>
        <w:tc>
          <w:tcPr>
            <w:tcW w:w="0" w:type="auto"/>
            <w:tcPrChange w:id="7932" w:author="muhammad fauzan" w:date="2022-08-04T14:35:00Z">
              <w:tcPr>
                <w:tcW w:w="1017" w:type="dxa"/>
              </w:tcPr>
            </w:tcPrChange>
          </w:tcPr>
          <w:p w:rsidR="00222167" w:rsidRDefault="008B3912">
            <w:pPr>
              <w:pStyle w:val="ListParagraph"/>
              <w:spacing w:line="240" w:lineRule="auto"/>
              <w:ind w:left="0"/>
              <w:jc w:val="center"/>
              <w:rPr>
                <w:szCs w:val="24"/>
              </w:rPr>
            </w:pPr>
            <w:r>
              <w:rPr>
                <w:szCs w:val="24"/>
              </w:rPr>
              <w:t>3</w:t>
            </w:r>
          </w:p>
        </w:tc>
        <w:tc>
          <w:tcPr>
            <w:tcW w:w="0" w:type="auto"/>
            <w:tcPrChange w:id="7933"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Memasukkan data semua dengan benar lalu menekan ubah</w:t>
            </w:r>
          </w:p>
        </w:tc>
        <w:tc>
          <w:tcPr>
            <w:tcW w:w="0" w:type="auto"/>
            <w:tcPrChange w:id="7934"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Memasukkan data semua</w:t>
            </w:r>
          </w:p>
        </w:tc>
        <w:tc>
          <w:tcPr>
            <w:tcW w:w="0" w:type="auto"/>
            <w:tcPrChange w:id="7935" w:author="muhammad fauzan" w:date="2022-08-04T14:35:00Z">
              <w:tcPr>
                <w:tcW w:w="1523" w:type="dxa"/>
              </w:tcPr>
            </w:tcPrChange>
          </w:tcPr>
          <w:p w:rsidR="00222167" w:rsidRDefault="008B3912">
            <w:pPr>
              <w:pStyle w:val="ListParagraph"/>
              <w:spacing w:line="240" w:lineRule="auto"/>
              <w:ind w:left="0"/>
              <w:jc w:val="left"/>
              <w:rPr>
                <w:szCs w:val="24"/>
              </w:rPr>
            </w:pPr>
            <w:r>
              <w:rPr>
                <w:szCs w:val="24"/>
              </w:rPr>
              <w:t>Sistem akan menampilkan data berhasil disimpan</w:t>
            </w:r>
          </w:p>
        </w:tc>
        <w:tc>
          <w:tcPr>
            <w:tcW w:w="0" w:type="auto"/>
            <w:tcPrChange w:id="7936" w:author="muhammad fauzan" w:date="2022-08-04T14:35:00Z">
              <w:tcPr>
                <w:tcW w:w="1252" w:type="dxa"/>
              </w:tcPr>
            </w:tcPrChange>
          </w:tcPr>
          <w:p w:rsidR="00222167" w:rsidRDefault="008B3912">
            <w:pPr>
              <w:pStyle w:val="ListParagraph"/>
              <w:spacing w:line="240" w:lineRule="auto"/>
              <w:ind w:left="0"/>
              <w:jc w:val="center"/>
            </w:pPr>
            <w:r>
              <w:t>sukses</w:t>
            </w:r>
          </w:p>
        </w:tc>
      </w:tr>
      <w:tr w:rsidR="00222167" w:rsidTr="00222167">
        <w:trPr>
          <w:trHeight w:val="842"/>
          <w:trPrChange w:id="7937" w:author="muhammad fauzan" w:date="2022-08-04T14:35:00Z">
            <w:trPr>
              <w:trHeight w:val="1314"/>
            </w:trPr>
          </w:trPrChange>
        </w:trPr>
        <w:tc>
          <w:tcPr>
            <w:tcW w:w="0" w:type="auto"/>
            <w:tcPrChange w:id="7938" w:author="muhammad fauzan" w:date="2022-08-04T14:35:00Z">
              <w:tcPr>
                <w:tcW w:w="1017" w:type="dxa"/>
              </w:tcPr>
            </w:tcPrChange>
          </w:tcPr>
          <w:p w:rsidR="00222167" w:rsidRDefault="008B3912">
            <w:pPr>
              <w:pStyle w:val="ListParagraph"/>
              <w:spacing w:line="240" w:lineRule="auto"/>
              <w:ind w:left="0"/>
              <w:jc w:val="center"/>
              <w:rPr>
                <w:szCs w:val="24"/>
              </w:rPr>
            </w:pPr>
            <w:r>
              <w:rPr>
                <w:szCs w:val="24"/>
              </w:rPr>
              <w:t>4</w:t>
            </w:r>
          </w:p>
        </w:tc>
        <w:tc>
          <w:tcPr>
            <w:tcW w:w="0" w:type="auto"/>
            <w:tcPrChange w:id="7939"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 xml:space="preserve">Menekan </w:t>
            </w:r>
            <w:del w:id="7940" w:author="muhammad fauzan" w:date="2022-08-04T18:59:00Z">
              <w:r>
                <w:rPr>
                  <w:szCs w:val="24"/>
                </w:rPr>
                <w:delText>button</w:delText>
              </w:r>
            </w:del>
            <w:ins w:id="7941" w:author="muhammad fauzan" w:date="2022-08-04T18:59:00Z">
              <w:r>
                <w:rPr>
                  <w:i/>
                  <w:szCs w:val="24"/>
                </w:rPr>
                <w:t>button</w:t>
              </w:r>
            </w:ins>
            <w:r>
              <w:rPr>
                <w:szCs w:val="24"/>
              </w:rPr>
              <w:t xml:space="preserve"> kembali</w:t>
            </w:r>
          </w:p>
        </w:tc>
        <w:tc>
          <w:tcPr>
            <w:tcW w:w="0" w:type="auto"/>
            <w:tcPrChange w:id="7942" w:author="muhammad fauzan" w:date="2022-08-04T14:35:00Z">
              <w:tcPr>
                <w:tcW w:w="1510" w:type="dxa"/>
              </w:tcPr>
            </w:tcPrChange>
          </w:tcPr>
          <w:p w:rsidR="00222167" w:rsidRDefault="008B3912">
            <w:pPr>
              <w:pStyle w:val="ListParagraph"/>
              <w:spacing w:line="240" w:lineRule="auto"/>
              <w:ind w:left="0"/>
              <w:jc w:val="left"/>
              <w:rPr>
                <w:szCs w:val="24"/>
              </w:rPr>
            </w:pPr>
            <w:r>
              <w:rPr>
                <w:szCs w:val="24"/>
              </w:rPr>
              <w:t>kembali</w:t>
            </w:r>
          </w:p>
        </w:tc>
        <w:tc>
          <w:tcPr>
            <w:tcW w:w="0" w:type="auto"/>
            <w:tcPrChange w:id="7943" w:author="muhammad fauzan" w:date="2022-08-04T14:35:00Z">
              <w:tcPr>
                <w:tcW w:w="1523" w:type="dxa"/>
              </w:tcPr>
            </w:tcPrChange>
          </w:tcPr>
          <w:p w:rsidR="00222167" w:rsidRDefault="008B3912">
            <w:pPr>
              <w:pStyle w:val="ListParagraph"/>
              <w:spacing w:line="240" w:lineRule="auto"/>
              <w:ind w:left="0"/>
              <w:jc w:val="left"/>
              <w:rPr>
                <w:szCs w:val="24"/>
              </w:rPr>
            </w:pPr>
            <w:r>
              <w:rPr>
                <w:szCs w:val="24"/>
              </w:rPr>
              <w:t xml:space="preserve">Sistem akan menampilkan halaman data </w:t>
            </w:r>
            <w:del w:id="7944" w:author="muhammad fauzan" w:date="2022-08-04T20:21:00Z">
              <w:r>
                <w:rPr>
                  <w:szCs w:val="24"/>
                </w:rPr>
                <w:delText>sales</w:delText>
              </w:r>
            </w:del>
            <w:ins w:id="7945" w:author="muhammad fauzan" w:date="2022-08-04T20:21:00Z">
              <w:r>
                <w:rPr>
                  <w:i/>
                  <w:szCs w:val="24"/>
                </w:rPr>
                <w:t>sales</w:t>
              </w:r>
            </w:ins>
          </w:p>
        </w:tc>
        <w:tc>
          <w:tcPr>
            <w:tcW w:w="0" w:type="auto"/>
            <w:tcPrChange w:id="7946" w:author="muhammad fauzan" w:date="2022-08-04T14:35:00Z">
              <w:tcPr>
                <w:tcW w:w="1252" w:type="dxa"/>
              </w:tcPr>
            </w:tcPrChange>
          </w:tcPr>
          <w:p w:rsidR="00222167" w:rsidRDefault="008B3912">
            <w:pPr>
              <w:pStyle w:val="ListParagraph"/>
              <w:spacing w:line="240" w:lineRule="auto"/>
              <w:ind w:left="0"/>
              <w:jc w:val="center"/>
            </w:pPr>
            <w:r>
              <w:t>Sukses</w:t>
            </w:r>
          </w:p>
        </w:tc>
      </w:tr>
    </w:tbl>
    <w:p w:rsidR="00222167" w:rsidRDefault="008B3912">
      <w:pPr>
        <w:pStyle w:val="ListParagraph"/>
        <w:spacing w:line="240" w:lineRule="auto"/>
        <w:ind w:left="0"/>
        <w:jc w:val="center"/>
        <w:pPrChange w:id="7947" w:author="muhammad fauzan" w:date="2022-08-04T14:37:00Z">
          <w:pPr>
            <w:pStyle w:val="ListParagraph"/>
            <w:ind w:left="851"/>
          </w:pPr>
        </w:pPrChange>
      </w:pPr>
      <w:del w:id="7948" w:author="muhammad fauzan" w:date="2022-08-04T14:37:00Z">
        <w:r>
          <w:delText>asaas</w:delText>
        </w:r>
      </w:del>
    </w:p>
    <w:p w:rsidR="00222167" w:rsidRDefault="008B3912">
      <w:pPr>
        <w:pStyle w:val="ListParagraph"/>
        <w:numPr>
          <w:ilvl w:val="0"/>
          <w:numId w:val="38"/>
        </w:numPr>
        <w:ind w:left="426" w:hanging="425"/>
        <w:pPrChange w:id="7949" w:author="muhammad fauzan" w:date="2022-08-04T14:38:00Z">
          <w:pPr>
            <w:pStyle w:val="ListParagraph"/>
            <w:numPr>
              <w:numId w:val="38"/>
            </w:numPr>
            <w:ind w:left="851" w:hanging="425"/>
          </w:pPr>
        </w:pPrChange>
      </w:pPr>
      <w:r>
        <w:t xml:space="preserve">Halaman ubah data </w:t>
      </w:r>
      <w:del w:id="7950" w:author="muhammad fauzan" w:date="2022-08-04T20:21:00Z">
        <w:r>
          <w:delText>sales</w:delText>
        </w:r>
      </w:del>
      <w:ins w:id="7951" w:author="muhammad fauzan" w:date="2022-08-04T20:21:00Z">
        <w:r>
          <w:rPr>
            <w:i/>
          </w:rPr>
          <w:t>sales</w:t>
        </w:r>
      </w:ins>
      <w:r>
        <w:t xml:space="preserve"> pada admin </w:t>
      </w:r>
    </w:p>
    <w:p w:rsidR="00222167" w:rsidRDefault="008B3912">
      <w:pPr>
        <w:pStyle w:val="ListParagraph"/>
        <w:ind w:left="426"/>
        <w:rPr>
          <w:ins w:id="7952" w:author="muhammad fauzan" w:date="2022-08-04T14:37:00Z"/>
        </w:rPr>
        <w:pPrChange w:id="7953" w:author="muhammad fauzan" w:date="2022-08-04T14:38:00Z">
          <w:pPr>
            <w:pStyle w:val="ListParagraph"/>
            <w:ind w:left="851"/>
          </w:pPr>
        </w:pPrChange>
      </w:pPr>
      <w:ins w:id="7954" w:author="fauzan" w:date="2022-08-01T16:38:00Z">
        <w:r>
          <w:t xml:space="preserve">Halaman ubah data </w:t>
        </w:r>
        <w:del w:id="7955" w:author="muhammad fauzan" w:date="2022-08-04T20:21:00Z">
          <w:r>
            <w:delText>sales</w:delText>
          </w:r>
        </w:del>
      </w:ins>
      <w:ins w:id="7956" w:author="muhammad fauzan" w:date="2022-08-04T20:21:00Z">
        <w:r>
          <w:rPr>
            <w:i/>
          </w:rPr>
          <w:t>sales</w:t>
        </w:r>
      </w:ins>
      <w:ins w:id="7957" w:author="fauzan" w:date="2022-08-01T16:38:00Z">
        <w:r>
          <w:t xml:space="preserve"> </w:t>
        </w:r>
      </w:ins>
      <w:ins w:id="7958" w:author="fauzan" w:date="2022-08-01T16:39:00Z">
        <w:r>
          <w:t xml:space="preserve">merupakan halaman untuk </w:t>
        </w:r>
        <w:del w:id="7959" w:author="muhammad fauzan" w:date="2022-08-04T20:21:00Z">
          <w:r>
            <w:delText>sales</w:delText>
          </w:r>
        </w:del>
      </w:ins>
      <w:ins w:id="7960" w:author="muhammad fauzan" w:date="2022-08-04T20:21:00Z">
        <w:r>
          <w:rPr>
            <w:i/>
          </w:rPr>
          <w:t>sales</w:t>
        </w:r>
      </w:ins>
      <w:ins w:id="7961" w:author="fauzan" w:date="2022-08-01T16:39:00Z">
        <w:r>
          <w:t xml:space="preserve"> </w:t>
        </w:r>
      </w:ins>
      <w:ins w:id="7962" w:author="fauzan" w:date="2022-08-01T16:40:00Z">
        <w:r>
          <w:t>mengubah</w:t>
        </w:r>
      </w:ins>
      <w:ins w:id="7963" w:author="fauzan" w:date="2022-08-01T16:39:00Z">
        <w:r>
          <w:t xml:space="preserve"> data </w:t>
        </w:r>
        <w:del w:id="7964" w:author="muhammad fauzan" w:date="2022-08-04T20:21:00Z">
          <w:r>
            <w:delText>sales</w:delText>
          </w:r>
        </w:del>
      </w:ins>
      <w:ins w:id="7965" w:author="muhammad fauzan" w:date="2022-08-04T20:21:00Z">
        <w:r>
          <w:rPr>
            <w:i/>
          </w:rPr>
          <w:t>sales</w:t>
        </w:r>
      </w:ins>
      <w:ins w:id="7966" w:author="fauzan" w:date="2022-08-01T16:39:00Z">
        <w:r>
          <w:t xml:space="preserve"> setelah menekan </w:t>
        </w:r>
        <w:del w:id="7967" w:author="muhammad fauzan" w:date="2022-08-04T18:59:00Z">
          <w:r>
            <w:delText>button</w:delText>
          </w:r>
        </w:del>
      </w:ins>
      <w:ins w:id="7968" w:author="muhammad fauzan" w:date="2022-08-04T18:59:00Z">
        <w:r>
          <w:rPr>
            <w:i/>
          </w:rPr>
          <w:t>button</w:t>
        </w:r>
      </w:ins>
      <w:ins w:id="7969" w:author="fauzan" w:date="2022-08-01T16:39:00Z">
        <w:r>
          <w:t xml:space="preserve"> </w:t>
        </w:r>
      </w:ins>
      <w:ins w:id="7970" w:author="fauzan" w:date="2022-08-01T16:40:00Z">
        <w:r>
          <w:t>ubah</w:t>
        </w:r>
      </w:ins>
      <w:ins w:id="7971" w:author="fauzan" w:date="2022-08-01T16:39:00Z">
        <w:r>
          <w:t xml:space="preserve"> pada halaman data </w:t>
        </w:r>
        <w:del w:id="7972" w:author="muhammad fauzan" w:date="2022-08-04T20:21:00Z">
          <w:r>
            <w:delText>sales</w:delText>
          </w:r>
        </w:del>
      </w:ins>
      <w:ins w:id="7973" w:author="muhammad fauzan" w:date="2022-08-04T20:21:00Z">
        <w:r>
          <w:rPr>
            <w:i/>
          </w:rPr>
          <w:t>sales</w:t>
        </w:r>
      </w:ins>
      <w:ins w:id="7974" w:author="fauzan" w:date="2022-08-01T16:39:00Z">
        <w:r>
          <w:t xml:space="preserve">. Berikut pengujian pada halaman </w:t>
        </w:r>
      </w:ins>
      <w:ins w:id="7975" w:author="fauzan" w:date="2022-08-01T16:40:00Z">
        <w:r>
          <w:t>ubah</w:t>
        </w:r>
      </w:ins>
      <w:ins w:id="7976" w:author="fauzan" w:date="2022-08-01T16:39:00Z">
        <w:r>
          <w:t xml:space="preserve"> data </w:t>
        </w:r>
        <w:del w:id="7977" w:author="muhammad fauzan" w:date="2022-08-04T20:21:00Z">
          <w:r>
            <w:delText>sales</w:delText>
          </w:r>
        </w:del>
      </w:ins>
      <w:ins w:id="7978" w:author="muhammad fauzan" w:date="2022-08-04T20:21:00Z">
        <w:r>
          <w:rPr>
            <w:i/>
          </w:rPr>
          <w:t>sales</w:t>
        </w:r>
      </w:ins>
      <w:ins w:id="7979" w:author="fauzan" w:date="2022-08-01T16:39:00Z">
        <w:r>
          <w:t xml:space="preserve"> </w:t>
        </w:r>
      </w:ins>
      <w:del w:id="7980" w:author="fauzan" w:date="2022-08-01T16:38: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p>
    <w:p w:rsidR="00222167" w:rsidRDefault="008B3912">
      <w:pPr>
        <w:pStyle w:val="ListParagraph"/>
        <w:ind w:left="0"/>
        <w:jc w:val="center"/>
        <w:pPrChange w:id="7981" w:author="muhammad fauzan" w:date="2022-08-04T14:37:00Z">
          <w:pPr>
            <w:pStyle w:val="ListParagraph"/>
            <w:ind w:left="851"/>
          </w:pPr>
        </w:pPrChange>
      </w:pPr>
      <w:ins w:id="7982" w:author="muhammad fauzan" w:date="2022-08-04T14:37:00Z">
        <w:r>
          <w:t xml:space="preserve">Tabel 4. </w:t>
        </w:r>
        <w:r>
          <w:fldChar w:fldCharType="begin"/>
        </w:r>
        <w:r>
          <w:instrText xml:space="preserve"> SEQ Tabel_4. \* ARABIC </w:instrText>
        </w:r>
        <w:r>
          <w:fldChar w:fldCharType="separate"/>
        </w:r>
      </w:ins>
      <w:ins w:id="7983" w:author="muhammad fauzan" w:date="2022-08-10T01:43:00Z">
        <w:r>
          <w:t>6</w:t>
        </w:r>
      </w:ins>
      <w:ins w:id="7984" w:author="muhammad fauzan" w:date="2022-08-04T14:37:00Z">
        <w:r>
          <w:fldChar w:fldCharType="end"/>
        </w:r>
        <w:r>
          <w:t xml:space="preserve"> Tabel black box</w:t>
        </w:r>
      </w:ins>
      <w:ins w:id="7985" w:author="muhammad fauzan" w:date="2022-08-04T14:40:00Z">
        <w:r>
          <w:t xml:space="preserve"> ubah data </w:t>
        </w:r>
      </w:ins>
      <w:ins w:id="7986" w:author="muhammad fauzan" w:date="2022-08-04T20:21:00Z">
        <w:r>
          <w:rPr>
            <w:i/>
          </w:rPr>
          <w:t>sales</w:t>
        </w:r>
      </w:ins>
      <w:ins w:id="7987" w:author="muhammad fauzan" w:date="2022-08-04T14:40:00Z">
        <w:r>
          <w:t xml:space="preserve"> pada</w:t>
        </w:r>
      </w:ins>
      <w:ins w:id="7988" w:author="muhammad fauzan" w:date="2022-08-04T14:37:00Z">
        <w:r>
          <w:t xml:space="preserve"> admin</w:t>
        </w:r>
      </w:ins>
    </w:p>
    <w:tbl>
      <w:tblPr>
        <w:tblStyle w:val="TableGrid"/>
        <w:tblW w:w="0" w:type="auto"/>
        <w:tblInd w:w="-5" w:type="dxa"/>
        <w:tblLook w:val="04A0" w:firstRow="1" w:lastRow="0" w:firstColumn="1" w:lastColumn="0" w:noHBand="0" w:noVBand="1"/>
        <w:tblPrChange w:id="7989" w:author="muhammad fauzan" w:date="2022-08-04T14:40:00Z">
          <w:tblPr>
            <w:tblStyle w:val="TableGrid"/>
            <w:tblW w:w="0" w:type="auto"/>
            <w:tblInd w:w="720" w:type="dxa"/>
            <w:tblLook w:val="04A0" w:firstRow="1" w:lastRow="0" w:firstColumn="1" w:lastColumn="0" w:noHBand="0" w:noVBand="1"/>
          </w:tblPr>
        </w:tblPrChange>
      </w:tblPr>
      <w:tblGrid>
        <w:gridCol w:w="563"/>
        <w:gridCol w:w="2441"/>
        <w:gridCol w:w="1761"/>
        <w:gridCol w:w="2285"/>
        <w:gridCol w:w="883"/>
        <w:tblGridChange w:id="7990">
          <w:tblGrid>
            <w:gridCol w:w="563"/>
            <w:gridCol w:w="1787"/>
            <w:gridCol w:w="1847"/>
            <w:gridCol w:w="1602"/>
            <w:gridCol w:w="1409"/>
          </w:tblGrid>
        </w:tblGridChange>
      </w:tblGrid>
      <w:tr w:rsidR="00222167" w:rsidTr="00222167">
        <w:trPr>
          <w:trHeight w:val="1314"/>
          <w:trPrChange w:id="7991" w:author="muhammad fauzan" w:date="2022-08-04T14:40:00Z">
            <w:trPr>
              <w:trHeight w:val="1314"/>
            </w:trPr>
          </w:trPrChange>
        </w:trPr>
        <w:tc>
          <w:tcPr>
            <w:tcW w:w="0" w:type="auto"/>
            <w:vAlign w:val="center"/>
            <w:tcPrChange w:id="7992" w:author="muhammad fauzan" w:date="2022-08-04T14:40:00Z">
              <w:tcPr>
                <w:tcW w:w="530"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7993" w:author="muhammad fauzan" w:date="2022-08-04T14:40:00Z">
              <w:tcPr>
                <w:tcW w:w="1795"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7994" w:author="muhammad fauzan" w:date="2022-08-04T14:40:00Z">
              <w:tcPr>
                <w:tcW w:w="1856"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7995" w:author="muhammad fauzan" w:date="2022-08-04T14:40:00Z">
              <w:tcPr>
                <w:tcW w:w="1604"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7996" w:author="muhammad fauzan" w:date="2022-08-04T14:40:00Z">
              <w:tcPr>
                <w:tcW w:w="1423" w:type="dxa"/>
                <w:vAlign w:val="center"/>
              </w:tcPr>
            </w:tcPrChange>
          </w:tcPr>
          <w:p w:rsidR="00222167" w:rsidRDefault="008B3912">
            <w:pPr>
              <w:pStyle w:val="ListParagraph"/>
              <w:spacing w:line="240" w:lineRule="auto"/>
              <w:ind w:left="0"/>
              <w:jc w:val="center"/>
            </w:pPr>
            <w:r>
              <w:rPr>
                <w:szCs w:val="24"/>
              </w:rPr>
              <w:t>Hasil</w:t>
            </w:r>
          </w:p>
        </w:tc>
      </w:tr>
      <w:tr w:rsidR="00222167" w:rsidTr="00222167">
        <w:tc>
          <w:tcPr>
            <w:tcW w:w="0" w:type="auto"/>
            <w:vAlign w:val="center"/>
            <w:tcPrChange w:id="7997" w:author="muhammad fauzan" w:date="2022-08-04T23:58:00Z">
              <w:tcPr>
                <w:tcW w:w="530" w:type="dxa"/>
              </w:tcPr>
            </w:tcPrChange>
          </w:tcPr>
          <w:p w:rsidR="00222167" w:rsidRDefault="008B3912">
            <w:pPr>
              <w:pStyle w:val="ListParagraph"/>
              <w:spacing w:line="240" w:lineRule="auto"/>
              <w:ind w:left="0"/>
              <w:jc w:val="center"/>
            </w:pPr>
            <w:r>
              <w:rPr>
                <w:szCs w:val="24"/>
              </w:rPr>
              <w:t>1</w:t>
            </w:r>
          </w:p>
        </w:tc>
        <w:tc>
          <w:tcPr>
            <w:tcW w:w="0" w:type="auto"/>
            <w:vAlign w:val="center"/>
            <w:tcPrChange w:id="7998" w:author="muhammad fauzan" w:date="2022-08-04T23:58:00Z">
              <w:tcPr>
                <w:tcW w:w="1795" w:type="dxa"/>
              </w:tcPr>
            </w:tcPrChange>
          </w:tcPr>
          <w:p w:rsidR="00222167" w:rsidRDefault="008B3912">
            <w:pPr>
              <w:pStyle w:val="ListParagraph"/>
              <w:spacing w:line="240" w:lineRule="auto"/>
              <w:ind w:left="0"/>
              <w:jc w:val="left"/>
              <w:pPrChange w:id="7999" w:author="muhammad fauzan" w:date="2022-08-04T14:43:00Z">
                <w:pPr>
                  <w:pStyle w:val="ListParagraph"/>
                  <w:spacing w:line="240" w:lineRule="auto"/>
                  <w:ind w:left="0"/>
                </w:pPr>
              </w:pPrChange>
            </w:pPr>
            <w:r>
              <w:rPr>
                <w:szCs w:val="24"/>
              </w:rPr>
              <w:t>Tidak memasukkan data apapun lalu menekan ubah</w:t>
            </w:r>
          </w:p>
        </w:tc>
        <w:tc>
          <w:tcPr>
            <w:tcW w:w="0" w:type="auto"/>
            <w:tcPrChange w:id="8000" w:author="muhammad fauzan" w:date="2022-08-04T23:58:00Z">
              <w:tcPr>
                <w:tcW w:w="1856" w:type="dxa"/>
              </w:tcPr>
            </w:tcPrChange>
          </w:tcPr>
          <w:p w:rsidR="00222167" w:rsidRDefault="008B3912">
            <w:pPr>
              <w:pStyle w:val="ListParagraph"/>
              <w:spacing w:line="240" w:lineRule="auto"/>
              <w:ind w:left="0"/>
            </w:pPr>
            <w:r>
              <w:rPr>
                <w:szCs w:val="24"/>
              </w:rPr>
              <w:t>Tidak memasukkan data</w:t>
            </w:r>
          </w:p>
        </w:tc>
        <w:tc>
          <w:tcPr>
            <w:tcW w:w="0" w:type="auto"/>
            <w:vAlign w:val="center"/>
            <w:tcPrChange w:id="8001" w:author="muhammad fauzan" w:date="2022-08-04T23:58:00Z">
              <w:tcPr>
                <w:tcW w:w="1604" w:type="dxa"/>
              </w:tcPr>
            </w:tcPrChange>
          </w:tcPr>
          <w:p w:rsidR="00222167" w:rsidRDefault="008B3912">
            <w:pPr>
              <w:pStyle w:val="ListParagraph"/>
              <w:spacing w:line="240" w:lineRule="auto"/>
              <w:ind w:left="0"/>
              <w:jc w:val="left"/>
              <w:pPrChange w:id="8002" w:author="muhammad fauzan" w:date="2022-08-04T14:41:00Z">
                <w:pPr>
                  <w:pStyle w:val="ListParagraph"/>
                  <w:spacing w:line="240" w:lineRule="auto"/>
                  <w:ind w:left="0"/>
                </w:pPr>
              </w:pPrChange>
            </w:pPr>
            <w:r>
              <w:rPr>
                <w:szCs w:val="24"/>
              </w:rPr>
              <w:t>Sistem akan menampilkan error</w:t>
            </w:r>
          </w:p>
        </w:tc>
        <w:tc>
          <w:tcPr>
            <w:tcW w:w="0" w:type="auto"/>
            <w:tcPrChange w:id="8003" w:author="muhammad fauzan" w:date="2022-08-04T23:58:00Z">
              <w:tcPr>
                <w:tcW w:w="1423" w:type="dxa"/>
              </w:tcPr>
            </w:tcPrChange>
          </w:tcPr>
          <w:p w:rsidR="00222167" w:rsidRDefault="008B3912">
            <w:pPr>
              <w:pStyle w:val="ListParagraph"/>
              <w:spacing w:line="240" w:lineRule="auto"/>
              <w:ind w:left="0"/>
            </w:pPr>
            <w:r>
              <w:t>Sukses</w:t>
            </w:r>
          </w:p>
        </w:tc>
      </w:tr>
      <w:tr w:rsidR="00222167" w:rsidTr="00222167">
        <w:tc>
          <w:tcPr>
            <w:tcW w:w="0" w:type="auto"/>
            <w:vAlign w:val="center"/>
            <w:tcPrChange w:id="8004" w:author="muhammad fauzan" w:date="2022-08-04T23:58:00Z">
              <w:tcPr>
                <w:tcW w:w="530" w:type="dxa"/>
              </w:tcPr>
            </w:tcPrChange>
          </w:tcPr>
          <w:p w:rsidR="00222167" w:rsidRDefault="008B3912">
            <w:pPr>
              <w:pStyle w:val="ListParagraph"/>
              <w:spacing w:line="240" w:lineRule="auto"/>
              <w:ind w:left="0"/>
              <w:jc w:val="center"/>
              <w:rPr>
                <w:szCs w:val="24"/>
              </w:rPr>
            </w:pPr>
            <w:r>
              <w:rPr>
                <w:szCs w:val="24"/>
              </w:rPr>
              <w:t>2</w:t>
            </w:r>
          </w:p>
        </w:tc>
        <w:tc>
          <w:tcPr>
            <w:tcW w:w="0" w:type="auto"/>
            <w:vAlign w:val="center"/>
            <w:tcPrChange w:id="8005" w:author="muhammad fauzan" w:date="2022-08-04T23:58:00Z">
              <w:tcPr>
                <w:tcW w:w="1795" w:type="dxa"/>
              </w:tcPr>
            </w:tcPrChange>
          </w:tcPr>
          <w:p w:rsidR="00222167" w:rsidRDefault="008B3912">
            <w:pPr>
              <w:pStyle w:val="ListParagraph"/>
              <w:spacing w:line="240" w:lineRule="auto"/>
              <w:ind w:left="0"/>
              <w:jc w:val="left"/>
              <w:rPr>
                <w:szCs w:val="24"/>
              </w:rPr>
              <w:pPrChange w:id="8006" w:author="muhammad fauzan" w:date="2022-08-04T14:43:00Z">
                <w:pPr>
                  <w:pStyle w:val="ListParagraph"/>
                  <w:spacing w:line="240" w:lineRule="auto"/>
                  <w:ind w:left="0"/>
                </w:pPr>
              </w:pPrChange>
            </w:pPr>
            <w:r>
              <w:rPr>
                <w:szCs w:val="24"/>
              </w:rPr>
              <w:t>Ada form yang tidak diisi lalu menekan ubah</w:t>
            </w:r>
          </w:p>
        </w:tc>
        <w:tc>
          <w:tcPr>
            <w:tcW w:w="0" w:type="auto"/>
            <w:tcPrChange w:id="8007" w:author="muhammad fauzan" w:date="2022-08-04T23:58:00Z">
              <w:tcPr>
                <w:tcW w:w="1856" w:type="dxa"/>
              </w:tcPr>
            </w:tcPrChange>
          </w:tcPr>
          <w:p w:rsidR="00222167" w:rsidRDefault="008B3912">
            <w:pPr>
              <w:pStyle w:val="ListParagraph"/>
              <w:spacing w:line="240" w:lineRule="auto"/>
              <w:ind w:left="0"/>
              <w:rPr>
                <w:szCs w:val="24"/>
              </w:rPr>
            </w:pPr>
            <w:r>
              <w:rPr>
                <w:szCs w:val="24"/>
              </w:rPr>
              <w:t>Ada form yang tidak diisi</w:t>
            </w:r>
          </w:p>
        </w:tc>
        <w:tc>
          <w:tcPr>
            <w:tcW w:w="0" w:type="auto"/>
            <w:vAlign w:val="center"/>
            <w:tcPrChange w:id="8008" w:author="muhammad fauzan" w:date="2022-08-04T23:58:00Z">
              <w:tcPr>
                <w:tcW w:w="1604" w:type="dxa"/>
              </w:tcPr>
            </w:tcPrChange>
          </w:tcPr>
          <w:p w:rsidR="00222167" w:rsidRDefault="008B3912">
            <w:pPr>
              <w:pStyle w:val="ListParagraph"/>
              <w:spacing w:line="240" w:lineRule="auto"/>
              <w:ind w:left="0"/>
              <w:jc w:val="left"/>
              <w:rPr>
                <w:szCs w:val="24"/>
              </w:rPr>
              <w:pPrChange w:id="8009" w:author="muhammad fauzan" w:date="2022-08-04T14:41:00Z">
                <w:pPr>
                  <w:pStyle w:val="ListParagraph"/>
                  <w:spacing w:line="240" w:lineRule="auto"/>
                  <w:ind w:left="0"/>
                </w:pPr>
              </w:pPrChange>
            </w:pPr>
            <w:r>
              <w:rPr>
                <w:szCs w:val="24"/>
              </w:rPr>
              <w:t>Sistem akan menampilkan error</w:t>
            </w:r>
          </w:p>
        </w:tc>
        <w:tc>
          <w:tcPr>
            <w:tcW w:w="0" w:type="auto"/>
            <w:tcPrChange w:id="8010" w:author="muhammad fauzan" w:date="2022-08-04T23:58:00Z">
              <w:tcPr>
                <w:tcW w:w="1423" w:type="dxa"/>
              </w:tcPr>
            </w:tcPrChange>
          </w:tcPr>
          <w:p w:rsidR="00222167" w:rsidRDefault="008B3912">
            <w:pPr>
              <w:pStyle w:val="ListParagraph"/>
              <w:spacing w:line="240" w:lineRule="auto"/>
              <w:ind w:left="0"/>
            </w:pPr>
            <w:r>
              <w:t>sukses</w:t>
            </w:r>
          </w:p>
        </w:tc>
      </w:tr>
      <w:tr w:rsidR="00222167" w:rsidTr="00222167">
        <w:tc>
          <w:tcPr>
            <w:tcW w:w="0" w:type="auto"/>
            <w:vAlign w:val="center"/>
            <w:tcPrChange w:id="8011" w:author="muhammad fauzan" w:date="2022-08-04T23:58:00Z">
              <w:tcPr>
                <w:tcW w:w="530" w:type="dxa"/>
              </w:tcPr>
            </w:tcPrChange>
          </w:tcPr>
          <w:p w:rsidR="00222167" w:rsidRDefault="008B3912">
            <w:pPr>
              <w:pStyle w:val="ListParagraph"/>
              <w:spacing w:line="240" w:lineRule="auto"/>
              <w:ind w:left="0"/>
              <w:jc w:val="center"/>
              <w:rPr>
                <w:szCs w:val="24"/>
              </w:rPr>
            </w:pPr>
            <w:r>
              <w:rPr>
                <w:szCs w:val="24"/>
              </w:rPr>
              <w:t>3</w:t>
            </w:r>
          </w:p>
        </w:tc>
        <w:tc>
          <w:tcPr>
            <w:tcW w:w="0" w:type="auto"/>
            <w:vAlign w:val="center"/>
            <w:tcPrChange w:id="8012" w:author="muhammad fauzan" w:date="2022-08-04T23:58:00Z">
              <w:tcPr>
                <w:tcW w:w="1795" w:type="dxa"/>
              </w:tcPr>
            </w:tcPrChange>
          </w:tcPr>
          <w:p w:rsidR="00222167" w:rsidRDefault="008B3912">
            <w:pPr>
              <w:pStyle w:val="ListParagraph"/>
              <w:spacing w:line="240" w:lineRule="auto"/>
              <w:ind w:left="0"/>
              <w:jc w:val="left"/>
              <w:rPr>
                <w:szCs w:val="24"/>
              </w:rPr>
              <w:pPrChange w:id="8013" w:author="muhammad fauzan" w:date="2022-08-04T14:43:00Z">
                <w:pPr>
                  <w:pStyle w:val="ListParagraph"/>
                  <w:spacing w:line="240" w:lineRule="auto"/>
                  <w:ind w:left="0"/>
                </w:pPr>
              </w:pPrChange>
            </w:pPr>
            <w:r>
              <w:rPr>
                <w:szCs w:val="24"/>
              </w:rPr>
              <w:t>Memasukkan data semua dengan benar lalu menekan ubah</w:t>
            </w:r>
          </w:p>
        </w:tc>
        <w:tc>
          <w:tcPr>
            <w:tcW w:w="0" w:type="auto"/>
            <w:tcPrChange w:id="8014" w:author="muhammad fauzan" w:date="2022-08-04T23:58:00Z">
              <w:tcPr>
                <w:tcW w:w="1856" w:type="dxa"/>
              </w:tcPr>
            </w:tcPrChange>
          </w:tcPr>
          <w:p w:rsidR="00222167" w:rsidRDefault="008B3912">
            <w:pPr>
              <w:pStyle w:val="ListParagraph"/>
              <w:spacing w:line="240" w:lineRule="auto"/>
              <w:ind w:left="0"/>
              <w:rPr>
                <w:szCs w:val="24"/>
              </w:rPr>
            </w:pPr>
            <w:r>
              <w:rPr>
                <w:szCs w:val="24"/>
              </w:rPr>
              <w:t>Memasukkan data semua</w:t>
            </w:r>
          </w:p>
        </w:tc>
        <w:tc>
          <w:tcPr>
            <w:tcW w:w="0" w:type="auto"/>
            <w:vAlign w:val="center"/>
            <w:tcPrChange w:id="8015" w:author="muhammad fauzan" w:date="2022-08-04T23:58:00Z">
              <w:tcPr>
                <w:tcW w:w="1604" w:type="dxa"/>
              </w:tcPr>
            </w:tcPrChange>
          </w:tcPr>
          <w:p w:rsidR="00222167" w:rsidRDefault="008B3912">
            <w:pPr>
              <w:pStyle w:val="ListParagraph"/>
              <w:spacing w:line="240" w:lineRule="auto"/>
              <w:ind w:left="0"/>
              <w:jc w:val="left"/>
              <w:rPr>
                <w:szCs w:val="24"/>
              </w:rPr>
              <w:pPrChange w:id="8016" w:author="muhammad fauzan" w:date="2022-08-04T14:41:00Z">
                <w:pPr>
                  <w:pStyle w:val="ListParagraph"/>
                  <w:spacing w:line="240" w:lineRule="auto"/>
                  <w:ind w:left="0"/>
                </w:pPr>
              </w:pPrChange>
            </w:pPr>
            <w:r>
              <w:rPr>
                <w:szCs w:val="24"/>
              </w:rPr>
              <w:t>Sistem akan menampilkan data berhasil diubah</w:t>
            </w:r>
          </w:p>
        </w:tc>
        <w:tc>
          <w:tcPr>
            <w:tcW w:w="0" w:type="auto"/>
            <w:tcPrChange w:id="8017" w:author="muhammad fauzan" w:date="2022-08-04T23:58:00Z">
              <w:tcPr>
                <w:tcW w:w="1423" w:type="dxa"/>
              </w:tcPr>
            </w:tcPrChange>
          </w:tcPr>
          <w:p w:rsidR="00222167" w:rsidRDefault="008B3912">
            <w:pPr>
              <w:pStyle w:val="ListParagraph"/>
              <w:spacing w:line="240" w:lineRule="auto"/>
              <w:ind w:left="0"/>
            </w:pPr>
            <w:r>
              <w:t>sukses</w:t>
            </w:r>
          </w:p>
        </w:tc>
      </w:tr>
      <w:tr w:rsidR="00222167" w:rsidTr="00222167">
        <w:tc>
          <w:tcPr>
            <w:tcW w:w="0" w:type="auto"/>
            <w:vAlign w:val="center"/>
            <w:tcPrChange w:id="8018" w:author="muhammad fauzan" w:date="2022-08-04T23:58:00Z">
              <w:tcPr>
                <w:tcW w:w="530" w:type="dxa"/>
              </w:tcPr>
            </w:tcPrChange>
          </w:tcPr>
          <w:p w:rsidR="00222167" w:rsidRDefault="008B3912">
            <w:pPr>
              <w:pStyle w:val="ListParagraph"/>
              <w:spacing w:line="240" w:lineRule="auto"/>
              <w:ind w:left="0"/>
              <w:jc w:val="center"/>
              <w:rPr>
                <w:szCs w:val="24"/>
              </w:rPr>
            </w:pPr>
            <w:r>
              <w:rPr>
                <w:szCs w:val="24"/>
              </w:rPr>
              <w:t>4</w:t>
            </w:r>
          </w:p>
        </w:tc>
        <w:tc>
          <w:tcPr>
            <w:tcW w:w="0" w:type="auto"/>
            <w:vAlign w:val="center"/>
            <w:tcPrChange w:id="8019" w:author="muhammad fauzan" w:date="2022-08-04T23:58:00Z">
              <w:tcPr>
                <w:tcW w:w="1795" w:type="dxa"/>
              </w:tcPr>
            </w:tcPrChange>
          </w:tcPr>
          <w:p w:rsidR="00222167" w:rsidRDefault="008B3912">
            <w:pPr>
              <w:pStyle w:val="ListParagraph"/>
              <w:spacing w:line="240" w:lineRule="auto"/>
              <w:ind w:left="0"/>
              <w:jc w:val="left"/>
              <w:rPr>
                <w:szCs w:val="24"/>
              </w:rPr>
              <w:pPrChange w:id="8020" w:author="muhammad fauzan" w:date="2022-08-04T14:43:00Z">
                <w:pPr>
                  <w:pStyle w:val="ListParagraph"/>
                  <w:spacing w:line="240" w:lineRule="auto"/>
                  <w:ind w:left="0"/>
                </w:pPr>
              </w:pPrChange>
            </w:pPr>
            <w:r>
              <w:rPr>
                <w:szCs w:val="24"/>
              </w:rPr>
              <w:t xml:space="preserve">Menekan </w:t>
            </w:r>
            <w:del w:id="8021" w:author="muhammad fauzan" w:date="2022-08-04T18:59:00Z">
              <w:r>
                <w:rPr>
                  <w:szCs w:val="24"/>
                </w:rPr>
                <w:delText>button</w:delText>
              </w:r>
            </w:del>
            <w:ins w:id="8022" w:author="muhammad fauzan" w:date="2022-08-04T18:59:00Z">
              <w:r>
                <w:rPr>
                  <w:i/>
                  <w:szCs w:val="24"/>
                </w:rPr>
                <w:t>button</w:t>
              </w:r>
            </w:ins>
            <w:r>
              <w:rPr>
                <w:szCs w:val="24"/>
              </w:rPr>
              <w:t xml:space="preserve"> kembali</w:t>
            </w:r>
          </w:p>
        </w:tc>
        <w:tc>
          <w:tcPr>
            <w:tcW w:w="0" w:type="auto"/>
            <w:tcPrChange w:id="8023" w:author="muhammad fauzan" w:date="2022-08-04T23:58:00Z">
              <w:tcPr>
                <w:tcW w:w="1856" w:type="dxa"/>
              </w:tcPr>
            </w:tcPrChange>
          </w:tcPr>
          <w:p w:rsidR="00222167" w:rsidRDefault="008B3912">
            <w:pPr>
              <w:pStyle w:val="ListParagraph"/>
              <w:spacing w:line="240" w:lineRule="auto"/>
              <w:ind w:left="0"/>
              <w:rPr>
                <w:szCs w:val="24"/>
              </w:rPr>
            </w:pPr>
            <w:r>
              <w:rPr>
                <w:szCs w:val="24"/>
              </w:rPr>
              <w:t>kembali</w:t>
            </w:r>
          </w:p>
        </w:tc>
        <w:tc>
          <w:tcPr>
            <w:tcW w:w="0" w:type="auto"/>
            <w:vAlign w:val="center"/>
            <w:tcPrChange w:id="8024" w:author="muhammad fauzan" w:date="2022-08-04T23:58:00Z">
              <w:tcPr>
                <w:tcW w:w="1604" w:type="dxa"/>
              </w:tcPr>
            </w:tcPrChange>
          </w:tcPr>
          <w:p w:rsidR="00222167" w:rsidRDefault="008B3912">
            <w:pPr>
              <w:pStyle w:val="ListParagraph"/>
              <w:spacing w:line="240" w:lineRule="auto"/>
              <w:ind w:left="0"/>
              <w:jc w:val="left"/>
              <w:rPr>
                <w:szCs w:val="24"/>
              </w:rPr>
              <w:pPrChange w:id="8025" w:author="muhammad fauzan" w:date="2022-08-04T14:41:00Z">
                <w:pPr>
                  <w:pStyle w:val="ListParagraph"/>
                  <w:spacing w:line="240" w:lineRule="auto"/>
                  <w:ind w:left="0"/>
                </w:pPr>
              </w:pPrChange>
            </w:pPr>
            <w:r>
              <w:rPr>
                <w:szCs w:val="24"/>
              </w:rPr>
              <w:t xml:space="preserve">Sistem akan menampilkan halaman data </w:t>
            </w:r>
            <w:del w:id="8026" w:author="muhammad fauzan" w:date="2022-08-04T20:21:00Z">
              <w:r>
                <w:rPr>
                  <w:szCs w:val="24"/>
                </w:rPr>
                <w:delText>sales</w:delText>
              </w:r>
            </w:del>
            <w:ins w:id="8027" w:author="muhammad fauzan" w:date="2022-08-04T20:21:00Z">
              <w:r>
                <w:rPr>
                  <w:i/>
                  <w:szCs w:val="24"/>
                </w:rPr>
                <w:t>sales</w:t>
              </w:r>
            </w:ins>
          </w:p>
        </w:tc>
        <w:tc>
          <w:tcPr>
            <w:tcW w:w="0" w:type="auto"/>
            <w:tcPrChange w:id="8028" w:author="muhammad fauzan" w:date="2022-08-04T23:58:00Z">
              <w:tcPr>
                <w:tcW w:w="1423" w:type="dxa"/>
              </w:tcPr>
            </w:tcPrChange>
          </w:tcPr>
          <w:p w:rsidR="00222167" w:rsidRDefault="008B3912">
            <w:pPr>
              <w:pStyle w:val="ListParagraph"/>
              <w:spacing w:line="240" w:lineRule="auto"/>
              <w:ind w:left="0"/>
            </w:pPr>
            <w:r>
              <w:t>Sukses</w:t>
            </w:r>
          </w:p>
        </w:tc>
      </w:tr>
    </w:tbl>
    <w:p w:rsidR="00222167" w:rsidRDefault="008B3912">
      <w:pPr>
        <w:pStyle w:val="ListParagraph"/>
        <w:spacing w:line="240" w:lineRule="auto"/>
        <w:ind w:left="0"/>
        <w:jc w:val="center"/>
        <w:pPrChange w:id="8029" w:author="muhammad fauzan" w:date="2022-08-04T14:43:00Z">
          <w:pPr>
            <w:pStyle w:val="ListParagraph"/>
            <w:ind w:left="851"/>
          </w:pPr>
        </w:pPrChange>
      </w:pPr>
      <w:del w:id="8030" w:author="muhammad fauzan" w:date="2022-08-04T14:43:00Z">
        <w:r>
          <w:delText>asaas</w:delText>
        </w:r>
      </w:del>
    </w:p>
    <w:p w:rsidR="00222167" w:rsidRDefault="008B3912">
      <w:pPr>
        <w:pStyle w:val="ListParagraph"/>
        <w:numPr>
          <w:ilvl w:val="0"/>
          <w:numId w:val="38"/>
        </w:numPr>
        <w:ind w:left="426" w:hanging="425"/>
        <w:rPr>
          <w:ins w:id="8031" w:author="muhammad fauzan" w:date="2022-08-07T17:44:00Z"/>
        </w:rPr>
      </w:pPr>
      <w:r>
        <w:t>Halaman data toko pada admin</w:t>
      </w:r>
    </w:p>
    <w:p w:rsidR="00222167" w:rsidRDefault="008B3912">
      <w:pPr>
        <w:pStyle w:val="ListParagraph"/>
        <w:ind w:left="426"/>
        <w:pPrChange w:id="8032" w:author="muhammad fauzan" w:date="2022-08-07T17:45:00Z">
          <w:pPr>
            <w:pStyle w:val="ListParagraph"/>
            <w:numPr>
              <w:numId w:val="38"/>
            </w:numPr>
            <w:ind w:left="851" w:hanging="425"/>
          </w:pPr>
        </w:pPrChange>
      </w:pPr>
      <w:ins w:id="8033" w:author="muhammad fauzan" w:date="2022-08-07T17:45:00Z">
        <w:r>
          <w:t>Halaman data toko merupakan halaman yang diakses ketika memilih toko pada</w:t>
        </w:r>
      </w:ins>
      <w:r>
        <w:t xml:space="preserve"> </w:t>
      </w:r>
    </w:p>
    <w:p w:rsidR="00222167" w:rsidRDefault="008B3912">
      <w:pPr>
        <w:pStyle w:val="ListParagraph"/>
        <w:ind w:left="426"/>
        <w:rPr>
          <w:ins w:id="8034" w:author="muhammad fauzan" w:date="2022-08-07T17:52:00Z"/>
        </w:rPr>
        <w:pPrChange w:id="8035" w:author="muhammad fauzan" w:date="2022-08-07T17:54:00Z">
          <w:pPr>
            <w:pStyle w:val="ListParagraph"/>
            <w:ind w:left="0"/>
            <w:jc w:val="center"/>
          </w:pPr>
        </w:pPrChange>
      </w:pPr>
      <w:del w:id="8036" w:author="muhammad fauzan" w:date="2022-08-07T17:44:00Z">
        <w:r>
          <w:lastRenderedPageBreak/>
          <w:delText xml:space="preserve">Halaman </w:delText>
        </w:r>
      </w:del>
      <w:ins w:id="8037" w:author="fauzan" w:date="2022-08-01T16:36:00Z">
        <w:del w:id="8038" w:author="muhammad fauzan" w:date="2022-08-07T17:44:00Z">
          <w:r>
            <w:delText xml:space="preserve">data toko merupakan halaman yang diakses ketika memilih toko pada </w:delText>
          </w:r>
        </w:del>
        <w:r>
          <w:t>sidebar</w:t>
        </w:r>
      </w:ins>
      <w:del w:id="8039" w:author="fauzan" w:date="2022-08-01T16:36:00Z">
        <w:r>
          <w:delText>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ins w:id="8040" w:author="fauzan" w:date="2022-08-01T16:37:00Z">
        <w:r>
          <w:t xml:space="preserve"> Berikut pengujian pada halaman data toko</w:t>
        </w:r>
      </w:ins>
      <w:ins w:id="8041" w:author="muhammad fauzan" w:date="2022-08-04T14:44:00Z">
        <w:r>
          <w:t>.</w:t>
        </w:r>
      </w:ins>
    </w:p>
    <w:p w:rsidR="00222167" w:rsidRDefault="008B3912">
      <w:pPr>
        <w:pStyle w:val="ListParagraph"/>
        <w:ind w:left="0"/>
        <w:jc w:val="center"/>
        <w:pPrChange w:id="8042" w:author="muhammad fauzan" w:date="2022-08-04T14:46:00Z">
          <w:pPr>
            <w:pStyle w:val="ListParagraph"/>
            <w:ind w:left="851"/>
          </w:pPr>
        </w:pPrChange>
      </w:pPr>
      <w:ins w:id="8043" w:author="muhammad fauzan" w:date="2022-08-04T14:46:00Z">
        <w:r>
          <w:t xml:space="preserve">Tabel 4. </w:t>
        </w:r>
        <w:r>
          <w:fldChar w:fldCharType="begin"/>
        </w:r>
        <w:r>
          <w:instrText xml:space="preserve"> SEQ Tabel_4. \* ARABIC </w:instrText>
        </w:r>
        <w:r>
          <w:fldChar w:fldCharType="separate"/>
        </w:r>
      </w:ins>
      <w:ins w:id="8044" w:author="muhammad fauzan" w:date="2022-08-10T01:43:00Z">
        <w:r>
          <w:t>7</w:t>
        </w:r>
      </w:ins>
      <w:ins w:id="8045" w:author="muhammad fauzan" w:date="2022-08-04T14:46:00Z">
        <w:r>
          <w:fldChar w:fldCharType="end"/>
        </w:r>
        <w:r>
          <w:t xml:space="preserve"> Tabel black box </w:t>
        </w:r>
      </w:ins>
      <w:ins w:id="8046" w:author="muhammad fauzan" w:date="2022-08-04T15:59:00Z">
        <w:r>
          <w:t xml:space="preserve">data toko pada </w:t>
        </w:r>
      </w:ins>
      <w:ins w:id="8047" w:author="muhammad fauzan" w:date="2022-08-04T14:46:00Z">
        <w:r>
          <w:t>admin</w:t>
        </w:r>
      </w:ins>
    </w:p>
    <w:tbl>
      <w:tblPr>
        <w:tblStyle w:val="TableGrid"/>
        <w:tblW w:w="0" w:type="auto"/>
        <w:tblInd w:w="-5" w:type="dxa"/>
        <w:tblLook w:val="04A0" w:firstRow="1" w:lastRow="0" w:firstColumn="1" w:lastColumn="0" w:noHBand="0" w:noVBand="1"/>
        <w:tblPrChange w:id="8048" w:author="muhammad fauzan" w:date="2022-08-05T02:58:00Z">
          <w:tblPr>
            <w:tblStyle w:val="TableGrid"/>
            <w:tblW w:w="0" w:type="auto"/>
            <w:tblInd w:w="720" w:type="dxa"/>
            <w:tblLook w:val="04A0" w:firstRow="1" w:lastRow="0" w:firstColumn="1" w:lastColumn="0" w:noHBand="0" w:noVBand="1"/>
          </w:tblPr>
        </w:tblPrChange>
      </w:tblPr>
      <w:tblGrid>
        <w:gridCol w:w="563"/>
        <w:gridCol w:w="2200"/>
        <w:gridCol w:w="2075"/>
        <w:gridCol w:w="2212"/>
        <w:gridCol w:w="883"/>
        <w:tblGridChange w:id="8049">
          <w:tblGrid>
            <w:gridCol w:w="1017"/>
            <w:gridCol w:w="1230"/>
            <w:gridCol w:w="1256"/>
            <w:gridCol w:w="1523"/>
            <w:gridCol w:w="1252"/>
          </w:tblGrid>
        </w:tblGridChange>
      </w:tblGrid>
      <w:tr w:rsidR="00222167" w:rsidTr="00222167">
        <w:trPr>
          <w:trHeight w:val="629"/>
          <w:tblHeader/>
          <w:trPrChange w:id="8050" w:author="muhammad fauzan" w:date="2022-08-05T02:58:00Z">
            <w:trPr>
              <w:trHeight w:val="1314"/>
            </w:trPr>
          </w:trPrChange>
        </w:trPr>
        <w:tc>
          <w:tcPr>
            <w:tcW w:w="0" w:type="auto"/>
            <w:vAlign w:val="center"/>
            <w:tcPrChange w:id="8051" w:author="muhammad fauzan" w:date="2022-08-05T02:58:00Z">
              <w:tcPr>
                <w:tcW w:w="1017"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8052" w:author="muhammad fauzan" w:date="2022-08-05T02:58:00Z">
              <w:tcPr>
                <w:tcW w:w="1222"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8053" w:author="muhammad fauzan" w:date="2022-08-05T02:58:00Z">
              <w:tcPr>
                <w:tcW w:w="1256"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8054" w:author="muhammad fauzan" w:date="2022-08-05T02:58:00Z">
              <w:tcPr>
                <w:tcW w:w="1523"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8055" w:author="muhammad fauzan" w:date="2022-08-05T02:58:00Z">
              <w:tcPr>
                <w:tcW w:w="1252" w:type="dxa"/>
                <w:vAlign w:val="center"/>
              </w:tcPr>
            </w:tcPrChange>
          </w:tcPr>
          <w:p w:rsidR="00222167" w:rsidRDefault="008B3912">
            <w:pPr>
              <w:pStyle w:val="ListParagraph"/>
              <w:spacing w:line="240" w:lineRule="auto"/>
              <w:ind w:left="0"/>
              <w:jc w:val="center"/>
            </w:pPr>
            <w:r>
              <w:rPr>
                <w:szCs w:val="24"/>
              </w:rPr>
              <w:t>Hasil</w:t>
            </w:r>
          </w:p>
        </w:tc>
      </w:tr>
      <w:tr w:rsidR="00222167" w:rsidTr="00222167">
        <w:trPr>
          <w:trHeight w:val="719"/>
          <w:ins w:id="8056" w:author="fauzan" w:date="2022-08-01T16:35:00Z"/>
          <w:trPrChange w:id="8057" w:author="muhammad fauzan" w:date="2022-08-04T15:59:00Z">
            <w:trPr>
              <w:trHeight w:val="1314"/>
            </w:trPr>
          </w:trPrChange>
        </w:trPr>
        <w:tc>
          <w:tcPr>
            <w:tcW w:w="0" w:type="auto"/>
            <w:tcPrChange w:id="8058" w:author="muhammad fauzan" w:date="2022-08-04T15:59:00Z">
              <w:tcPr>
                <w:tcW w:w="1017" w:type="dxa"/>
              </w:tcPr>
            </w:tcPrChange>
          </w:tcPr>
          <w:p w:rsidR="00222167" w:rsidRDefault="008B3912">
            <w:pPr>
              <w:pStyle w:val="ListParagraph"/>
              <w:spacing w:line="240" w:lineRule="auto"/>
              <w:ind w:left="0"/>
              <w:jc w:val="center"/>
              <w:rPr>
                <w:ins w:id="8059" w:author="fauzan" w:date="2022-08-01T16:35:00Z"/>
                <w:szCs w:val="24"/>
              </w:rPr>
            </w:pPr>
            <w:ins w:id="8060" w:author="fauzan" w:date="2022-08-01T16:35:00Z">
              <w:r>
                <w:rPr>
                  <w:szCs w:val="24"/>
                </w:rPr>
                <w:t>1</w:t>
              </w:r>
            </w:ins>
          </w:p>
        </w:tc>
        <w:tc>
          <w:tcPr>
            <w:tcW w:w="0" w:type="auto"/>
            <w:tcPrChange w:id="8061" w:author="muhammad fauzan" w:date="2022-08-04T15:59:00Z">
              <w:tcPr>
                <w:tcW w:w="1222" w:type="dxa"/>
              </w:tcPr>
            </w:tcPrChange>
          </w:tcPr>
          <w:p w:rsidR="00222167" w:rsidRDefault="008B3912">
            <w:pPr>
              <w:pStyle w:val="ListParagraph"/>
              <w:spacing w:line="240" w:lineRule="auto"/>
              <w:ind w:left="0"/>
              <w:jc w:val="left"/>
              <w:rPr>
                <w:ins w:id="8062" w:author="fauzan" w:date="2022-08-01T16:35:00Z"/>
                <w:szCs w:val="24"/>
              </w:rPr>
            </w:pPr>
            <w:ins w:id="8063" w:author="fauzan" w:date="2022-08-01T16:35:00Z">
              <w:r>
                <w:rPr>
                  <w:szCs w:val="24"/>
                </w:rPr>
                <w:t>menekan dashboard pada sidebar</w:t>
              </w:r>
            </w:ins>
          </w:p>
        </w:tc>
        <w:tc>
          <w:tcPr>
            <w:tcW w:w="0" w:type="auto"/>
            <w:tcPrChange w:id="8064" w:author="muhammad fauzan" w:date="2022-08-04T15:59:00Z">
              <w:tcPr>
                <w:tcW w:w="1256" w:type="dxa"/>
              </w:tcPr>
            </w:tcPrChange>
          </w:tcPr>
          <w:p w:rsidR="00222167" w:rsidRDefault="008B3912">
            <w:pPr>
              <w:pStyle w:val="ListParagraph"/>
              <w:spacing w:line="240" w:lineRule="auto"/>
              <w:ind w:left="0"/>
              <w:jc w:val="left"/>
              <w:rPr>
                <w:ins w:id="8065" w:author="fauzan" w:date="2022-08-01T16:35:00Z"/>
                <w:szCs w:val="24"/>
              </w:rPr>
            </w:pPr>
            <w:ins w:id="8066" w:author="fauzan" w:date="2022-08-01T16:35:00Z">
              <w:r>
                <w:rPr>
                  <w:szCs w:val="24"/>
                </w:rPr>
                <w:t>Dashboard</w:t>
              </w:r>
            </w:ins>
          </w:p>
        </w:tc>
        <w:tc>
          <w:tcPr>
            <w:tcW w:w="0" w:type="auto"/>
            <w:tcPrChange w:id="8067" w:author="muhammad fauzan" w:date="2022-08-04T15:59:00Z">
              <w:tcPr>
                <w:tcW w:w="1523" w:type="dxa"/>
              </w:tcPr>
            </w:tcPrChange>
          </w:tcPr>
          <w:p w:rsidR="00222167" w:rsidRDefault="008B3912">
            <w:pPr>
              <w:pStyle w:val="ListParagraph"/>
              <w:spacing w:line="240" w:lineRule="auto"/>
              <w:ind w:left="0"/>
              <w:jc w:val="left"/>
              <w:rPr>
                <w:ins w:id="8068" w:author="fauzan" w:date="2022-08-01T16:35:00Z"/>
                <w:szCs w:val="24"/>
              </w:rPr>
            </w:pPr>
            <w:ins w:id="8069" w:author="fauzan" w:date="2022-08-01T16:35:00Z">
              <w:r>
                <w:rPr>
                  <w:szCs w:val="24"/>
                </w:rPr>
                <w:t>Sistem akan menampilkan Dashboard</w:t>
              </w:r>
            </w:ins>
          </w:p>
        </w:tc>
        <w:tc>
          <w:tcPr>
            <w:tcW w:w="0" w:type="auto"/>
            <w:tcPrChange w:id="8070" w:author="muhammad fauzan" w:date="2022-08-04T15:59:00Z">
              <w:tcPr>
                <w:tcW w:w="1252" w:type="dxa"/>
              </w:tcPr>
            </w:tcPrChange>
          </w:tcPr>
          <w:p w:rsidR="00222167" w:rsidRDefault="008B3912">
            <w:pPr>
              <w:pStyle w:val="ListParagraph"/>
              <w:spacing w:line="240" w:lineRule="auto"/>
              <w:ind w:left="0"/>
              <w:jc w:val="center"/>
              <w:rPr>
                <w:ins w:id="8071" w:author="fauzan" w:date="2022-08-01T16:35:00Z"/>
                <w:szCs w:val="24"/>
              </w:rPr>
            </w:pPr>
            <w:ins w:id="8072" w:author="fauzan" w:date="2022-08-01T16:35:00Z">
              <w:r>
                <w:t>Sukses</w:t>
              </w:r>
            </w:ins>
          </w:p>
        </w:tc>
      </w:tr>
      <w:tr w:rsidR="00222167" w:rsidTr="00222167">
        <w:trPr>
          <w:trHeight w:val="808"/>
          <w:ins w:id="8073" w:author="fauzan" w:date="2022-08-01T16:35:00Z"/>
          <w:trPrChange w:id="8074" w:author="muhammad fauzan" w:date="2022-08-04T15:59:00Z">
            <w:trPr>
              <w:trHeight w:val="1314"/>
            </w:trPr>
          </w:trPrChange>
        </w:trPr>
        <w:tc>
          <w:tcPr>
            <w:tcW w:w="0" w:type="auto"/>
            <w:tcPrChange w:id="8075" w:author="muhammad fauzan" w:date="2022-08-04T15:59:00Z">
              <w:tcPr>
                <w:tcW w:w="1017" w:type="dxa"/>
              </w:tcPr>
            </w:tcPrChange>
          </w:tcPr>
          <w:p w:rsidR="00222167" w:rsidRDefault="008B3912">
            <w:pPr>
              <w:pStyle w:val="ListParagraph"/>
              <w:spacing w:line="240" w:lineRule="auto"/>
              <w:ind w:left="0"/>
              <w:jc w:val="center"/>
              <w:rPr>
                <w:ins w:id="8076" w:author="fauzan" w:date="2022-08-01T16:35:00Z"/>
                <w:szCs w:val="24"/>
              </w:rPr>
            </w:pPr>
            <w:ins w:id="8077" w:author="fauzan" w:date="2022-08-01T16:35:00Z">
              <w:r>
                <w:rPr>
                  <w:szCs w:val="24"/>
                </w:rPr>
                <w:t>2</w:t>
              </w:r>
            </w:ins>
          </w:p>
        </w:tc>
        <w:tc>
          <w:tcPr>
            <w:tcW w:w="0" w:type="auto"/>
            <w:tcPrChange w:id="8078" w:author="muhammad fauzan" w:date="2022-08-04T15:59:00Z">
              <w:tcPr>
                <w:tcW w:w="1222" w:type="dxa"/>
              </w:tcPr>
            </w:tcPrChange>
          </w:tcPr>
          <w:p w:rsidR="00222167" w:rsidRDefault="008B3912">
            <w:pPr>
              <w:pStyle w:val="ListParagraph"/>
              <w:spacing w:line="240" w:lineRule="auto"/>
              <w:ind w:left="0"/>
              <w:jc w:val="left"/>
              <w:rPr>
                <w:ins w:id="8079" w:author="fauzan" w:date="2022-08-01T16:35:00Z"/>
                <w:szCs w:val="24"/>
              </w:rPr>
            </w:pPr>
            <w:ins w:id="8080" w:author="fauzan" w:date="2022-08-01T16:35:00Z">
              <w:r>
                <w:rPr>
                  <w:szCs w:val="24"/>
                </w:rPr>
                <w:t>menekan kelola data pada sidebar</w:t>
              </w:r>
            </w:ins>
          </w:p>
        </w:tc>
        <w:tc>
          <w:tcPr>
            <w:tcW w:w="0" w:type="auto"/>
            <w:tcPrChange w:id="8081" w:author="muhammad fauzan" w:date="2022-08-04T15:59:00Z">
              <w:tcPr>
                <w:tcW w:w="1256" w:type="dxa"/>
              </w:tcPr>
            </w:tcPrChange>
          </w:tcPr>
          <w:p w:rsidR="00222167" w:rsidRDefault="008B3912">
            <w:pPr>
              <w:pStyle w:val="ListParagraph"/>
              <w:spacing w:line="240" w:lineRule="auto"/>
              <w:ind w:left="0"/>
              <w:jc w:val="left"/>
              <w:rPr>
                <w:ins w:id="8082" w:author="fauzan" w:date="2022-08-01T16:35:00Z"/>
                <w:szCs w:val="24"/>
              </w:rPr>
            </w:pPr>
            <w:ins w:id="8083" w:author="fauzan" w:date="2022-08-01T16:35:00Z">
              <w:r>
                <w:rPr>
                  <w:szCs w:val="24"/>
                </w:rPr>
                <w:t>kelola data</w:t>
              </w:r>
            </w:ins>
          </w:p>
        </w:tc>
        <w:tc>
          <w:tcPr>
            <w:tcW w:w="0" w:type="auto"/>
            <w:tcPrChange w:id="8084" w:author="muhammad fauzan" w:date="2022-08-04T15:59:00Z">
              <w:tcPr>
                <w:tcW w:w="1523" w:type="dxa"/>
              </w:tcPr>
            </w:tcPrChange>
          </w:tcPr>
          <w:p w:rsidR="00222167" w:rsidRDefault="008B3912">
            <w:pPr>
              <w:pStyle w:val="ListParagraph"/>
              <w:spacing w:line="240" w:lineRule="auto"/>
              <w:ind w:left="0"/>
              <w:jc w:val="left"/>
              <w:rPr>
                <w:ins w:id="8085" w:author="fauzan" w:date="2022-08-01T16:35:00Z"/>
                <w:szCs w:val="24"/>
              </w:rPr>
            </w:pPr>
            <w:ins w:id="8086" w:author="fauzan" w:date="2022-08-01T16:35:00Z">
              <w:r>
                <w:rPr>
                  <w:szCs w:val="24"/>
                </w:rPr>
                <w:t xml:space="preserve">Sistem akan menampilkan toko, </w:t>
              </w:r>
              <w:del w:id="8087" w:author="muhammad fauzan" w:date="2022-08-04T20:21:00Z">
                <w:r>
                  <w:rPr>
                    <w:szCs w:val="24"/>
                  </w:rPr>
                  <w:delText>sales</w:delText>
                </w:r>
              </w:del>
            </w:ins>
            <w:ins w:id="8088" w:author="muhammad fauzan" w:date="2022-08-04T20:21:00Z">
              <w:r>
                <w:rPr>
                  <w:i/>
                  <w:szCs w:val="24"/>
                </w:rPr>
                <w:t>sales</w:t>
              </w:r>
            </w:ins>
            <w:ins w:id="8089" w:author="fauzan" w:date="2022-08-01T16:35:00Z">
              <w:r>
                <w:rPr>
                  <w:szCs w:val="24"/>
                </w:rPr>
                <w:t xml:space="preserve"> dan roti</w:t>
              </w:r>
            </w:ins>
          </w:p>
        </w:tc>
        <w:tc>
          <w:tcPr>
            <w:tcW w:w="0" w:type="auto"/>
            <w:tcPrChange w:id="8090" w:author="muhammad fauzan" w:date="2022-08-04T15:59:00Z">
              <w:tcPr>
                <w:tcW w:w="1252" w:type="dxa"/>
              </w:tcPr>
            </w:tcPrChange>
          </w:tcPr>
          <w:p w:rsidR="00222167" w:rsidRDefault="008B3912">
            <w:pPr>
              <w:pStyle w:val="ListParagraph"/>
              <w:spacing w:line="240" w:lineRule="auto"/>
              <w:ind w:left="0"/>
              <w:jc w:val="center"/>
              <w:rPr>
                <w:ins w:id="8091" w:author="fauzan" w:date="2022-08-01T16:35:00Z"/>
              </w:rPr>
            </w:pPr>
            <w:ins w:id="8092" w:author="fauzan" w:date="2022-08-01T16:35:00Z">
              <w:r>
                <w:t>sukses</w:t>
              </w:r>
            </w:ins>
          </w:p>
        </w:tc>
      </w:tr>
      <w:tr w:rsidR="00222167" w:rsidTr="00222167">
        <w:trPr>
          <w:trHeight w:val="712"/>
          <w:ins w:id="8093" w:author="fauzan" w:date="2022-08-01T16:35:00Z"/>
          <w:trPrChange w:id="8094" w:author="muhammad fauzan" w:date="2022-08-04T15:59:00Z">
            <w:trPr>
              <w:trHeight w:val="1314"/>
            </w:trPr>
          </w:trPrChange>
        </w:trPr>
        <w:tc>
          <w:tcPr>
            <w:tcW w:w="0" w:type="auto"/>
            <w:tcPrChange w:id="8095" w:author="muhammad fauzan" w:date="2022-08-04T15:59:00Z">
              <w:tcPr>
                <w:tcW w:w="1017" w:type="dxa"/>
              </w:tcPr>
            </w:tcPrChange>
          </w:tcPr>
          <w:p w:rsidR="00222167" w:rsidRDefault="008B3912">
            <w:pPr>
              <w:pStyle w:val="ListParagraph"/>
              <w:spacing w:line="240" w:lineRule="auto"/>
              <w:ind w:left="0"/>
              <w:jc w:val="center"/>
              <w:rPr>
                <w:ins w:id="8096" w:author="fauzan" w:date="2022-08-01T16:35:00Z"/>
                <w:szCs w:val="24"/>
              </w:rPr>
            </w:pPr>
            <w:ins w:id="8097" w:author="fauzan" w:date="2022-08-01T16:35:00Z">
              <w:r>
                <w:rPr>
                  <w:szCs w:val="24"/>
                </w:rPr>
                <w:t>3</w:t>
              </w:r>
            </w:ins>
          </w:p>
        </w:tc>
        <w:tc>
          <w:tcPr>
            <w:tcW w:w="0" w:type="auto"/>
            <w:tcPrChange w:id="8098" w:author="muhammad fauzan" w:date="2022-08-04T15:59:00Z">
              <w:tcPr>
                <w:tcW w:w="1222" w:type="dxa"/>
              </w:tcPr>
            </w:tcPrChange>
          </w:tcPr>
          <w:p w:rsidR="00222167" w:rsidRDefault="008B3912">
            <w:pPr>
              <w:pStyle w:val="ListParagraph"/>
              <w:spacing w:line="240" w:lineRule="auto"/>
              <w:ind w:left="0"/>
              <w:jc w:val="left"/>
              <w:rPr>
                <w:ins w:id="8099" w:author="fauzan" w:date="2022-08-01T16:35:00Z"/>
                <w:szCs w:val="24"/>
              </w:rPr>
            </w:pPr>
            <w:ins w:id="8100" w:author="fauzan" w:date="2022-08-01T16:35:00Z">
              <w:r>
                <w:rPr>
                  <w:szCs w:val="24"/>
                </w:rPr>
                <w:t>menekan toko pada sidebar setelah menekan kelola data</w:t>
              </w:r>
            </w:ins>
          </w:p>
        </w:tc>
        <w:tc>
          <w:tcPr>
            <w:tcW w:w="0" w:type="auto"/>
            <w:tcPrChange w:id="8101" w:author="muhammad fauzan" w:date="2022-08-04T15:59:00Z">
              <w:tcPr>
                <w:tcW w:w="1256" w:type="dxa"/>
              </w:tcPr>
            </w:tcPrChange>
          </w:tcPr>
          <w:p w:rsidR="00222167" w:rsidRDefault="008B3912">
            <w:pPr>
              <w:pStyle w:val="ListParagraph"/>
              <w:spacing w:line="240" w:lineRule="auto"/>
              <w:ind w:left="0"/>
              <w:jc w:val="left"/>
              <w:rPr>
                <w:ins w:id="8102" w:author="fauzan" w:date="2022-08-01T16:35:00Z"/>
                <w:szCs w:val="24"/>
              </w:rPr>
            </w:pPr>
            <w:ins w:id="8103" w:author="fauzan" w:date="2022-08-01T16:35:00Z">
              <w:r>
                <w:rPr>
                  <w:szCs w:val="24"/>
                </w:rPr>
                <w:t>toko</w:t>
              </w:r>
            </w:ins>
          </w:p>
        </w:tc>
        <w:tc>
          <w:tcPr>
            <w:tcW w:w="0" w:type="auto"/>
            <w:tcPrChange w:id="8104" w:author="muhammad fauzan" w:date="2022-08-04T15:59:00Z">
              <w:tcPr>
                <w:tcW w:w="1523" w:type="dxa"/>
              </w:tcPr>
            </w:tcPrChange>
          </w:tcPr>
          <w:p w:rsidR="00222167" w:rsidRDefault="008B3912">
            <w:pPr>
              <w:pStyle w:val="ListParagraph"/>
              <w:spacing w:line="240" w:lineRule="auto"/>
              <w:ind w:left="0"/>
              <w:jc w:val="left"/>
              <w:rPr>
                <w:ins w:id="8105" w:author="fauzan" w:date="2022-08-01T16:35:00Z"/>
                <w:szCs w:val="24"/>
              </w:rPr>
            </w:pPr>
            <w:ins w:id="8106" w:author="fauzan" w:date="2022-08-01T16:35:00Z">
              <w:r>
                <w:rPr>
                  <w:szCs w:val="24"/>
                </w:rPr>
                <w:t>Sistem akan menampilkan halaman data toko</w:t>
              </w:r>
            </w:ins>
          </w:p>
        </w:tc>
        <w:tc>
          <w:tcPr>
            <w:tcW w:w="0" w:type="auto"/>
            <w:tcPrChange w:id="8107" w:author="muhammad fauzan" w:date="2022-08-04T15:59:00Z">
              <w:tcPr>
                <w:tcW w:w="1252" w:type="dxa"/>
              </w:tcPr>
            </w:tcPrChange>
          </w:tcPr>
          <w:p w:rsidR="00222167" w:rsidRDefault="008B3912">
            <w:pPr>
              <w:pStyle w:val="ListParagraph"/>
              <w:spacing w:line="240" w:lineRule="auto"/>
              <w:ind w:left="0"/>
              <w:jc w:val="center"/>
              <w:rPr>
                <w:ins w:id="8108" w:author="fauzan" w:date="2022-08-01T16:35:00Z"/>
              </w:rPr>
            </w:pPr>
            <w:ins w:id="8109" w:author="fauzan" w:date="2022-08-01T16:35:00Z">
              <w:r>
                <w:t>sukses</w:t>
              </w:r>
            </w:ins>
          </w:p>
        </w:tc>
      </w:tr>
      <w:tr w:rsidR="00222167" w:rsidTr="00222167">
        <w:trPr>
          <w:trHeight w:val="960"/>
          <w:ins w:id="8110" w:author="fauzan" w:date="2022-08-01T16:35:00Z"/>
          <w:trPrChange w:id="8111" w:author="muhammad fauzan" w:date="2022-08-04T23:59:00Z">
            <w:trPr>
              <w:trHeight w:val="1314"/>
            </w:trPr>
          </w:trPrChange>
        </w:trPr>
        <w:tc>
          <w:tcPr>
            <w:tcW w:w="0" w:type="auto"/>
            <w:tcPrChange w:id="8112" w:author="muhammad fauzan" w:date="2022-08-04T23:59:00Z">
              <w:tcPr>
                <w:tcW w:w="1017" w:type="dxa"/>
              </w:tcPr>
            </w:tcPrChange>
          </w:tcPr>
          <w:p w:rsidR="00222167" w:rsidRDefault="008B3912">
            <w:pPr>
              <w:pStyle w:val="ListParagraph"/>
              <w:spacing w:line="240" w:lineRule="auto"/>
              <w:ind w:left="0"/>
              <w:jc w:val="center"/>
              <w:rPr>
                <w:ins w:id="8113" w:author="fauzan" w:date="2022-08-01T16:35:00Z"/>
                <w:szCs w:val="24"/>
              </w:rPr>
            </w:pPr>
            <w:ins w:id="8114" w:author="fauzan" w:date="2022-08-01T16:35:00Z">
              <w:r>
                <w:rPr>
                  <w:szCs w:val="24"/>
                </w:rPr>
                <w:t>4</w:t>
              </w:r>
            </w:ins>
          </w:p>
        </w:tc>
        <w:tc>
          <w:tcPr>
            <w:tcW w:w="0" w:type="auto"/>
            <w:tcPrChange w:id="8115" w:author="muhammad fauzan" w:date="2022-08-04T23:59:00Z">
              <w:tcPr>
                <w:tcW w:w="1222" w:type="dxa"/>
              </w:tcPr>
            </w:tcPrChange>
          </w:tcPr>
          <w:p w:rsidR="00222167" w:rsidRDefault="008B3912">
            <w:pPr>
              <w:pStyle w:val="ListParagraph"/>
              <w:spacing w:line="240" w:lineRule="auto"/>
              <w:ind w:left="0"/>
              <w:jc w:val="left"/>
              <w:rPr>
                <w:ins w:id="8116" w:author="fauzan" w:date="2022-08-01T16:35:00Z"/>
                <w:szCs w:val="24"/>
              </w:rPr>
            </w:pPr>
            <w:ins w:id="8117" w:author="fauzan" w:date="2022-08-01T16:35:00Z">
              <w:r>
                <w:rPr>
                  <w:szCs w:val="24"/>
                </w:rPr>
                <w:t xml:space="preserve">menekan </w:t>
              </w:r>
              <w:del w:id="8118" w:author="muhammad fauzan" w:date="2022-08-04T20:21:00Z">
                <w:r>
                  <w:rPr>
                    <w:szCs w:val="24"/>
                  </w:rPr>
                  <w:delText>sales</w:delText>
                </w:r>
              </w:del>
            </w:ins>
            <w:ins w:id="8119" w:author="muhammad fauzan" w:date="2022-08-04T20:21:00Z">
              <w:r>
                <w:rPr>
                  <w:i/>
                  <w:szCs w:val="24"/>
                </w:rPr>
                <w:t>sales</w:t>
              </w:r>
            </w:ins>
            <w:ins w:id="8120" w:author="fauzan" w:date="2022-08-01T16:35:00Z">
              <w:r>
                <w:rPr>
                  <w:szCs w:val="24"/>
                </w:rPr>
                <w:t xml:space="preserve"> pada sidebar setelah menekan kelola data</w:t>
              </w:r>
            </w:ins>
          </w:p>
        </w:tc>
        <w:tc>
          <w:tcPr>
            <w:tcW w:w="0" w:type="auto"/>
            <w:tcPrChange w:id="8121" w:author="muhammad fauzan" w:date="2022-08-04T23:59:00Z">
              <w:tcPr>
                <w:tcW w:w="1256" w:type="dxa"/>
              </w:tcPr>
            </w:tcPrChange>
          </w:tcPr>
          <w:p w:rsidR="00222167" w:rsidRDefault="008B3912">
            <w:pPr>
              <w:pStyle w:val="ListParagraph"/>
              <w:spacing w:line="240" w:lineRule="auto"/>
              <w:ind w:left="0"/>
              <w:jc w:val="left"/>
              <w:rPr>
                <w:ins w:id="8122" w:author="fauzan" w:date="2022-08-01T16:35:00Z"/>
                <w:szCs w:val="24"/>
              </w:rPr>
            </w:pPr>
            <w:ins w:id="8123" w:author="fauzan" w:date="2022-08-01T16:35:00Z">
              <w:del w:id="8124" w:author="muhammad fauzan" w:date="2022-08-04T20:21:00Z">
                <w:r>
                  <w:rPr>
                    <w:szCs w:val="24"/>
                  </w:rPr>
                  <w:delText>sales</w:delText>
                </w:r>
              </w:del>
            </w:ins>
            <w:ins w:id="8125" w:author="muhammad fauzan" w:date="2022-08-04T20:21:00Z">
              <w:r>
                <w:rPr>
                  <w:i/>
                  <w:szCs w:val="24"/>
                </w:rPr>
                <w:t>sales</w:t>
              </w:r>
            </w:ins>
          </w:p>
        </w:tc>
        <w:tc>
          <w:tcPr>
            <w:tcW w:w="0" w:type="auto"/>
            <w:tcPrChange w:id="8126" w:author="muhammad fauzan" w:date="2022-08-04T23:59:00Z">
              <w:tcPr>
                <w:tcW w:w="1523" w:type="dxa"/>
              </w:tcPr>
            </w:tcPrChange>
          </w:tcPr>
          <w:p w:rsidR="00222167" w:rsidRDefault="008B3912">
            <w:pPr>
              <w:pStyle w:val="ListParagraph"/>
              <w:spacing w:line="240" w:lineRule="auto"/>
              <w:ind w:left="0"/>
              <w:jc w:val="left"/>
              <w:rPr>
                <w:ins w:id="8127" w:author="fauzan" w:date="2022-08-01T16:35:00Z"/>
                <w:szCs w:val="24"/>
              </w:rPr>
            </w:pPr>
            <w:ins w:id="8128" w:author="fauzan" w:date="2022-08-01T16:35:00Z">
              <w:r>
                <w:rPr>
                  <w:szCs w:val="24"/>
                </w:rPr>
                <w:t xml:space="preserve">Sistem akan menampilkan halaman data </w:t>
              </w:r>
              <w:del w:id="8129" w:author="muhammad fauzan" w:date="2022-08-04T20:21:00Z">
                <w:r>
                  <w:rPr>
                    <w:szCs w:val="24"/>
                  </w:rPr>
                  <w:delText>sales</w:delText>
                </w:r>
              </w:del>
            </w:ins>
            <w:ins w:id="8130" w:author="muhammad fauzan" w:date="2022-08-04T20:21:00Z">
              <w:r>
                <w:rPr>
                  <w:i/>
                  <w:szCs w:val="24"/>
                </w:rPr>
                <w:t>sales</w:t>
              </w:r>
            </w:ins>
          </w:p>
        </w:tc>
        <w:tc>
          <w:tcPr>
            <w:tcW w:w="0" w:type="auto"/>
            <w:tcPrChange w:id="8131" w:author="muhammad fauzan" w:date="2022-08-04T23:59:00Z">
              <w:tcPr>
                <w:tcW w:w="1252" w:type="dxa"/>
              </w:tcPr>
            </w:tcPrChange>
          </w:tcPr>
          <w:p w:rsidR="00222167" w:rsidRDefault="008B3912">
            <w:pPr>
              <w:pStyle w:val="ListParagraph"/>
              <w:spacing w:line="240" w:lineRule="auto"/>
              <w:ind w:left="0"/>
              <w:jc w:val="center"/>
              <w:rPr>
                <w:ins w:id="8132" w:author="fauzan" w:date="2022-08-01T16:35:00Z"/>
              </w:rPr>
            </w:pPr>
            <w:ins w:id="8133" w:author="fauzan" w:date="2022-08-01T16:35:00Z">
              <w:r>
                <w:t>Sukses</w:t>
              </w:r>
            </w:ins>
          </w:p>
        </w:tc>
      </w:tr>
      <w:tr w:rsidR="00222167" w:rsidTr="00222167">
        <w:trPr>
          <w:trHeight w:val="997"/>
          <w:ins w:id="8134" w:author="fauzan" w:date="2022-08-01T16:35:00Z"/>
          <w:trPrChange w:id="8135" w:author="muhammad fauzan" w:date="2022-08-07T17:46:00Z">
            <w:trPr>
              <w:trHeight w:val="1314"/>
            </w:trPr>
          </w:trPrChange>
        </w:trPr>
        <w:tc>
          <w:tcPr>
            <w:tcW w:w="0" w:type="auto"/>
            <w:tcPrChange w:id="8136" w:author="muhammad fauzan" w:date="2022-08-07T17:46:00Z">
              <w:tcPr>
                <w:tcW w:w="1017" w:type="dxa"/>
              </w:tcPr>
            </w:tcPrChange>
          </w:tcPr>
          <w:p w:rsidR="00222167" w:rsidRDefault="008B3912">
            <w:pPr>
              <w:pStyle w:val="ListParagraph"/>
              <w:spacing w:line="240" w:lineRule="auto"/>
              <w:ind w:left="0"/>
              <w:jc w:val="center"/>
              <w:rPr>
                <w:ins w:id="8137" w:author="fauzan" w:date="2022-08-01T16:35:00Z"/>
                <w:szCs w:val="24"/>
              </w:rPr>
            </w:pPr>
            <w:ins w:id="8138" w:author="fauzan" w:date="2022-08-01T16:35:00Z">
              <w:r>
                <w:rPr>
                  <w:szCs w:val="24"/>
                </w:rPr>
                <w:t>5</w:t>
              </w:r>
            </w:ins>
          </w:p>
        </w:tc>
        <w:tc>
          <w:tcPr>
            <w:tcW w:w="0" w:type="auto"/>
            <w:tcPrChange w:id="8139" w:author="muhammad fauzan" w:date="2022-08-07T17:46:00Z">
              <w:tcPr>
                <w:tcW w:w="1222" w:type="dxa"/>
              </w:tcPr>
            </w:tcPrChange>
          </w:tcPr>
          <w:p w:rsidR="00222167" w:rsidRDefault="008B3912">
            <w:pPr>
              <w:pStyle w:val="ListParagraph"/>
              <w:spacing w:line="240" w:lineRule="auto"/>
              <w:ind w:left="0"/>
              <w:jc w:val="left"/>
              <w:rPr>
                <w:ins w:id="8140" w:author="fauzan" w:date="2022-08-01T16:35:00Z"/>
                <w:szCs w:val="24"/>
              </w:rPr>
            </w:pPr>
            <w:ins w:id="8141" w:author="fauzan" w:date="2022-08-01T16:35:00Z">
              <w:r>
                <w:rPr>
                  <w:szCs w:val="24"/>
                </w:rPr>
                <w:t>menekan roti pada sidebar setelah menekan kelola data</w:t>
              </w:r>
            </w:ins>
          </w:p>
        </w:tc>
        <w:tc>
          <w:tcPr>
            <w:tcW w:w="0" w:type="auto"/>
            <w:tcPrChange w:id="8142" w:author="muhammad fauzan" w:date="2022-08-07T17:46:00Z">
              <w:tcPr>
                <w:tcW w:w="1256" w:type="dxa"/>
              </w:tcPr>
            </w:tcPrChange>
          </w:tcPr>
          <w:p w:rsidR="00222167" w:rsidRDefault="008B3912">
            <w:pPr>
              <w:pStyle w:val="ListParagraph"/>
              <w:spacing w:line="240" w:lineRule="auto"/>
              <w:ind w:left="0"/>
              <w:jc w:val="left"/>
              <w:rPr>
                <w:ins w:id="8143" w:author="fauzan" w:date="2022-08-01T16:35:00Z"/>
                <w:szCs w:val="24"/>
              </w:rPr>
            </w:pPr>
            <w:ins w:id="8144" w:author="fauzan" w:date="2022-08-01T16:35:00Z">
              <w:r>
                <w:rPr>
                  <w:szCs w:val="24"/>
                </w:rPr>
                <w:t>roti</w:t>
              </w:r>
            </w:ins>
          </w:p>
        </w:tc>
        <w:tc>
          <w:tcPr>
            <w:tcW w:w="0" w:type="auto"/>
            <w:tcPrChange w:id="8145" w:author="muhammad fauzan" w:date="2022-08-07T17:46:00Z">
              <w:tcPr>
                <w:tcW w:w="1523" w:type="dxa"/>
              </w:tcPr>
            </w:tcPrChange>
          </w:tcPr>
          <w:p w:rsidR="00222167" w:rsidRDefault="008B3912">
            <w:pPr>
              <w:pStyle w:val="ListParagraph"/>
              <w:spacing w:line="240" w:lineRule="auto"/>
              <w:ind w:left="0"/>
              <w:jc w:val="left"/>
              <w:rPr>
                <w:ins w:id="8146" w:author="fauzan" w:date="2022-08-01T16:35:00Z"/>
                <w:szCs w:val="24"/>
              </w:rPr>
            </w:pPr>
            <w:ins w:id="8147" w:author="fauzan" w:date="2022-08-01T16:35:00Z">
              <w:r>
                <w:rPr>
                  <w:szCs w:val="24"/>
                </w:rPr>
                <w:t>Sistem akan menampilkan halaman data roti</w:t>
              </w:r>
            </w:ins>
          </w:p>
        </w:tc>
        <w:tc>
          <w:tcPr>
            <w:tcW w:w="0" w:type="auto"/>
            <w:tcPrChange w:id="8148" w:author="muhammad fauzan" w:date="2022-08-07T17:46:00Z">
              <w:tcPr>
                <w:tcW w:w="1252" w:type="dxa"/>
              </w:tcPr>
            </w:tcPrChange>
          </w:tcPr>
          <w:p w:rsidR="00222167" w:rsidRDefault="008B3912">
            <w:pPr>
              <w:pStyle w:val="ListParagraph"/>
              <w:spacing w:line="240" w:lineRule="auto"/>
              <w:ind w:left="0"/>
              <w:jc w:val="center"/>
              <w:rPr>
                <w:ins w:id="8149" w:author="fauzan" w:date="2022-08-01T16:35:00Z"/>
              </w:rPr>
            </w:pPr>
            <w:ins w:id="8150" w:author="fauzan" w:date="2022-08-01T16:35:00Z">
              <w:r>
                <w:t>sukses</w:t>
              </w:r>
            </w:ins>
          </w:p>
        </w:tc>
      </w:tr>
      <w:tr w:rsidR="00222167" w:rsidTr="00222167">
        <w:trPr>
          <w:trHeight w:val="944"/>
          <w:ins w:id="8151" w:author="fauzan" w:date="2022-08-01T16:35:00Z"/>
          <w:trPrChange w:id="8152" w:author="muhammad fauzan" w:date="2022-08-07T17:46:00Z">
            <w:trPr>
              <w:trHeight w:val="1314"/>
            </w:trPr>
          </w:trPrChange>
        </w:trPr>
        <w:tc>
          <w:tcPr>
            <w:tcW w:w="0" w:type="auto"/>
            <w:tcPrChange w:id="8153" w:author="muhammad fauzan" w:date="2022-08-07T17:46:00Z">
              <w:tcPr>
                <w:tcW w:w="1017" w:type="dxa"/>
              </w:tcPr>
            </w:tcPrChange>
          </w:tcPr>
          <w:p w:rsidR="00222167" w:rsidRDefault="008B3912">
            <w:pPr>
              <w:pStyle w:val="ListParagraph"/>
              <w:spacing w:line="240" w:lineRule="auto"/>
              <w:ind w:left="0"/>
              <w:jc w:val="center"/>
              <w:rPr>
                <w:ins w:id="8154" w:author="fauzan" w:date="2022-08-01T16:35:00Z"/>
                <w:szCs w:val="24"/>
              </w:rPr>
            </w:pPr>
            <w:ins w:id="8155" w:author="fauzan" w:date="2022-08-01T16:35:00Z">
              <w:r>
                <w:rPr>
                  <w:szCs w:val="24"/>
                </w:rPr>
                <w:t>6</w:t>
              </w:r>
            </w:ins>
          </w:p>
        </w:tc>
        <w:tc>
          <w:tcPr>
            <w:tcW w:w="0" w:type="auto"/>
            <w:tcPrChange w:id="8156" w:author="muhammad fauzan" w:date="2022-08-07T17:46:00Z">
              <w:tcPr>
                <w:tcW w:w="1222" w:type="dxa"/>
              </w:tcPr>
            </w:tcPrChange>
          </w:tcPr>
          <w:p w:rsidR="00222167" w:rsidRDefault="008B3912">
            <w:pPr>
              <w:pStyle w:val="ListParagraph"/>
              <w:spacing w:line="240" w:lineRule="auto"/>
              <w:ind w:left="0"/>
              <w:jc w:val="left"/>
              <w:rPr>
                <w:ins w:id="8157" w:author="fauzan" w:date="2022-08-01T16:35:00Z"/>
                <w:szCs w:val="24"/>
              </w:rPr>
            </w:pPr>
            <w:ins w:id="8158" w:author="fauzan" w:date="2022-08-01T16:35:00Z">
              <w:r>
                <w:rPr>
                  <w:szCs w:val="24"/>
                </w:rPr>
                <w:t xml:space="preserve">menekan distribusi pada sidebar </w:t>
              </w:r>
            </w:ins>
          </w:p>
        </w:tc>
        <w:tc>
          <w:tcPr>
            <w:tcW w:w="0" w:type="auto"/>
            <w:tcPrChange w:id="8159" w:author="muhammad fauzan" w:date="2022-08-07T17:46:00Z">
              <w:tcPr>
                <w:tcW w:w="1256" w:type="dxa"/>
              </w:tcPr>
            </w:tcPrChange>
          </w:tcPr>
          <w:p w:rsidR="00222167" w:rsidRDefault="008B3912">
            <w:pPr>
              <w:pStyle w:val="ListParagraph"/>
              <w:spacing w:line="240" w:lineRule="auto"/>
              <w:ind w:left="0"/>
              <w:jc w:val="left"/>
              <w:rPr>
                <w:ins w:id="8160" w:author="fauzan" w:date="2022-08-01T16:35:00Z"/>
                <w:szCs w:val="24"/>
              </w:rPr>
            </w:pPr>
            <w:ins w:id="8161" w:author="fauzan" w:date="2022-08-01T16:35:00Z">
              <w:r>
                <w:rPr>
                  <w:szCs w:val="24"/>
                </w:rPr>
                <w:t>Distribusi</w:t>
              </w:r>
            </w:ins>
          </w:p>
        </w:tc>
        <w:tc>
          <w:tcPr>
            <w:tcW w:w="0" w:type="auto"/>
            <w:tcPrChange w:id="8162" w:author="muhammad fauzan" w:date="2022-08-07T17:46:00Z">
              <w:tcPr>
                <w:tcW w:w="1523" w:type="dxa"/>
              </w:tcPr>
            </w:tcPrChange>
          </w:tcPr>
          <w:p w:rsidR="00222167" w:rsidRDefault="008B3912">
            <w:pPr>
              <w:pStyle w:val="ListParagraph"/>
              <w:spacing w:line="240" w:lineRule="auto"/>
              <w:ind w:left="0"/>
              <w:jc w:val="left"/>
              <w:rPr>
                <w:ins w:id="8163" w:author="fauzan" w:date="2022-08-01T16:35:00Z"/>
                <w:szCs w:val="24"/>
              </w:rPr>
            </w:pPr>
            <w:ins w:id="8164" w:author="fauzan" w:date="2022-08-01T16:35:00Z">
              <w:r>
                <w:rPr>
                  <w:szCs w:val="24"/>
                </w:rPr>
                <w:t>Sistem akan menampilkan halaman distribusi</w:t>
              </w:r>
            </w:ins>
          </w:p>
        </w:tc>
        <w:tc>
          <w:tcPr>
            <w:tcW w:w="0" w:type="auto"/>
            <w:tcPrChange w:id="8165" w:author="muhammad fauzan" w:date="2022-08-07T17:46:00Z">
              <w:tcPr>
                <w:tcW w:w="1252" w:type="dxa"/>
              </w:tcPr>
            </w:tcPrChange>
          </w:tcPr>
          <w:p w:rsidR="00222167" w:rsidRDefault="008B3912">
            <w:pPr>
              <w:pStyle w:val="ListParagraph"/>
              <w:spacing w:line="240" w:lineRule="auto"/>
              <w:ind w:left="0"/>
              <w:jc w:val="center"/>
              <w:rPr>
                <w:ins w:id="8166" w:author="fauzan" w:date="2022-08-01T16:35:00Z"/>
              </w:rPr>
            </w:pPr>
            <w:ins w:id="8167" w:author="fauzan" w:date="2022-08-01T16:35:00Z">
              <w:r>
                <w:t>sukses</w:t>
              </w:r>
            </w:ins>
          </w:p>
        </w:tc>
      </w:tr>
      <w:tr w:rsidR="00222167" w:rsidTr="00222167">
        <w:trPr>
          <w:trHeight w:val="1314"/>
          <w:ins w:id="8168" w:author="fauzan" w:date="2022-08-01T16:35:00Z"/>
          <w:trPrChange w:id="8169" w:author="muhammad fauzan" w:date="2022-08-04T15:52:00Z">
            <w:trPr>
              <w:trHeight w:val="1314"/>
            </w:trPr>
          </w:trPrChange>
        </w:trPr>
        <w:tc>
          <w:tcPr>
            <w:tcW w:w="0" w:type="auto"/>
            <w:tcPrChange w:id="8170" w:author="muhammad fauzan" w:date="2022-08-04T15:52:00Z">
              <w:tcPr>
                <w:tcW w:w="1017" w:type="dxa"/>
              </w:tcPr>
            </w:tcPrChange>
          </w:tcPr>
          <w:p w:rsidR="00222167" w:rsidRDefault="008B3912">
            <w:pPr>
              <w:pStyle w:val="ListParagraph"/>
              <w:spacing w:line="240" w:lineRule="auto"/>
              <w:ind w:left="0"/>
              <w:jc w:val="center"/>
              <w:rPr>
                <w:ins w:id="8171" w:author="fauzan" w:date="2022-08-01T16:35:00Z"/>
                <w:szCs w:val="24"/>
              </w:rPr>
            </w:pPr>
            <w:ins w:id="8172" w:author="fauzan" w:date="2022-08-01T16:35:00Z">
              <w:r>
                <w:rPr>
                  <w:szCs w:val="24"/>
                </w:rPr>
                <w:t>7</w:t>
              </w:r>
            </w:ins>
          </w:p>
        </w:tc>
        <w:tc>
          <w:tcPr>
            <w:tcW w:w="0" w:type="auto"/>
            <w:tcPrChange w:id="8173" w:author="muhammad fauzan" w:date="2022-08-04T15:52:00Z">
              <w:tcPr>
                <w:tcW w:w="1222" w:type="dxa"/>
              </w:tcPr>
            </w:tcPrChange>
          </w:tcPr>
          <w:p w:rsidR="00222167" w:rsidRDefault="008B3912">
            <w:pPr>
              <w:pStyle w:val="ListParagraph"/>
              <w:spacing w:line="240" w:lineRule="auto"/>
              <w:ind w:left="0"/>
              <w:jc w:val="left"/>
              <w:rPr>
                <w:ins w:id="8174" w:author="fauzan" w:date="2022-08-01T16:35:00Z"/>
                <w:szCs w:val="24"/>
              </w:rPr>
            </w:pPr>
            <w:ins w:id="8175" w:author="fauzan" w:date="2022-08-01T16:35:00Z">
              <w:r>
                <w:rPr>
                  <w:szCs w:val="24"/>
                </w:rPr>
                <w:t>Menekan jadwal kunjungan pada sidebar</w:t>
              </w:r>
            </w:ins>
          </w:p>
        </w:tc>
        <w:tc>
          <w:tcPr>
            <w:tcW w:w="0" w:type="auto"/>
            <w:tcPrChange w:id="8176" w:author="muhammad fauzan" w:date="2022-08-04T15:52:00Z">
              <w:tcPr>
                <w:tcW w:w="1256" w:type="dxa"/>
              </w:tcPr>
            </w:tcPrChange>
          </w:tcPr>
          <w:p w:rsidR="00222167" w:rsidRDefault="008B3912">
            <w:pPr>
              <w:pStyle w:val="ListParagraph"/>
              <w:spacing w:line="240" w:lineRule="auto"/>
              <w:ind w:left="0"/>
              <w:jc w:val="left"/>
              <w:rPr>
                <w:ins w:id="8177" w:author="fauzan" w:date="2022-08-01T16:35:00Z"/>
                <w:szCs w:val="24"/>
              </w:rPr>
            </w:pPr>
            <w:ins w:id="8178" w:author="fauzan" w:date="2022-08-01T16:35:00Z">
              <w:r>
                <w:rPr>
                  <w:szCs w:val="24"/>
                </w:rPr>
                <w:t>jadwal kunjungan</w:t>
              </w:r>
            </w:ins>
          </w:p>
        </w:tc>
        <w:tc>
          <w:tcPr>
            <w:tcW w:w="0" w:type="auto"/>
            <w:tcPrChange w:id="8179" w:author="muhammad fauzan" w:date="2022-08-04T15:52:00Z">
              <w:tcPr>
                <w:tcW w:w="1523" w:type="dxa"/>
              </w:tcPr>
            </w:tcPrChange>
          </w:tcPr>
          <w:p w:rsidR="00222167" w:rsidRDefault="008B3912">
            <w:pPr>
              <w:pStyle w:val="ListParagraph"/>
              <w:spacing w:line="240" w:lineRule="auto"/>
              <w:ind w:left="0"/>
              <w:jc w:val="left"/>
              <w:rPr>
                <w:ins w:id="8180" w:author="fauzan" w:date="2022-08-01T16:35:00Z"/>
                <w:szCs w:val="24"/>
              </w:rPr>
            </w:pPr>
            <w:ins w:id="8181" w:author="fauzan" w:date="2022-08-01T16:35:00Z">
              <w:r>
                <w:rPr>
                  <w:szCs w:val="24"/>
                </w:rPr>
                <w:t>Sistem akan menampilkan halaman jadwal kunjungan</w:t>
              </w:r>
            </w:ins>
          </w:p>
        </w:tc>
        <w:tc>
          <w:tcPr>
            <w:tcW w:w="0" w:type="auto"/>
            <w:tcPrChange w:id="8182" w:author="muhammad fauzan" w:date="2022-08-04T15:52:00Z">
              <w:tcPr>
                <w:tcW w:w="1252" w:type="dxa"/>
              </w:tcPr>
            </w:tcPrChange>
          </w:tcPr>
          <w:p w:rsidR="00222167" w:rsidRDefault="008B3912">
            <w:pPr>
              <w:pStyle w:val="ListParagraph"/>
              <w:spacing w:line="240" w:lineRule="auto"/>
              <w:ind w:left="0"/>
              <w:jc w:val="center"/>
              <w:rPr>
                <w:ins w:id="8183" w:author="fauzan" w:date="2022-08-01T16:35:00Z"/>
              </w:rPr>
            </w:pPr>
            <w:ins w:id="8184" w:author="fauzan" w:date="2022-08-01T16:35:00Z">
              <w:r>
                <w:t>Sukses</w:t>
              </w:r>
            </w:ins>
          </w:p>
        </w:tc>
      </w:tr>
      <w:tr w:rsidR="00222167" w:rsidTr="00222167">
        <w:trPr>
          <w:trHeight w:val="1314"/>
          <w:ins w:id="8185" w:author="fauzan" w:date="2022-08-01T16:35:00Z"/>
          <w:trPrChange w:id="8186" w:author="muhammad fauzan" w:date="2022-08-04T15:52:00Z">
            <w:trPr>
              <w:trHeight w:val="1314"/>
            </w:trPr>
          </w:trPrChange>
        </w:trPr>
        <w:tc>
          <w:tcPr>
            <w:tcW w:w="0" w:type="auto"/>
            <w:tcPrChange w:id="8187" w:author="muhammad fauzan" w:date="2022-08-04T15:52:00Z">
              <w:tcPr>
                <w:tcW w:w="1017" w:type="dxa"/>
              </w:tcPr>
            </w:tcPrChange>
          </w:tcPr>
          <w:p w:rsidR="00222167" w:rsidRDefault="008B3912">
            <w:pPr>
              <w:pStyle w:val="ListParagraph"/>
              <w:spacing w:line="240" w:lineRule="auto"/>
              <w:ind w:left="0"/>
              <w:jc w:val="center"/>
              <w:rPr>
                <w:ins w:id="8188" w:author="fauzan" w:date="2022-08-01T16:35:00Z"/>
                <w:szCs w:val="24"/>
              </w:rPr>
            </w:pPr>
            <w:ins w:id="8189" w:author="fauzan" w:date="2022-08-01T16:35:00Z">
              <w:r>
                <w:rPr>
                  <w:szCs w:val="24"/>
                </w:rPr>
                <w:t>8</w:t>
              </w:r>
            </w:ins>
          </w:p>
        </w:tc>
        <w:tc>
          <w:tcPr>
            <w:tcW w:w="0" w:type="auto"/>
            <w:tcPrChange w:id="8190" w:author="muhammad fauzan" w:date="2022-08-04T15:52:00Z">
              <w:tcPr>
                <w:tcW w:w="1222" w:type="dxa"/>
              </w:tcPr>
            </w:tcPrChange>
          </w:tcPr>
          <w:p w:rsidR="00222167" w:rsidRDefault="008B3912">
            <w:pPr>
              <w:pStyle w:val="ListParagraph"/>
              <w:spacing w:line="240" w:lineRule="auto"/>
              <w:ind w:left="0"/>
              <w:jc w:val="left"/>
              <w:rPr>
                <w:ins w:id="8191" w:author="fauzan" w:date="2022-08-01T16:35:00Z"/>
                <w:szCs w:val="24"/>
              </w:rPr>
            </w:pPr>
            <w:ins w:id="8192" w:author="fauzan" w:date="2022-08-01T16:35:00Z">
              <w:r>
                <w:rPr>
                  <w:szCs w:val="24"/>
                </w:rPr>
                <w:t xml:space="preserve">menekan nama </w:t>
              </w:r>
              <w:del w:id="8193" w:author="muhammad fauzan" w:date="2022-08-04T18:20:00Z">
                <w:r>
                  <w:rPr>
                    <w:szCs w:val="24"/>
                  </w:rPr>
                  <w:delText>user</w:delText>
                </w:r>
              </w:del>
            </w:ins>
            <w:ins w:id="8194" w:author="muhammad fauzan" w:date="2022-08-04T18:26:00Z">
              <w:r>
                <w:rPr>
                  <w:i/>
                  <w:szCs w:val="24"/>
                </w:rPr>
                <w:t>user</w:t>
              </w:r>
            </w:ins>
            <w:ins w:id="8195" w:author="fauzan" w:date="2022-08-01T16:35:00Z">
              <w:r>
                <w:rPr>
                  <w:szCs w:val="24"/>
                </w:rPr>
                <w:t xml:space="preserve"> pada navbar </w:t>
              </w:r>
            </w:ins>
          </w:p>
        </w:tc>
        <w:tc>
          <w:tcPr>
            <w:tcW w:w="0" w:type="auto"/>
            <w:tcPrChange w:id="8196" w:author="muhammad fauzan" w:date="2022-08-04T15:52:00Z">
              <w:tcPr>
                <w:tcW w:w="1256" w:type="dxa"/>
              </w:tcPr>
            </w:tcPrChange>
          </w:tcPr>
          <w:p w:rsidR="00222167" w:rsidRDefault="008B3912">
            <w:pPr>
              <w:pStyle w:val="ListParagraph"/>
              <w:spacing w:line="240" w:lineRule="auto"/>
              <w:ind w:left="0"/>
              <w:jc w:val="left"/>
              <w:rPr>
                <w:ins w:id="8197" w:author="fauzan" w:date="2022-08-01T16:35:00Z"/>
                <w:szCs w:val="24"/>
              </w:rPr>
            </w:pPr>
            <w:ins w:id="8198" w:author="fauzan" w:date="2022-08-01T16:35:00Z">
              <w:r>
                <w:rPr>
                  <w:szCs w:val="24"/>
                </w:rPr>
                <w:t xml:space="preserve">Nama </w:t>
              </w:r>
              <w:del w:id="8199" w:author="muhammad fauzan" w:date="2022-08-04T18:20:00Z">
                <w:r>
                  <w:rPr>
                    <w:szCs w:val="24"/>
                  </w:rPr>
                  <w:delText>user</w:delText>
                </w:r>
              </w:del>
            </w:ins>
            <w:ins w:id="8200" w:author="muhammad fauzan" w:date="2022-08-04T18:26:00Z">
              <w:r>
                <w:rPr>
                  <w:i/>
                  <w:szCs w:val="24"/>
                </w:rPr>
                <w:t>user</w:t>
              </w:r>
            </w:ins>
          </w:p>
        </w:tc>
        <w:tc>
          <w:tcPr>
            <w:tcW w:w="0" w:type="auto"/>
            <w:tcPrChange w:id="8201" w:author="muhammad fauzan" w:date="2022-08-04T15:52:00Z">
              <w:tcPr>
                <w:tcW w:w="1523" w:type="dxa"/>
              </w:tcPr>
            </w:tcPrChange>
          </w:tcPr>
          <w:p w:rsidR="00222167" w:rsidRDefault="008B3912">
            <w:pPr>
              <w:pStyle w:val="ListParagraph"/>
              <w:spacing w:line="240" w:lineRule="auto"/>
              <w:ind w:left="0"/>
              <w:jc w:val="left"/>
              <w:rPr>
                <w:ins w:id="8202" w:author="fauzan" w:date="2022-08-01T16:35:00Z"/>
                <w:szCs w:val="24"/>
              </w:rPr>
            </w:pPr>
            <w:ins w:id="8203" w:author="fauzan" w:date="2022-08-01T16:35:00Z">
              <w:r>
                <w:rPr>
                  <w:szCs w:val="24"/>
                </w:rPr>
                <w:t xml:space="preserve">Sistem akan menampilkan select untuk memilih change </w:t>
              </w:r>
              <w:del w:id="8204" w:author="muhammad fauzan" w:date="2022-08-04T20:09:00Z">
                <w:r>
                  <w:rPr>
                    <w:szCs w:val="24"/>
                  </w:rPr>
                  <w:delText>password</w:delText>
                </w:r>
              </w:del>
            </w:ins>
            <w:ins w:id="8205" w:author="muhammad fauzan" w:date="2022-08-04T20:09:00Z">
              <w:r>
                <w:rPr>
                  <w:i/>
                  <w:szCs w:val="24"/>
                </w:rPr>
                <w:t>password</w:t>
              </w:r>
            </w:ins>
            <w:ins w:id="8206" w:author="fauzan" w:date="2022-08-01T16:35:00Z">
              <w:r>
                <w:rPr>
                  <w:szCs w:val="24"/>
                </w:rPr>
                <w:t xml:space="preserve"> dan logout</w:t>
              </w:r>
            </w:ins>
          </w:p>
        </w:tc>
        <w:tc>
          <w:tcPr>
            <w:tcW w:w="0" w:type="auto"/>
            <w:tcPrChange w:id="8207" w:author="muhammad fauzan" w:date="2022-08-04T15:52:00Z">
              <w:tcPr>
                <w:tcW w:w="1252" w:type="dxa"/>
              </w:tcPr>
            </w:tcPrChange>
          </w:tcPr>
          <w:p w:rsidR="00222167" w:rsidRDefault="008B3912">
            <w:pPr>
              <w:pStyle w:val="ListParagraph"/>
              <w:spacing w:line="240" w:lineRule="auto"/>
              <w:ind w:left="0"/>
              <w:jc w:val="center"/>
              <w:rPr>
                <w:ins w:id="8208" w:author="fauzan" w:date="2022-08-01T16:35:00Z"/>
              </w:rPr>
            </w:pPr>
            <w:ins w:id="8209" w:author="fauzan" w:date="2022-08-01T16:35:00Z">
              <w:r>
                <w:t>sukses</w:t>
              </w:r>
            </w:ins>
          </w:p>
        </w:tc>
      </w:tr>
      <w:tr w:rsidR="00222167" w:rsidTr="00222167">
        <w:trPr>
          <w:trHeight w:val="1314"/>
          <w:ins w:id="8210" w:author="fauzan" w:date="2022-08-01T16:35:00Z"/>
          <w:trPrChange w:id="8211" w:author="muhammad fauzan" w:date="2022-08-04T15:52:00Z">
            <w:trPr>
              <w:trHeight w:val="1314"/>
            </w:trPr>
          </w:trPrChange>
        </w:trPr>
        <w:tc>
          <w:tcPr>
            <w:tcW w:w="0" w:type="auto"/>
            <w:tcPrChange w:id="8212" w:author="muhammad fauzan" w:date="2022-08-04T15:52:00Z">
              <w:tcPr>
                <w:tcW w:w="1017" w:type="dxa"/>
              </w:tcPr>
            </w:tcPrChange>
          </w:tcPr>
          <w:p w:rsidR="00222167" w:rsidRDefault="008B3912">
            <w:pPr>
              <w:pStyle w:val="ListParagraph"/>
              <w:spacing w:line="240" w:lineRule="auto"/>
              <w:ind w:left="0"/>
              <w:jc w:val="center"/>
              <w:rPr>
                <w:ins w:id="8213" w:author="fauzan" w:date="2022-08-01T16:35:00Z"/>
                <w:szCs w:val="24"/>
              </w:rPr>
            </w:pPr>
            <w:ins w:id="8214" w:author="fauzan" w:date="2022-08-01T16:35:00Z">
              <w:r>
                <w:rPr>
                  <w:szCs w:val="24"/>
                </w:rPr>
                <w:t>9</w:t>
              </w:r>
            </w:ins>
          </w:p>
        </w:tc>
        <w:tc>
          <w:tcPr>
            <w:tcW w:w="0" w:type="auto"/>
            <w:tcPrChange w:id="8215" w:author="muhammad fauzan" w:date="2022-08-04T15:52:00Z">
              <w:tcPr>
                <w:tcW w:w="1222" w:type="dxa"/>
              </w:tcPr>
            </w:tcPrChange>
          </w:tcPr>
          <w:p w:rsidR="00222167" w:rsidRDefault="008B3912">
            <w:pPr>
              <w:pStyle w:val="ListParagraph"/>
              <w:spacing w:line="240" w:lineRule="auto"/>
              <w:ind w:left="0"/>
              <w:jc w:val="left"/>
              <w:rPr>
                <w:ins w:id="8216" w:author="fauzan" w:date="2022-08-01T16:35:00Z"/>
                <w:szCs w:val="24"/>
              </w:rPr>
            </w:pPr>
            <w:ins w:id="8217" w:author="fauzan" w:date="2022-08-01T16:35:00Z">
              <w:r>
                <w:rPr>
                  <w:szCs w:val="24"/>
                </w:rPr>
                <w:t xml:space="preserve">menekan change </w:t>
              </w:r>
              <w:del w:id="8218" w:author="muhammad fauzan" w:date="2022-08-04T20:09:00Z">
                <w:r>
                  <w:rPr>
                    <w:szCs w:val="24"/>
                  </w:rPr>
                  <w:delText>password</w:delText>
                </w:r>
              </w:del>
            </w:ins>
            <w:ins w:id="8219" w:author="muhammad fauzan" w:date="2022-08-04T20:09:00Z">
              <w:r>
                <w:rPr>
                  <w:i/>
                  <w:szCs w:val="24"/>
                </w:rPr>
                <w:t>password</w:t>
              </w:r>
            </w:ins>
            <w:ins w:id="8220" w:author="fauzan" w:date="2022-08-01T16:35:00Z">
              <w:r>
                <w:rPr>
                  <w:szCs w:val="24"/>
                </w:rPr>
                <w:t xml:space="preserve"> pada sidebar setelah menekan nama </w:t>
              </w:r>
              <w:del w:id="8221" w:author="muhammad fauzan" w:date="2022-08-04T18:20:00Z">
                <w:r>
                  <w:rPr>
                    <w:szCs w:val="24"/>
                  </w:rPr>
                  <w:delText>user</w:delText>
                </w:r>
              </w:del>
            </w:ins>
            <w:ins w:id="8222" w:author="muhammad fauzan" w:date="2022-08-04T18:26:00Z">
              <w:r>
                <w:rPr>
                  <w:i/>
                  <w:szCs w:val="24"/>
                </w:rPr>
                <w:t>user</w:t>
              </w:r>
            </w:ins>
          </w:p>
        </w:tc>
        <w:tc>
          <w:tcPr>
            <w:tcW w:w="0" w:type="auto"/>
            <w:tcPrChange w:id="8223" w:author="muhammad fauzan" w:date="2022-08-04T15:52:00Z">
              <w:tcPr>
                <w:tcW w:w="1256" w:type="dxa"/>
              </w:tcPr>
            </w:tcPrChange>
          </w:tcPr>
          <w:p w:rsidR="00222167" w:rsidRDefault="008B3912">
            <w:pPr>
              <w:pStyle w:val="ListParagraph"/>
              <w:spacing w:line="240" w:lineRule="auto"/>
              <w:ind w:left="0"/>
              <w:jc w:val="left"/>
              <w:rPr>
                <w:ins w:id="8224" w:author="fauzan" w:date="2022-08-01T16:35:00Z"/>
                <w:szCs w:val="24"/>
              </w:rPr>
            </w:pPr>
            <w:ins w:id="8225" w:author="fauzan" w:date="2022-08-01T16:35:00Z">
              <w:r>
                <w:rPr>
                  <w:szCs w:val="24"/>
                </w:rPr>
                <w:t xml:space="preserve">toko change </w:t>
              </w:r>
              <w:del w:id="8226" w:author="muhammad fauzan" w:date="2022-08-04T20:09:00Z">
                <w:r>
                  <w:rPr>
                    <w:szCs w:val="24"/>
                  </w:rPr>
                  <w:delText>password</w:delText>
                </w:r>
              </w:del>
            </w:ins>
            <w:ins w:id="8227" w:author="muhammad fauzan" w:date="2022-08-04T20:09:00Z">
              <w:r>
                <w:rPr>
                  <w:i/>
                  <w:szCs w:val="24"/>
                </w:rPr>
                <w:t>password</w:t>
              </w:r>
            </w:ins>
          </w:p>
        </w:tc>
        <w:tc>
          <w:tcPr>
            <w:tcW w:w="0" w:type="auto"/>
            <w:tcPrChange w:id="8228" w:author="muhammad fauzan" w:date="2022-08-04T15:52:00Z">
              <w:tcPr>
                <w:tcW w:w="1523" w:type="dxa"/>
              </w:tcPr>
            </w:tcPrChange>
          </w:tcPr>
          <w:p w:rsidR="00222167" w:rsidRDefault="008B3912">
            <w:pPr>
              <w:pStyle w:val="ListParagraph"/>
              <w:spacing w:line="240" w:lineRule="auto"/>
              <w:ind w:left="0"/>
              <w:jc w:val="left"/>
              <w:rPr>
                <w:ins w:id="8229" w:author="fauzan" w:date="2022-08-01T16:35:00Z"/>
                <w:szCs w:val="24"/>
              </w:rPr>
            </w:pPr>
            <w:ins w:id="8230" w:author="fauzan" w:date="2022-08-01T16:35:00Z">
              <w:r>
                <w:rPr>
                  <w:szCs w:val="24"/>
                </w:rPr>
                <w:t xml:space="preserve">Sistem akan menampilkan halaman change </w:t>
              </w:r>
              <w:del w:id="8231" w:author="muhammad fauzan" w:date="2022-08-04T20:09:00Z">
                <w:r>
                  <w:rPr>
                    <w:szCs w:val="24"/>
                  </w:rPr>
                  <w:delText>password</w:delText>
                </w:r>
              </w:del>
            </w:ins>
            <w:ins w:id="8232" w:author="muhammad fauzan" w:date="2022-08-04T20:09:00Z">
              <w:r>
                <w:rPr>
                  <w:i/>
                  <w:szCs w:val="24"/>
                </w:rPr>
                <w:t>password</w:t>
              </w:r>
            </w:ins>
          </w:p>
        </w:tc>
        <w:tc>
          <w:tcPr>
            <w:tcW w:w="0" w:type="auto"/>
            <w:tcPrChange w:id="8233" w:author="muhammad fauzan" w:date="2022-08-04T15:52:00Z">
              <w:tcPr>
                <w:tcW w:w="1252" w:type="dxa"/>
              </w:tcPr>
            </w:tcPrChange>
          </w:tcPr>
          <w:p w:rsidR="00222167" w:rsidRDefault="008B3912">
            <w:pPr>
              <w:pStyle w:val="ListParagraph"/>
              <w:spacing w:line="240" w:lineRule="auto"/>
              <w:ind w:left="0"/>
              <w:jc w:val="center"/>
              <w:rPr>
                <w:ins w:id="8234" w:author="fauzan" w:date="2022-08-01T16:35:00Z"/>
              </w:rPr>
            </w:pPr>
            <w:ins w:id="8235" w:author="fauzan" w:date="2022-08-01T16:35:00Z">
              <w:r>
                <w:t>sukses</w:t>
              </w:r>
            </w:ins>
          </w:p>
        </w:tc>
      </w:tr>
      <w:tr w:rsidR="00222167" w:rsidTr="00222167">
        <w:trPr>
          <w:trHeight w:val="948"/>
          <w:ins w:id="8236" w:author="fauzan" w:date="2022-08-01T16:35:00Z"/>
          <w:trPrChange w:id="8237" w:author="muhammad fauzan" w:date="2022-08-07T17:53:00Z">
            <w:trPr>
              <w:trHeight w:val="1314"/>
            </w:trPr>
          </w:trPrChange>
        </w:trPr>
        <w:tc>
          <w:tcPr>
            <w:tcW w:w="0" w:type="auto"/>
            <w:tcPrChange w:id="8238" w:author="muhammad fauzan" w:date="2022-08-07T17:53:00Z">
              <w:tcPr>
                <w:tcW w:w="1017" w:type="dxa"/>
              </w:tcPr>
            </w:tcPrChange>
          </w:tcPr>
          <w:p w:rsidR="00222167" w:rsidRDefault="008B3912">
            <w:pPr>
              <w:pStyle w:val="ListParagraph"/>
              <w:spacing w:line="240" w:lineRule="auto"/>
              <w:ind w:left="0"/>
              <w:jc w:val="center"/>
              <w:rPr>
                <w:ins w:id="8239" w:author="fauzan" w:date="2022-08-01T16:35:00Z"/>
                <w:szCs w:val="24"/>
              </w:rPr>
            </w:pPr>
            <w:ins w:id="8240" w:author="fauzan" w:date="2022-08-01T16:35:00Z">
              <w:r>
                <w:rPr>
                  <w:szCs w:val="24"/>
                </w:rPr>
                <w:t>10</w:t>
              </w:r>
            </w:ins>
          </w:p>
        </w:tc>
        <w:tc>
          <w:tcPr>
            <w:tcW w:w="0" w:type="auto"/>
            <w:tcPrChange w:id="8241" w:author="muhammad fauzan" w:date="2022-08-07T17:53:00Z">
              <w:tcPr>
                <w:tcW w:w="1222" w:type="dxa"/>
              </w:tcPr>
            </w:tcPrChange>
          </w:tcPr>
          <w:p w:rsidR="00222167" w:rsidRDefault="008B3912">
            <w:pPr>
              <w:pStyle w:val="ListParagraph"/>
              <w:spacing w:line="240" w:lineRule="auto"/>
              <w:ind w:left="0"/>
              <w:jc w:val="left"/>
              <w:rPr>
                <w:ins w:id="8242" w:author="fauzan" w:date="2022-08-01T16:35:00Z"/>
                <w:szCs w:val="24"/>
              </w:rPr>
            </w:pPr>
            <w:ins w:id="8243" w:author="fauzan" w:date="2022-08-01T16:35:00Z">
              <w:r>
                <w:rPr>
                  <w:szCs w:val="24"/>
                </w:rPr>
                <w:t xml:space="preserve">menekan logout pada sidebar setelah menekan nama </w:t>
              </w:r>
              <w:del w:id="8244" w:author="muhammad fauzan" w:date="2022-08-04T18:20:00Z">
                <w:r>
                  <w:rPr>
                    <w:szCs w:val="24"/>
                  </w:rPr>
                  <w:delText>user</w:delText>
                </w:r>
              </w:del>
            </w:ins>
            <w:ins w:id="8245" w:author="muhammad fauzan" w:date="2022-08-04T18:26:00Z">
              <w:r>
                <w:rPr>
                  <w:i/>
                  <w:szCs w:val="24"/>
                </w:rPr>
                <w:t>user</w:t>
              </w:r>
            </w:ins>
          </w:p>
        </w:tc>
        <w:tc>
          <w:tcPr>
            <w:tcW w:w="0" w:type="auto"/>
            <w:tcPrChange w:id="8246" w:author="muhammad fauzan" w:date="2022-08-07T17:53:00Z">
              <w:tcPr>
                <w:tcW w:w="1256" w:type="dxa"/>
              </w:tcPr>
            </w:tcPrChange>
          </w:tcPr>
          <w:p w:rsidR="00222167" w:rsidRDefault="008B3912">
            <w:pPr>
              <w:pStyle w:val="ListParagraph"/>
              <w:spacing w:line="240" w:lineRule="auto"/>
              <w:ind w:left="0"/>
              <w:jc w:val="left"/>
              <w:rPr>
                <w:ins w:id="8247" w:author="fauzan" w:date="2022-08-01T16:35:00Z"/>
                <w:szCs w:val="24"/>
              </w:rPr>
            </w:pPr>
            <w:ins w:id="8248" w:author="fauzan" w:date="2022-08-01T16:35:00Z">
              <w:r>
                <w:rPr>
                  <w:szCs w:val="24"/>
                </w:rPr>
                <w:t>logout</w:t>
              </w:r>
            </w:ins>
          </w:p>
        </w:tc>
        <w:tc>
          <w:tcPr>
            <w:tcW w:w="0" w:type="auto"/>
            <w:tcPrChange w:id="8249" w:author="muhammad fauzan" w:date="2022-08-07T17:53:00Z">
              <w:tcPr>
                <w:tcW w:w="1523" w:type="dxa"/>
              </w:tcPr>
            </w:tcPrChange>
          </w:tcPr>
          <w:p w:rsidR="00222167" w:rsidRDefault="008B3912">
            <w:pPr>
              <w:pStyle w:val="ListParagraph"/>
              <w:spacing w:line="240" w:lineRule="auto"/>
              <w:ind w:left="0"/>
              <w:jc w:val="left"/>
              <w:rPr>
                <w:ins w:id="8250" w:author="fauzan" w:date="2022-08-01T16:35:00Z"/>
                <w:szCs w:val="24"/>
              </w:rPr>
            </w:pPr>
            <w:ins w:id="8251" w:author="fauzan" w:date="2022-08-01T16:35:00Z">
              <w:r>
                <w:rPr>
                  <w:szCs w:val="24"/>
                </w:rPr>
                <w:t xml:space="preserve">Sistem akan menampilkan halaman </w:t>
              </w:r>
              <w:del w:id="8252" w:author="muhammad fauzan" w:date="2022-08-04T18:36:00Z">
                <w:r>
                  <w:rPr>
                    <w:szCs w:val="24"/>
                  </w:rPr>
                  <w:delText>login</w:delText>
                </w:r>
              </w:del>
            </w:ins>
            <w:ins w:id="8253" w:author="muhammad fauzan" w:date="2022-08-04T18:36:00Z">
              <w:r>
                <w:rPr>
                  <w:i/>
                  <w:szCs w:val="24"/>
                </w:rPr>
                <w:t>login</w:t>
              </w:r>
            </w:ins>
          </w:p>
        </w:tc>
        <w:tc>
          <w:tcPr>
            <w:tcW w:w="0" w:type="auto"/>
            <w:tcPrChange w:id="8254" w:author="muhammad fauzan" w:date="2022-08-07T17:53:00Z">
              <w:tcPr>
                <w:tcW w:w="1252" w:type="dxa"/>
              </w:tcPr>
            </w:tcPrChange>
          </w:tcPr>
          <w:p w:rsidR="00222167" w:rsidRDefault="008B3912">
            <w:pPr>
              <w:pStyle w:val="ListParagraph"/>
              <w:spacing w:line="240" w:lineRule="auto"/>
              <w:ind w:left="0"/>
              <w:jc w:val="center"/>
              <w:rPr>
                <w:ins w:id="8255" w:author="fauzan" w:date="2022-08-01T16:35:00Z"/>
              </w:rPr>
            </w:pPr>
            <w:ins w:id="8256" w:author="fauzan" w:date="2022-08-01T16:35:00Z">
              <w:r>
                <w:t>Sukses</w:t>
              </w:r>
            </w:ins>
          </w:p>
        </w:tc>
      </w:tr>
      <w:tr w:rsidR="00222167" w:rsidTr="00222167">
        <w:trPr>
          <w:trHeight w:val="621"/>
          <w:ins w:id="8257" w:author="fauzan" w:date="2022-08-01T16:35:00Z"/>
          <w:trPrChange w:id="8258" w:author="muhammad fauzan" w:date="2022-08-07T17:53:00Z">
            <w:trPr>
              <w:trHeight w:val="1314"/>
            </w:trPr>
          </w:trPrChange>
        </w:trPr>
        <w:tc>
          <w:tcPr>
            <w:tcW w:w="0" w:type="auto"/>
            <w:tcPrChange w:id="8259" w:author="muhammad fauzan" w:date="2022-08-07T17:53:00Z">
              <w:tcPr>
                <w:tcW w:w="1017" w:type="dxa"/>
              </w:tcPr>
            </w:tcPrChange>
          </w:tcPr>
          <w:p w:rsidR="00222167" w:rsidRDefault="008B3912">
            <w:pPr>
              <w:pStyle w:val="ListParagraph"/>
              <w:spacing w:line="240" w:lineRule="auto"/>
              <w:ind w:left="0"/>
              <w:jc w:val="center"/>
              <w:rPr>
                <w:ins w:id="8260" w:author="fauzan" w:date="2022-08-01T16:35:00Z"/>
                <w:szCs w:val="24"/>
              </w:rPr>
            </w:pPr>
            <w:ins w:id="8261" w:author="fauzan" w:date="2022-08-01T16:35:00Z">
              <w:r>
                <w:rPr>
                  <w:szCs w:val="24"/>
                </w:rPr>
                <w:t>11</w:t>
              </w:r>
            </w:ins>
          </w:p>
        </w:tc>
        <w:tc>
          <w:tcPr>
            <w:tcW w:w="0" w:type="auto"/>
            <w:tcPrChange w:id="8262" w:author="muhammad fauzan" w:date="2022-08-07T17:53:00Z">
              <w:tcPr>
                <w:tcW w:w="1222" w:type="dxa"/>
              </w:tcPr>
            </w:tcPrChange>
          </w:tcPr>
          <w:p w:rsidR="00222167" w:rsidRDefault="008B3912">
            <w:pPr>
              <w:pStyle w:val="ListParagraph"/>
              <w:spacing w:line="240" w:lineRule="auto"/>
              <w:ind w:left="0"/>
              <w:jc w:val="left"/>
              <w:rPr>
                <w:ins w:id="8263" w:author="fauzan" w:date="2022-08-01T16:35:00Z"/>
                <w:szCs w:val="24"/>
              </w:rPr>
            </w:pPr>
            <w:ins w:id="8264" w:author="fauzan" w:date="2022-08-01T16:35:00Z">
              <w:r>
                <w:rPr>
                  <w:szCs w:val="24"/>
                </w:rPr>
                <w:t xml:space="preserve">Menekan </w:t>
              </w:r>
              <w:del w:id="8265" w:author="muhammad fauzan" w:date="2022-08-04T18:59:00Z">
                <w:r>
                  <w:rPr>
                    <w:szCs w:val="24"/>
                  </w:rPr>
                  <w:delText>button</w:delText>
                </w:r>
              </w:del>
            </w:ins>
            <w:ins w:id="8266" w:author="muhammad fauzan" w:date="2022-08-04T18:59:00Z">
              <w:r>
                <w:rPr>
                  <w:i/>
                  <w:szCs w:val="24"/>
                </w:rPr>
                <w:t>button</w:t>
              </w:r>
            </w:ins>
            <w:ins w:id="8267" w:author="fauzan" w:date="2022-08-01T16:35:00Z">
              <w:r>
                <w:rPr>
                  <w:szCs w:val="24"/>
                </w:rPr>
                <w:t xml:space="preserve"> tambah</w:t>
              </w:r>
            </w:ins>
          </w:p>
        </w:tc>
        <w:tc>
          <w:tcPr>
            <w:tcW w:w="0" w:type="auto"/>
            <w:tcPrChange w:id="8268" w:author="muhammad fauzan" w:date="2022-08-07T17:53:00Z">
              <w:tcPr>
                <w:tcW w:w="1256" w:type="dxa"/>
              </w:tcPr>
            </w:tcPrChange>
          </w:tcPr>
          <w:p w:rsidR="00222167" w:rsidRDefault="008B3912">
            <w:pPr>
              <w:pStyle w:val="ListParagraph"/>
              <w:spacing w:line="240" w:lineRule="auto"/>
              <w:ind w:left="0"/>
              <w:jc w:val="left"/>
              <w:rPr>
                <w:ins w:id="8269" w:author="fauzan" w:date="2022-08-01T16:35:00Z"/>
                <w:szCs w:val="24"/>
              </w:rPr>
            </w:pPr>
            <w:ins w:id="8270" w:author="fauzan" w:date="2022-08-01T16:35:00Z">
              <w:r>
                <w:rPr>
                  <w:szCs w:val="24"/>
                </w:rPr>
                <w:t>tambah</w:t>
              </w:r>
            </w:ins>
          </w:p>
        </w:tc>
        <w:tc>
          <w:tcPr>
            <w:tcW w:w="0" w:type="auto"/>
            <w:tcPrChange w:id="8271" w:author="muhammad fauzan" w:date="2022-08-07T17:53:00Z">
              <w:tcPr>
                <w:tcW w:w="1523" w:type="dxa"/>
              </w:tcPr>
            </w:tcPrChange>
          </w:tcPr>
          <w:p w:rsidR="00222167" w:rsidRDefault="008B3912">
            <w:pPr>
              <w:pStyle w:val="ListParagraph"/>
              <w:spacing w:line="240" w:lineRule="auto"/>
              <w:ind w:left="0"/>
              <w:jc w:val="left"/>
              <w:rPr>
                <w:ins w:id="8272" w:author="fauzan" w:date="2022-08-01T16:35:00Z"/>
                <w:szCs w:val="24"/>
              </w:rPr>
            </w:pPr>
            <w:ins w:id="8273" w:author="fauzan" w:date="2022-08-01T16:35:00Z">
              <w:r>
                <w:rPr>
                  <w:szCs w:val="24"/>
                </w:rPr>
                <w:t xml:space="preserve">Sistem akan menampilkan </w:t>
              </w:r>
              <w:r>
                <w:rPr>
                  <w:szCs w:val="24"/>
                </w:rPr>
                <w:lastRenderedPageBreak/>
                <w:t xml:space="preserve">halaman tambah data </w:t>
              </w:r>
            </w:ins>
            <w:ins w:id="8274" w:author="fauzan" w:date="2022-08-01T16:36:00Z">
              <w:r>
                <w:rPr>
                  <w:szCs w:val="24"/>
                </w:rPr>
                <w:t>toko</w:t>
              </w:r>
            </w:ins>
          </w:p>
        </w:tc>
        <w:tc>
          <w:tcPr>
            <w:tcW w:w="0" w:type="auto"/>
            <w:tcPrChange w:id="8275" w:author="muhammad fauzan" w:date="2022-08-07T17:53:00Z">
              <w:tcPr>
                <w:tcW w:w="1252" w:type="dxa"/>
              </w:tcPr>
            </w:tcPrChange>
          </w:tcPr>
          <w:p w:rsidR="00222167" w:rsidRDefault="008B3912">
            <w:pPr>
              <w:pStyle w:val="ListParagraph"/>
              <w:spacing w:line="240" w:lineRule="auto"/>
              <w:ind w:left="0"/>
              <w:jc w:val="center"/>
              <w:rPr>
                <w:ins w:id="8276" w:author="fauzan" w:date="2022-08-01T16:35:00Z"/>
              </w:rPr>
            </w:pPr>
            <w:ins w:id="8277" w:author="fauzan" w:date="2022-08-01T16:35:00Z">
              <w:r>
                <w:lastRenderedPageBreak/>
                <w:t>Sukses</w:t>
              </w:r>
            </w:ins>
          </w:p>
        </w:tc>
      </w:tr>
      <w:tr w:rsidR="00222167" w:rsidTr="00222167">
        <w:trPr>
          <w:trHeight w:val="1314"/>
          <w:ins w:id="8278" w:author="fauzan" w:date="2022-08-01T16:35:00Z"/>
          <w:trPrChange w:id="8279" w:author="muhammad fauzan" w:date="2022-08-04T15:52:00Z">
            <w:trPr>
              <w:trHeight w:val="1314"/>
            </w:trPr>
          </w:trPrChange>
        </w:trPr>
        <w:tc>
          <w:tcPr>
            <w:tcW w:w="0" w:type="auto"/>
            <w:tcPrChange w:id="8280" w:author="muhammad fauzan" w:date="2022-08-04T15:52:00Z">
              <w:tcPr>
                <w:tcW w:w="1017" w:type="dxa"/>
              </w:tcPr>
            </w:tcPrChange>
          </w:tcPr>
          <w:p w:rsidR="00222167" w:rsidRDefault="008B3912">
            <w:pPr>
              <w:pStyle w:val="ListParagraph"/>
              <w:spacing w:line="240" w:lineRule="auto"/>
              <w:ind w:left="0"/>
              <w:jc w:val="center"/>
              <w:rPr>
                <w:ins w:id="8281" w:author="fauzan" w:date="2022-08-01T16:35:00Z"/>
                <w:szCs w:val="24"/>
              </w:rPr>
            </w:pPr>
            <w:ins w:id="8282" w:author="fauzan" w:date="2022-08-01T16:35:00Z">
              <w:r>
                <w:rPr>
                  <w:szCs w:val="24"/>
                </w:rPr>
                <w:t>12</w:t>
              </w:r>
            </w:ins>
          </w:p>
        </w:tc>
        <w:tc>
          <w:tcPr>
            <w:tcW w:w="0" w:type="auto"/>
            <w:tcPrChange w:id="8283" w:author="muhammad fauzan" w:date="2022-08-04T15:52:00Z">
              <w:tcPr>
                <w:tcW w:w="1222" w:type="dxa"/>
              </w:tcPr>
            </w:tcPrChange>
          </w:tcPr>
          <w:p w:rsidR="00222167" w:rsidRDefault="008B3912">
            <w:pPr>
              <w:pStyle w:val="ListParagraph"/>
              <w:spacing w:line="240" w:lineRule="auto"/>
              <w:ind w:left="0"/>
              <w:jc w:val="left"/>
              <w:rPr>
                <w:ins w:id="8284" w:author="fauzan" w:date="2022-08-01T16:35:00Z"/>
                <w:szCs w:val="24"/>
              </w:rPr>
            </w:pPr>
            <w:ins w:id="8285" w:author="fauzan" w:date="2022-08-01T16:35:00Z">
              <w:r>
                <w:rPr>
                  <w:szCs w:val="24"/>
                </w:rPr>
                <w:t>Menekan ubah pada setiap row data</w:t>
              </w:r>
            </w:ins>
          </w:p>
        </w:tc>
        <w:tc>
          <w:tcPr>
            <w:tcW w:w="0" w:type="auto"/>
            <w:tcPrChange w:id="8286" w:author="muhammad fauzan" w:date="2022-08-04T15:52:00Z">
              <w:tcPr>
                <w:tcW w:w="1256" w:type="dxa"/>
              </w:tcPr>
            </w:tcPrChange>
          </w:tcPr>
          <w:p w:rsidR="00222167" w:rsidRDefault="008B3912">
            <w:pPr>
              <w:pStyle w:val="ListParagraph"/>
              <w:spacing w:line="240" w:lineRule="auto"/>
              <w:ind w:left="0"/>
              <w:jc w:val="left"/>
              <w:rPr>
                <w:ins w:id="8287" w:author="fauzan" w:date="2022-08-01T16:35:00Z"/>
                <w:szCs w:val="24"/>
              </w:rPr>
            </w:pPr>
            <w:ins w:id="8288" w:author="fauzan" w:date="2022-08-01T16:35:00Z">
              <w:r>
                <w:rPr>
                  <w:szCs w:val="24"/>
                </w:rPr>
                <w:t>ubah</w:t>
              </w:r>
            </w:ins>
          </w:p>
        </w:tc>
        <w:tc>
          <w:tcPr>
            <w:tcW w:w="0" w:type="auto"/>
            <w:tcPrChange w:id="8289" w:author="muhammad fauzan" w:date="2022-08-04T15:52:00Z">
              <w:tcPr>
                <w:tcW w:w="1523" w:type="dxa"/>
              </w:tcPr>
            </w:tcPrChange>
          </w:tcPr>
          <w:p w:rsidR="00222167" w:rsidRDefault="008B3912">
            <w:pPr>
              <w:pStyle w:val="ListParagraph"/>
              <w:spacing w:line="240" w:lineRule="auto"/>
              <w:ind w:left="0"/>
              <w:jc w:val="left"/>
              <w:rPr>
                <w:ins w:id="8290" w:author="fauzan" w:date="2022-08-01T16:35:00Z"/>
                <w:szCs w:val="24"/>
              </w:rPr>
            </w:pPr>
            <w:ins w:id="8291" w:author="fauzan" w:date="2022-08-01T16:35:00Z">
              <w:r>
                <w:rPr>
                  <w:szCs w:val="24"/>
                </w:rPr>
                <w:t>Sistem akan menampilkan halaman ubah sesuai row data</w:t>
              </w:r>
            </w:ins>
          </w:p>
        </w:tc>
        <w:tc>
          <w:tcPr>
            <w:tcW w:w="0" w:type="auto"/>
            <w:tcPrChange w:id="8292" w:author="muhammad fauzan" w:date="2022-08-04T15:52:00Z">
              <w:tcPr>
                <w:tcW w:w="1252" w:type="dxa"/>
              </w:tcPr>
            </w:tcPrChange>
          </w:tcPr>
          <w:p w:rsidR="00222167" w:rsidRDefault="008B3912">
            <w:pPr>
              <w:pStyle w:val="ListParagraph"/>
              <w:spacing w:line="240" w:lineRule="auto"/>
              <w:ind w:left="0"/>
              <w:jc w:val="center"/>
              <w:rPr>
                <w:ins w:id="8293" w:author="fauzan" w:date="2022-08-01T16:35:00Z"/>
              </w:rPr>
            </w:pPr>
            <w:ins w:id="8294" w:author="fauzan" w:date="2022-08-01T16:35:00Z">
              <w:r>
                <w:t>sukses</w:t>
              </w:r>
            </w:ins>
          </w:p>
        </w:tc>
      </w:tr>
      <w:tr w:rsidR="00222167" w:rsidTr="00222167">
        <w:trPr>
          <w:trHeight w:val="881"/>
          <w:ins w:id="8295" w:author="fauzan" w:date="2022-08-01T16:35:00Z"/>
          <w:trPrChange w:id="8296" w:author="muhammad fauzan" w:date="2022-08-07T17:48:00Z">
            <w:trPr>
              <w:trHeight w:val="1314"/>
            </w:trPr>
          </w:trPrChange>
        </w:trPr>
        <w:tc>
          <w:tcPr>
            <w:tcW w:w="0" w:type="auto"/>
            <w:tcPrChange w:id="8297" w:author="muhammad fauzan" w:date="2022-08-07T17:48:00Z">
              <w:tcPr>
                <w:tcW w:w="1017" w:type="dxa"/>
              </w:tcPr>
            </w:tcPrChange>
          </w:tcPr>
          <w:p w:rsidR="00222167" w:rsidRDefault="008B3912">
            <w:pPr>
              <w:pStyle w:val="ListParagraph"/>
              <w:spacing w:line="240" w:lineRule="auto"/>
              <w:ind w:left="0"/>
              <w:jc w:val="center"/>
              <w:rPr>
                <w:ins w:id="8298" w:author="fauzan" w:date="2022-08-01T16:35:00Z"/>
                <w:szCs w:val="24"/>
              </w:rPr>
            </w:pPr>
            <w:ins w:id="8299" w:author="fauzan" w:date="2022-08-01T16:35:00Z">
              <w:r>
                <w:rPr>
                  <w:szCs w:val="24"/>
                </w:rPr>
                <w:t>13</w:t>
              </w:r>
            </w:ins>
          </w:p>
        </w:tc>
        <w:tc>
          <w:tcPr>
            <w:tcW w:w="0" w:type="auto"/>
            <w:tcPrChange w:id="8300" w:author="muhammad fauzan" w:date="2022-08-07T17:48:00Z">
              <w:tcPr>
                <w:tcW w:w="1222" w:type="dxa"/>
              </w:tcPr>
            </w:tcPrChange>
          </w:tcPr>
          <w:p w:rsidR="00222167" w:rsidRDefault="008B3912">
            <w:pPr>
              <w:pStyle w:val="ListParagraph"/>
              <w:spacing w:line="240" w:lineRule="auto"/>
              <w:ind w:left="0"/>
              <w:jc w:val="left"/>
              <w:rPr>
                <w:ins w:id="8301" w:author="fauzan" w:date="2022-08-01T16:35:00Z"/>
                <w:szCs w:val="24"/>
              </w:rPr>
            </w:pPr>
            <w:ins w:id="8302" w:author="fauzan" w:date="2022-08-01T16:35:00Z">
              <w:r>
                <w:rPr>
                  <w:szCs w:val="24"/>
                </w:rPr>
                <w:t>Menekan hapus pada setiap row data</w:t>
              </w:r>
            </w:ins>
          </w:p>
        </w:tc>
        <w:tc>
          <w:tcPr>
            <w:tcW w:w="0" w:type="auto"/>
            <w:tcPrChange w:id="8303" w:author="muhammad fauzan" w:date="2022-08-07T17:48:00Z">
              <w:tcPr>
                <w:tcW w:w="1256" w:type="dxa"/>
              </w:tcPr>
            </w:tcPrChange>
          </w:tcPr>
          <w:p w:rsidR="00222167" w:rsidRDefault="008B3912">
            <w:pPr>
              <w:pStyle w:val="ListParagraph"/>
              <w:spacing w:line="240" w:lineRule="auto"/>
              <w:ind w:left="0"/>
              <w:jc w:val="left"/>
              <w:rPr>
                <w:ins w:id="8304" w:author="fauzan" w:date="2022-08-01T16:35:00Z"/>
                <w:szCs w:val="24"/>
              </w:rPr>
            </w:pPr>
            <w:ins w:id="8305" w:author="fauzan" w:date="2022-08-01T16:35:00Z">
              <w:r>
                <w:rPr>
                  <w:szCs w:val="24"/>
                </w:rPr>
                <w:t>hapus</w:t>
              </w:r>
            </w:ins>
          </w:p>
        </w:tc>
        <w:tc>
          <w:tcPr>
            <w:tcW w:w="0" w:type="auto"/>
            <w:tcPrChange w:id="8306" w:author="muhammad fauzan" w:date="2022-08-07T17:48:00Z">
              <w:tcPr>
                <w:tcW w:w="1523" w:type="dxa"/>
              </w:tcPr>
            </w:tcPrChange>
          </w:tcPr>
          <w:p w:rsidR="00222167" w:rsidRDefault="008B3912">
            <w:pPr>
              <w:pStyle w:val="ListParagraph"/>
              <w:spacing w:line="240" w:lineRule="auto"/>
              <w:ind w:left="0"/>
              <w:jc w:val="left"/>
              <w:rPr>
                <w:ins w:id="8307" w:author="fauzan" w:date="2022-08-01T16:35:00Z"/>
                <w:szCs w:val="24"/>
              </w:rPr>
            </w:pPr>
            <w:ins w:id="8308" w:author="fauzan" w:date="2022-08-01T16:35:00Z">
              <w:r>
                <w:rPr>
                  <w:szCs w:val="24"/>
                </w:rPr>
                <w:t>Sistem akan menghapus data sesuai row data</w:t>
              </w:r>
            </w:ins>
          </w:p>
        </w:tc>
        <w:tc>
          <w:tcPr>
            <w:tcW w:w="0" w:type="auto"/>
            <w:tcPrChange w:id="8309" w:author="muhammad fauzan" w:date="2022-08-07T17:48:00Z">
              <w:tcPr>
                <w:tcW w:w="1252" w:type="dxa"/>
              </w:tcPr>
            </w:tcPrChange>
          </w:tcPr>
          <w:p w:rsidR="00222167" w:rsidRDefault="008B3912">
            <w:pPr>
              <w:pStyle w:val="ListParagraph"/>
              <w:spacing w:line="240" w:lineRule="auto"/>
              <w:ind w:left="0"/>
              <w:jc w:val="center"/>
              <w:rPr>
                <w:ins w:id="8310" w:author="fauzan" w:date="2022-08-01T16:35:00Z"/>
              </w:rPr>
            </w:pPr>
            <w:ins w:id="8311" w:author="fauzan" w:date="2022-08-01T16:35:00Z">
              <w:r>
                <w:t>sukses</w:t>
              </w:r>
            </w:ins>
          </w:p>
        </w:tc>
      </w:tr>
    </w:tbl>
    <w:p w:rsidR="00222167" w:rsidRDefault="008B3912">
      <w:pPr>
        <w:pStyle w:val="ListParagraph"/>
        <w:spacing w:line="240" w:lineRule="auto"/>
        <w:ind w:left="851"/>
        <w:pPrChange w:id="8312" w:author="muhammad fauzan" w:date="2022-08-04T15:59:00Z">
          <w:pPr>
            <w:pStyle w:val="ListParagraph"/>
            <w:ind w:left="851"/>
          </w:pPr>
        </w:pPrChange>
      </w:pPr>
      <w:del w:id="8313" w:author="muhammad fauzan" w:date="2022-08-04T15:59:00Z">
        <w:r>
          <w:delText>asaas</w:delText>
        </w:r>
      </w:del>
    </w:p>
    <w:p w:rsidR="00222167" w:rsidRDefault="008B3912">
      <w:pPr>
        <w:pStyle w:val="ListParagraph"/>
        <w:numPr>
          <w:ilvl w:val="0"/>
          <w:numId w:val="38"/>
        </w:numPr>
        <w:tabs>
          <w:tab w:val="left" w:pos="567"/>
        </w:tabs>
        <w:ind w:left="426" w:hanging="425"/>
        <w:pPrChange w:id="8314" w:author="muhammad fauzan" w:date="2022-08-04T16:00:00Z">
          <w:pPr>
            <w:pStyle w:val="ListParagraph"/>
            <w:numPr>
              <w:numId w:val="38"/>
            </w:numPr>
            <w:ind w:left="851" w:hanging="425"/>
          </w:pPr>
        </w:pPrChange>
      </w:pPr>
      <w:r>
        <w:t>Halaman tambah data toko pada admin</w:t>
      </w:r>
      <w:del w:id="8315" w:author="fauzan" w:date="2022-08-01T17:31:00Z">
        <w:r>
          <w:delText xml:space="preserve"> </w:delText>
        </w:r>
      </w:del>
    </w:p>
    <w:p w:rsidR="00222167" w:rsidRDefault="008B3912">
      <w:pPr>
        <w:pStyle w:val="ListParagraph"/>
        <w:ind w:left="426"/>
        <w:rPr>
          <w:ins w:id="8316" w:author="muhammad fauzan" w:date="2022-08-04T16:05:00Z"/>
        </w:rPr>
      </w:pPr>
      <w:ins w:id="8317" w:author="fauzan" w:date="2022-08-01T17:34:00Z">
        <w:r>
          <w:t xml:space="preserve">Halaman tambah data toko merupakan halaman untuk toko menambahkan data toko baru setelah menekan </w:t>
        </w:r>
        <w:del w:id="8318" w:author="muhammad fauzan" w:date="2022-08-04T18:59:00Z">
          <w:r>
            <w:delText>button</w:delText>
          </w:r>
        </w:del>
      </w:ins>
      <w:ins w:id="8319" w:author="muhammad fauzan" w:date="2022-08-04T18:59:00Z">
        <w:r>
          <w:rPr>
            <w:i/>
          </w:rPr>
          <w:t>button</w:t>
        </w:r>
      </w:ins>
      <w:ins w:id="8320" w:author="fauzan" w:date="2022-08-01T17:34:00Z">
        <w:r>
          <w:t xml:space="preserve"> tambah pada halaman data toko. Berikut pengujian pada halaman tambah data toko </w:t>
        </w:r>
      </w:ins>
      <w:del w:id="8321" w:author="fauzan" w:date="2022-08-01T17:34:00Z">
        <w:r>
          <w:delText xml:space="preserve">Halaman </w:delText>
        </w:r>
      </w:del>
      <w:del w:id="8322" w:author="fauzan" w:date="2022-08-01T17:33:00Z">
        <w:r>
          <w:delText>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p>
    <w:p w:rsidR="00222167" w:rsidRDefault="008B3912">
      <w:pPr>
        <w:pStyle w:val="ListParagraph"/>
        <w:ind w:left="0"/>
        <w:jc w:val="center"/>
        <w:pPrChange w:id="8323" w:author="muhammad fauzan" w:date="2022-08-04T16:05:00Z">
          <w:pPr>
            <w:pStyle w:val="ListParagraph"/>
            <w:ind w:left="851"/>
          </w:pPr>
        </w:pPrChange>
      </w:pPr>
      <w:ins w:id="8324" w:author="muhammad fauzan" w:date="2022-08-04T16:05:00Z">
        <w:r>
          <w:t xml:space="preserve">Tabel 4. </w:t>
        </w:r>
        <w:r>
          <w:fldChar w:fldCharType="begin"/>
        </w:r>
        <w:r>
          <w:instrText xml:space="preserve"> SEQ Tabel_4. \* ARABIC </w:instrText>
        </w:r>
        <w:r>
          <w:fldChar w:fldCharType="separate"/>
        </w:r>
      </w:ins>
      <w:ins w:id="8325" w:author="muhammad fauzan" w:date="2022-08-10T01:43:00Z">
        <w:r>
          <w:t>8</w:t>
        </w:r>
      </w:ins>
      <w:ins w:id="8326" w:author="muhammad fauzan" w:date="2022-08-04T16:05:00Z">
        <w:r>
          <w:fldChar w:fldCharType="end"/>
        </w:r>
        <w:r>
          <w:t xml:space="preserve"> Tabel black box tambah data toko pada admin</w:t>
        </w:r>
      </w:ins>
    </w:p>
    <w:tbl>
      <w:tblPr>
        <w:tblStyle w:val="TableGrid"/>
        <w:tblW w:w="7586" w:type="dxa"/>
        <w:tblInd w:w="-5" w:type="dxa"/>
        <w:tblLook w:val="04A0" w:firstRow="1" w:lastRow="0" w:firstColumn="1" w:lastColumn="0" w:noHBand="0" w:noVBand="1"/>
        <w:tblPrChange w:id="8327" w:author="muhammad fauzan" w:date="2022-08-04T16:08:00Z">
          <w:tblPr>
            <w:tblStyle w:val="TableGrid"/>
            <w:tblW w:w="0" w:type="auto"/>
            <w:tblInd w:w="-5" w:type="dxa"/>
            <w:tblLook w:val="04A0" w:firstRow="1" w:lastRow="0" w:firstColumn="1" w:lastColumn="0" w:noHBand="0" w:noVBand="1"/>
          </w:tblPr>
        </w:tblPrChange>
      </w:tblPr>
      <w:tblGrid>
        <w:gridCol w:w="563"/>
        <w:gridCol w:w="1958"/>
        <w:gridCol w:w="2025"/>
        <w:gridCol w:w="1747"/>
        <w:gridCol w:w="1640"/>
        <w:tblGridChange w:id="8328">
          <w:tblGrid>
            <w:gridCol w:w="563"/>
            <w:gridCol w:w="1958"/>
            <w:gridCol w:w="2025"/>
            <w:gridCol w:w="1747"/>
            <w:gridCol w:w="1640"/>
          </w:tblGrid>
        </w:tblGridChange>
      </w:tblGrid>
      <w:tr w:rsidR="00222167" w:rsidTr="00222167">
        <w:trPr>
          <w:trHeight w:val="553"/>
          <w:tblHeader/>
          <w:trPrChange w:id="8329" w:author="muhammad fauzan" w:date="2022-08-04T16:08:00Z">
            <w:trPr>
              <w:trHeight w:val="553"/>
              <w:tblHeader/>
            </w:trPr>
          </w:trPrChange>
        </w:trPr>
        <w:tc>
          <w:tcPr>
            <w:tcW w:w="0" w:type="auto"/>
            <w:vAlign w:val="center"/>
            <w:tcPrChange w:id="8330" w:author="muhammad fauzan" w:date="2022-08-04T16:08:00Z">
              <w:tcPr>
                <w:tcW w:w="0" w:type="auto"/>
                <w:vAlign w:val="center"/>
              </w:tcPr>
            </w:tcPrChange>
          </w:tcPr>
          <w:p w:rsidR="00222167" w:rsidRDefault="008B3912">
            <w:pPr>
              <w:pStyle w:val="ListParagraph"/>
              <w:spacing w:line="240" w:lineRule="auto"/>
              <w:ind w:left="0"/>
              <w:jc w:val="center"/>
            </w:pPr>
            <w:r>
              <w:rPr>
                <w:szCs w:val="24"/>
              </w:rPr>
              <w:t>NO</w:t>
            </w:r>
          </w:p>
        </w:tc>
        <w:tc>
          <w:tcPr>
            <w:tcW w:w="1962" w:type="dxa"/>
            <w:vAlign w:val="center"/>
            <w:tcPrChange w:id="8331" w:author="muhammad fauzan" w:date="2022-08-04T16:08:00Z">
              <w:tcPr>
                <w:tcW w:w="1958" w:type="dxa"/>
                <w:vAlign w:val="center"/>
              </w:tcPr>
            </w:tcPrChange>
          </w:tcPr>
          <w:p w:rsidR="00222167" w:rsidRDefault="008B3912">
            <w:pPr>
              <w:pStyle w:val="ListParagraph"/>
              <w:spacing w:line="240" w:lineRule="auto"/>
              <w:ind w:left="0"/>
              <w:jc w:val="center"/>
            </w:pPr>
            <w:r>
              <w:rPr>
                <w:szCs w:val="24"/>
              </w:rPr>
              <w:t>Pengujian</w:t>
            </w:r>
          </w:p>
        </w:tc>
        <w:tc>
          <w:tcPr>
            <w:tcW w:w="2578" w:type="dxa"/>
            <w:vAlign w:val="center"/>
            <w:tcPrChange w:id="8332" w:author="muhammad fauzan" w:date="2022-08-04T16:08:00Z">
              <w:tcPr>
                <w:tcW w:w="2025" w:type="dxa"/>
                <w:vAlign w:val="center"/>
              </w:tcPr>
            </w:tcPrChange>
          </w:tcPr>
          <w:p w:rsidR="00222167" w:rsidRDefault="008B3912">
            <w:pPr>
              <w:pStyle w:val="ListParagraph"/>
              <w:spacing w:line="240" w:lineRule="auto"/>
              <w:ind w:left="0"/>
              <w:jc w:val="center"/>
            </w:pPr>
            <w:r>
              <w:rPr>
                <w:szCs w:val="24"/>
              </w:rPr>
              <w:t>Fungsi Yang Diuji</w:t>
            </w:r>
          </w:p>
        </w:tc>
        <w:tc>
          <w:tcPr>
            <w:tcW w:w="2247" w:type="dxa"/>
            <w:vAlign w:val="center"/>
            <w:tcPrChange w:id="8333" w:author="muhammad fauzan" w:date="2022-08-04T16:08:00Z">
              <w:tcPr>
                <w:tcW w:w="1747" w:type="dxa"/>
                <w:vAlign w:val="center"/>
              </w:tcPr>
            </w:tcPrChange>
          </w:tcPr>
          <w:p w:rsidR="00222167" w:rsidRDefault="008B3912">
            <w:pPr>
              <w:pStyle w:val="ListParagraph"/>
              <w:spacing w:line="240" w:lineRule="auto"/>
              <w:ind w:left="0"/>
              <w:jc w:val="center"/>
            </w:pPr>
            <w:r>
              <w:rPr>
                <w:szCs w:val="24"/>
              </w:rPr>
              <w:t>Hasil Yang Diharapkan</w:t>
            </w:r>
          </w:p>
        </w:tc>
        <w:tc>
          <w:tcPr>
            <w:tcW w:w="236" w:type="dxa"/>
            <w:vAlign w:val="center"/>
            <w:tcPrChange w:id="8334" w:author="muhammad fauzan" w:date="2022-08-04T16:08:00Z">
              <w:tcPr>
                <w:tcW w:w="1220" w:type="dxa"/>
                <w:vAlign w:val="center"/>
              </w:tcPr>
            </w:tcPrChange>
          </w:tcPr>
          <w:p w:rsidR="00222167" w:rsidRDefault="008B3912">
            <w:pPr>
              <w:pStyle w:val="ListParagraph"/>
              <w:spacing w:line="240" w:lineRule="auto"/>
              <w:ind w:left="0"/>
              <w:jc w:val="center"/>
            </w:pPr>
            <w:r>
              <w:rPr>
                <w:szCs w:val="24"/>
              </w:rPr>
              <w:t>Hasil</w:t>
            </w:r>
          </w:p>
        </w:tc>
      </w:tr>
      <w:tr w:rsidR="00222167" w:rsidTr="00222167">
        <w:trPr>
          <w:trPrChange w:id="8335" w:author="muhammad fauzan" w:date="2022-08-04T16:08:00Z">
            <w:trPr>
              <w:tblHeader/>
            </w:trPr>
          </w:trPrChange>
        </w:trPr>
        <w:tc>
          <w:tcPr>
            <w:tcW w:w="0" w:type="auto"/>
            <w:vAlign w:val="center"/>
            <w:tcPrChange w:id="8336" w:author="muhammad fauzan" w:date="2022-08-04T16:08:00Z">
              <w:tcPr>
                <w:tcW w:w="0" w:type="auto"/>
              </w:tcPr>
            </w:tcPrChange>
          </w:tcPr>
          <w:p w:rsidR="00222167" w:rsidRDefault="008B3912">
            <w:pPr>
              <w:pStyle w:val="ListParagraph"/>
              <w:spacing w:line="240" w:lineRule="auto"/>
              <w:ind w:left="0"/>
              <w:jc w:val="left"/>
              <w:pPrChange w:id="8337" w:author="muhammad fauzan" w:date="2022-08-04T16:08:00Z">
                <w:pPr>
                  <w:pStyle w:val="ListParagraph"/>
                  <w:spacing w:line="240" w:lineRule="auto"/>
                  <w:ind w:left="0"/>
                  <w:jc w:val="center"/>
                </w:pPr>
              </w:pPrChange>
            </w:pPr>
            <w:ins w:id="8338" w:author="fauzan" w:date="2022-08-01T17:31:00Z">
              <w:r>
                <w:rPr>
                  <w:szCs w:val="24"/>
                </w:rPr>
                <w:t>1</w:t>
              </w:r>
            </w:ins>
            <w:del w:id="8339" w:author="fauzan" w:date="2022-08-01T17:31:00Z">
              <w:r>
                <w:rPr>
                  <w:szCs w:val="24"/>
                </w:rPr>
                <w:delText>1</w:delText>
              </w:r>
            </w:del>
          </w:p>
        </w:tc>
        <w:tc>
          <w:tcPr>
            <w:tcW w:w="1962" w:type="dxa"/>
            <w:vAlign w:val="center"/>
            <w:tcPrChange w:id="8340" w:author="muhammad fauzan" w:date="2022-08-04T16:08:00Z">
              <w:tcPr>
                <w:tcW w:w="2131" w:type="dxa"/>
                <w:vAlign w:val="center"/>
              </w:tcPr>
            </w:tcPrChange>
          </w:tcPr>
          <w:p w:rsidR="00222167" w:rsidRDefault="008B3912">
            <w:pPr>
              <w:pStyle w:val="ListParagraph"/>
              <w:spacing w:line="240" w:lineRule="auto"/>
              <w:ind w:left="0"/>
              <w:jc w:val="left"/>
              <w:pPrChange w:id="8341" w:author="muhammad fauzan" w:date="2022-08-04T16:00:00Z">
                <w:pPr>
                  <w:pStyle w:val="ListParagraph"/>
                  <w:spacing w:line="240" w:lineRule="auto"/>
                  <w:ind w:left="0"/>
                </w:pPr>
              </w:pPrChange>
            </w:pPr>
            <w:ins w:id="8342" w:author="fauzan" w:date="2022-08-01T17:31:00Z">
              <w:r>
                <w:rPr>
                  <w:szCs w:val="24"/>
                </w:rPr>
                <w:t>Tidak memasukkan data apapun lalu menekan tambah</w:t>
              </w:r>
            </w:ins>
            <w:del w:id="8343" w:author="fauzan" w:date="2022-08-01T17:31:00Z">
              <w:r>
                <w:rPr>
                  <w:szCs w:val="24"/>
                </w:rPr>
                <w:delText>Username dan password kosong kemudian menekan button login</w:delText>
              </w:r>
            </w:del>
          </w:p>
        </w:tc>
        <w:tc>
          <w:tcPr>
            <w:tcW w:w="2578" w:type="dxa"/>
            <w:vAlign w:val="center"/>
            <w:tcPrChange w:id="8344" w:author="muhammad fauzan" w:date="2022-08-04T16:08:00Z">
              <w:tcPr>
                <w:tcW w:w="1852" w:type="dxa"/>
                <w:vAlign w:val="center"/>
              </w:tcPr>
            </w:tcPrChange>
          </w:tcPr>
          <w:p w:rsidR="00222167" w:rsidRDefault="008B3912">
            <w:pPr>
              <w:pStyle w:val="ListParagraph"/>
              <w:spacing w:line="240" w:lineRule="auto"/>
              <w:ind w:left="0"/>
              <w:jc w:val="left"/>
              <w:rPr>
                <w:del w:id="8345" w:author="fauzan" w:date="2022-08-01T17:31:00Z"/>
                <w:szCs w:val="24"/>
              </w:rPr>
              <w:pPrChange w:id="8346" w:author="muhammad fauzan" w:date="2022-08-04T16:00:00Z">
                <w:pPr>
                  <w:pStyle w:val="ListParagraph"/>
                  <w:spacing w:line="240" w:lineRule="auto"/>
                  <w:ind w:left="0"/>
                </w:pPr>
              </w:pPrChange>
            </w:pPr>
            <w:ins w:id="8347" w:author="fauzan" w:date="2022-08-01T17:31:00Z">
              <w:r>
                <w:rPr>
                  <w:szCs w:val="24"/>
                </w:rPr>
                <w:t>Tidak memasukkan data</w:t>
              </w:r>
            </w:ins>
            <w:del w:id="8348" w:author="fauzan" w:date="2022-08-01T17:31:00Z">
              <w:r>
                <w:rPr>
                  <w:szCs w:val="24"/>
                </w:rPr>
                <w:delText>Username: (kosong)</w:delText>
              </w:r>
            </w:del>
          </w:p>
          <w:p w:rsidR="00222167" w:rsidRDefault="008B3912">
            <w:pPr>
              <w:pStyle w:val="ListParagraph"/>
              <w:spacing w:line="240" w:lineRule="auto"/>
              <w:ind w:left="0"/>
              <w:jc w:val="left"/>
              <w:pPrChange w:id="8349" w:author="muhammad fauzan" w:date="2022-08-04T16:00:00Z">
                <w:pPr>
                  <w:pStyle w:val="ListParagraph"/>
                  <w:spacing w:line="240" w:lineRule="auto"/>
                  <w:ind w:left="0"/>
                </w:pPr>
              </w:pPrChange>
            </w:pPr>
            <w:del w:id="8350" w:author="fauzan" w:date="2022-08-01T17:31:00Z">
              <w:r>
                <w:rPr>
                  <w:szCs w:val="24"/>
                </w:rPr>
                <w:delText>Password: (kosong)</w:delText>
              </w:r>
            </w:del>
          </w:p>
        </w:tc>
        <w:tc>
          <w:tcPr>
            <w:tcW w:w="2247" w:type="dxa"/>
            <w:vAlign w:val="center"/>
            <w:tcPrChange w:id="8351" w:author="muhammad fauzan" w:date="2022-08-04T16:08:00Z">
              <w:tcPr>
                <w:tcW w:w="1747" w:type="dxa"/>
                <w:vAlign w:val="center"/>
              </w:tcPr>
            </w:tcPrChange>
          </w:tcPr>
          <w:p w:rsidR="00222167" w:rsidRDefault="008B3912">
            <w:pPr>
              <w:pStyle w:val="ListParagraph"/>
              <w:spacing w:line="240" w:lineRule="auto"/>
              <w:ind w:left="0"/>
              <w:jc w:val="left"/>
              <w:pPrChange w:id="8352" w:author="muhammad fauzan" w:date="2022-08-04T16:00:00Z">
                <w:pPr>
                  <w:pStyle w:val="ListParagraph"/>
                  <w:spacing w:line="240" w:lineRule="auto"/>
                  <w:ind w:left="0"/>
                </w:pPr>
              </w:pPrChange>
            </w:pPr>
            <w:ins w:id="8353" w:author="fauzan" w:date="2022-08-01T17:31:00Z">
              <w:r>
                <w:rPr>
                  <w:szCs w:val="24"/>
                </w:rPr>
                <w:t>Sistem akan menampilkan error</w:t>
              </w:r>
            </w:ins>
            <w:del w:id="8354" w:author="fauzan" w:date="2022-08-01T17:31:00Z">
              <w:r>
                <w:rPr>
                  <w:szCs w:val="24"/>
                </w:rPr>
                <w:delText>Sistem akan menampilkan error</w:delText>
              </w:r>
            </w:del>
          </w:p>
        </w:tc>
        <w:tc>
          <w:tcPr>
            <w:tcW w:w="236" w:type="dxa"/>
            <w:vAlign w:val="center"/>
            <w:tcPrChange w:id="8355" w:author="muhammad fauzan" w:date="2022-08-04T16:08:00Z">
              <w:tcPr>
                <w:tcW w:w="1640" w:type="dxa"/>
                <w:vAlign w:val="center"/>
              </w:tcPr>
            </w:tcPrChange>
          </w:tcPr>
          <w:p w:rsidR="00222167" w:rsidRDefault="008B3912">
            <w:pPr>
              <w:pStyle w:val="ListParagraph"/>
              <w:spacing w:line="240" w:lineRule="auto"/>
              <w:ind w:left="0"/>
              <w:jc w:val="left"/>
              <w:pPrChange w:id="8356" w:author="muhammad fauzan" w:date="2022-08-04T16:01:00Z">
                <w:pPr>
                  <w:pStyle w:val="ListParagraph"/>
                  <w:spacing w:line="240" w:lineRule="auto"/>
                  <w:ind w:left="0"/>
                </w:pPr>
              </w:pPrChange>
            </w:pPr>
            <w:ins w:id="8357" w:author="muhammad fauzan" w:date="2022-08-04T16:06:00Z">
              <w:r>
                <w:t>s</w:t>
              </w:r>
            </w:ins>
            <w:ins w:id="8358" w:author="fauzan" w:date="2022-08-01T17:31:00Z">
              <w:del w:id="8359" w:author="muhammad fauzan" w:date="2022-08-04T16:06:00Z">
                <w:r>
                  <w:delText>S</w:delText>
                </w:r>
              </w:del>
              <w:r>
                <w:t>ukses</w:t>
              </w:r>
            </w:ins>
            <w:del w:id="8360" w:author="fauzan" w:date="2022-08-01T17:31:00Z">
              <w:r>
                <w:delText>Sukses</w:delText>
              </w:r>
            </w:del>
          </w:p>
        </w:tc>
      </w:tr>
      <w:tr w:rsidR="00222167" w:rsidTr="00222167">
        <w:tc>
          <w:tcPr>
            <w:tcW w:w="0" w:type="auto"/>
            <w:vAlign w:val="center"/>
            <w:tcPrChange w:id="8361" w:author="muhammad fauzan" w:date="2022-08-04T16:08:00Z">
              <w:tcPr>
                <w:tcW w:w="0" w:type="auto"/>
              </w:tcPr>
            </w:tcPrChange>
          </w:tcPr>
          <w:p w:rsidR="00222167" w:rsidRDefault="008B3912">
            <w:pPr>
              <w:pStyle w:val="ListParagraph"/>
              <w:spacing w:line="240" w:lineRule="auto"/>
              <w:ind w:left="0"/>
              <w:jc w:val="left"/>
              <w:rPr>
                <w:szCs w:val="24"/>
              </w:rPr>
              <w:pPrChange w:id="8362" w:author="muhammad fauzan" w:date="2022-08-04T16:08:00Z">
                <w:pPr>
                  <w:pStyle w:val="ListParagraph"/>
                  <w:spacing w:line="240" w:lineRule="auto"/>
                  <w:ind w:left="0"/>
                  <w:jc w:val="center"/>
                </w:pPr>
              </w:pPrChange>
            </w:pPr>
            <w:ins w:id="8363" w:author="fauzan" w:date="2022-08-01T17:31:00Z">
              <w:r>
                <w:rPr>
                  <w:szCs w:val="24"/>
                </w:rPr>
                <w:t>2</w:t>
              </w:r>
            </w:ins>
            <w:del w:id="8364" w:author="fauzan" w:date="2022-08-01T17:31:00Z">
              <w:r>
                <w:rPr>
                  <w:szCs w:val="24"/>
                </w:rPr>
                <w:delText>2</w:delText>
              </w:r>
            </w:del>
          </w:p>
        </w:tc>
        <w:tc>
          <w:tcPr>
            <w:tcW w:w="1962" w:type="dxa"/>
            <w:vAlign w:val="center"/>
            <w:tcPrChange w:id="8365" w:author="muhammad fauzan" w:date="2022-08-04T16:08:00Z">
              <w:tcPr>
                <w:tcW w:w="2131" w:type="dxa"/>
                <w:vAlign w:val="center"/>
              </w:tcPr>
            </w:tcPrChange>
          </w:tcPr>
          <w:p w:rsidR="00222167" w:rsidRDefault="008B3912">
            <w:pPr>
              <w:pStyle w:val="ListParagraph"/>
              <w:spacing w:line="240" w:lineRule="auto"/>
              <w:ind w:left="0"/>
              <w:jc w:val="left"/>
              <w:rPr>
                <w:szCs w:val="24"/>
              </w:rPr>
              <w:pPrChange w:id="8366" w:author="muhammad fauzan" w:date="2022-08-04T16:00:00Z">
                <w:pPr>
                  <w:pStyle w:val="ListParagraph"/>
                  <w:spacing w:line="240" w:lineRule="auto"/>
                  <w:ind w:left="0"/>
                </w:pPr>
              </w:pPrChange>
            </w:pPr>
            <w:ins w:id="8367" w:author="fauzan" w:date="2022-08-01T17:31:00Z">
              <w:r>
                <w:rPr>
                  <w:szCs w:val="24"/>
                </w:rPr>
                <w:t>Ada form yang tidak diisi lalu menekan tambah</w:t>
              </w:r>
            </w:ins>
            <w:del w:id="8368" w:author="fauzan" w:date="2022-08-01T17:31:00Z">
              <w:r>
                <w:rPr>
                  <w:szCs w:val="24"/>
                </w:rPr>
                <w:delText>Username berisi dan password kosong kemudian menekan button login</w:delText>
              </w:r>
            </w:del>
          </w:p>
        </w:tc>
        <w:tc>
          <w:tcPr>
            <w:tcW w:w="2578" w:type="dxa"/>
            <w:vAlign w:val="center"/>
            <w:tcPrChange w:id="8369" w:author="muhammad fauzan" w:date="2022-08-04T16:08:00Z">
              <w:tcPr>
                <w:tcW w:w="1852" w:type="dxa"/>
                <w:vAlign w:val="center"/>
              </w:tcPr>
            </w:tcPrChange>
          </w:tcPr>
          <w:p w:rsidR="00222167" w:rsidRDefault="008B3912">
            <w:pPr>
              <w:pStyle w:val="ListParagraph"/>
              <w:spacing w:line="240" w:lineRule="auto"/>
              <w:ind w:left="0"/>
              <w:jc w:val="left"/>
              <w:rPr>
                <w:del w:id="8370" w:author="fauzan" w:date="2022-08-01T17:31:00Z"/>
                <w:szCs w:val="24"/>
              </w:rPr>
              <w:pPrChange w:id="8371" w:author="muhammad fauzan" w:date="2022-08-04T16:00:00Z">
                <w:pPr>
                  <w:pStyle w:val="ListParagraph"/>
                  <w:spacing w:line="240" w:lineRule="auto"/>
                  <w:ind w:left="0"/>
                </w:pPr>
              </w:pPrChange>
            </w:pPr>
            <w:ins w:id="8372" w:author="fauzan" w:date="2022-08-01T17:31:00Z">
              <w:r>
                <w:rPr>
                  <w:szCs w:val="24"/>
                </w:rPr>
                <w:t>Ada form yang tidak diisi</w:t>
              </w:r>
            </w:ins>
            <w:del w:id="8373" w:author="fauzan" w:date="2022-08-01T17:31:00Z">
              <w:r>
                <w:rPr>
                  <w:szCs w:val="24"/>
                </w:rPr>
                <w:delText>Username: Fauzan</w:delText>
              </w:r>
            </w:del>
          </w:p>
          <w:p w:rsidR="00222167" w:rsidRDefault="008B3912">
            <w:pPr>
              <w:pStyle w:val="ListParagraph"/>
              <w:spacing w:line="240" w:lineRule="auto"/>
              <w:ind w:left="0"/>
              <w:jc w:val="left"/>
              <w:rPr>
                <w:szCs w:val="24"/>
              </w:rPr>
              <w:pPrChange w:id="8374" w:author="muhammad fauzan" w:date="2022-08-04T16:00:00Z">
                <w:pPr>
                  <w:pStyle w:val="ListParagraph"/>
                  <w:spacing w:line="240" w:lineRule="auto"/>
                  <w:ind w:left="0"/>
                </w:pPr>
              </w:pPrChange>
            </w:pPr>
            <w:del w:id="8375" w:author="fauzan" w:date="2022-08-01T17:31:00Z">
              <w:r>
                <w:rPr>
                  <w:szCs w:val="24"/>
                </w:rPr>
                <w:delText>Password: (kosong)</w:delText>
              </w:r>
            </w:del>
          </w:p>
        </w:tc>
        <w:tc>
          <w:tcPr>
            <w:tcW w:w="2247" w:type="dxa"/>
            <w:vAlign w:val="center"/>
            <w:tcPrChange w:id="8376" w:author="muhammad fauzan" w:date="2022-08-04T16:08:00Z">
              <w:tcPr>
                <w:tcW w:w="1747" w:type="dxa"/>
                <w:vAlign w:val="center"/>
              </w:tcPr>
            </w:tcPrChange>
          </w:tcPr>
          <w:p w:rsidR="00222167" w:rsidRDefault="008B3912">
            <w:pPr>
              <w:pStyle w:val="ListParagraph"/>
              <w:spacing w:line="240" w:lineRule="auto"/>
              <w:ind w:left="0"/>
              <w:jc w:val="left"/>
              <w:rPr>
                <w:szCs w:val="24"/>
              </w:rPr>
              <w:pPrChange w:id="8377" w:author="muhammad fauzan" w:date="2022-08-04T16:00:00Z">
                <w:pPr>
                  <w:pStyle w:val="ListParagraph"/>
                  <w:spacing w:line="240" w:lineRule="auto"/>
                  <w:ind w:left="0"/>
                </w:pPr>
              </w:pPrChange>
            </w:pPr>
            <w:ins w:id="8378" w:author="fauzan" w:date="2022-08-01T17:31:00Z">
              <w:r>
                <w:rPr>
                  <w:szCs w:val="24"/>
                </w:rPr>
                <w:t>Sistem akan menampilkan error</w:t>
              </w:r>
            </w:ins>
            <w:del w:id="8379" w:author="fauzan" w:date="2022-08-01T17:31:00Z">
              <w:r>
                <w:rPr>
                  <w:szCs w:val="24"/>
                </w:rPr>
                <w:delText>Sistem akan menampilkan error</w:delText>
              </w:r>
            </w:del>
          </w:p>
        </w:tc>
        <w:tc>
          <w:tcPr>
            <w:tcW w:w="236" w:type="dxa"/>
            <w:vAlign w:val="center"/>
            <w:tcPrChange w:id="8380" w:author="muhammad fauzan" w:date="2022-08-04T16:08:00Z">
              <w:tcPr>
                <w:tcW w:w="1640" w:type="dxa"/>
                <w:vAlign w:val="center"/>
              </w:tcPr>
            </w:tcPrChange>
          </w:tcPr>
          <w:p w:rsidR="00222167" w:rsidRDefault="008B3912">
            <w:pPr>
              <w:pStyle w:val="ListParagraph"/>
              <w:spacing w:line="240" w:lineRule="auto"/>
              <w:ind w:left="0"/>
              <w:jc w:val="left"/>
              <w:pPrChange w:id="8381" w:author="muhammad fauzan" w:date="2022-08-04T16:01:00Z">
                <w:pPr>
                  <w:pStyle w:val="ListParagraph"/>
                  <w:spacing w:line="240" w:lineRule="auto"/>
                  <w:ind w:left="0"/>
                </w:pPr>
              </w:pPrChange>
            </w:pPr>
            <w:ins w:id="8382" w:author="fauzan" w:date="2022-08-01T17:31:00Z">
              <w:r>
                <w:t>sukses</w:t>
              </w:r>
            </w:ins>
            <w:del w:id="8383" w:author="fauzan" w:date="2022-08-01T17:31:00Z">
              <w:r>
                <w:delText>sukses</w:delText>
              </w:r>
            </w:del>
          </w:p>
        </w:tc>
      </w:tr>
      <w:tr w:rsidR="00222167" w:rsidTr="00222167">
        <w:tc>
          <w:tcPr>
            <w:tcW w:w="0" w:type="auto"/>
            <w:vAlign w:val="center"/>
            <w:tcPrChange w:id="8384" w:author="muhammad fauzan" w:date="2022-08-04T16:08:00Z">
              <w:tcPr>
                <w:tcW w:w="0" w:type="auto"/>
              </w:tcPr>
            </w:tcPrChange>
          </w:tcPr>
          <w:p w:rsidR="00222167" w:rsidRDefault="008B3912">
            <w:pPr>
              <w:pStyle w:val="ListParagraph"/>
              <w:spacing w:line="240" w:lineRule="auto"/>
              <w:ind w:left="0"/>
              <w:jc w:val="left"/>
              <w:rPr>
                <w:szCs w:val="24"/>
              </w:rPr>
              <w:pPrChange w:id="8385" w:author="muhammad fauzan" w:date="2022-08-04T16:08:00Z">
                <w:pPr>
                  <w:pStyle w:val="ListParagraph"/>
                  <w:spacing w:line="240" w:lineRule="auto"/>
                  <w:ind w:left="0"/>
                  <w:jc w:val="center"/>
                </w:pPr>
              </w:pPrChange>
            </w:pPr>
            <w:ins w:id="8386" w:author="fauzan" w:date="2022-08-01T17:31:00Z">
              <w:r>
                <w:rPr>
                  <w:szCs w:val="24"/>
                </w:rPr>
                <w:t>3</w:t>
              </w:r>
            </w:ins>
            <w:del w:id="8387" w:author="fauzan" w:date="2022-08-01T17:31:00Z">
              <w:r>
                <w:rPr>
                  <w:szCs w:val="24"/>
                </w:rPr>
                <w:delText>3</w:delText>
              </w:r>
            </w:del>
          </w:p>
        </w:tc>
        <w:tc>
          <w:tcPr>
            <w:tcW w:w="1962" w:type="dxa"/>
            <w:vAlign w:val="center"/>
            <w:tcPrChange w:id="8388" w:author="muhammad fauzan" w:date="2022-08-04T16:08:00Z">
              <w:tcPr>
                <w:tcW w:w="2131" w:type="dxa"/>
                <w:vAlign w:val="center"/>
              </w:tcPr>
            </w:tcPrChange>
          </w:tcPr>
          <w:p w:rsidR="00222167" w:rsidRDefault="008B3912">
            <w:pPr>
              <w:pStyle w:val="ListParagraph"/>
              <w:spacing w:line="240" w:lineRule="auto"/>
              <w:ind w:left="0"/>
              <w:jc w:val="left"/>
              <w:rPr>
                <w:szCs w:val="24"/>
              </w:rPr>
              <w:pPrChange w:id="8389" w:author="muhammad fauzan" w:date="2022-08-04T16:00:00Z">
                <w:pPr>
                  <w:pStyle w:val="ListParagraph"/>
                  <w:spacing w:line="240" w:lineRule="auto"/>
                  <w:ind w:left="0"/>
                </w:pPr>
              </w:pPrChange>
            </w:pPr>
            <w:ins w:id="8390" w:author="fauzan" w:date="2022-08-01T17:31:00Z">
              <w:r>
                <w:rPr>
                  <w:szCs w:val="24"/>
                </w:rPr>
                <w:t>Memasukkan data semua dengan benar lalu menekan ubah</w:t>
              </w:r>
            </w:ins>
            <w:del w:id="8391" w:author="fauzan" w:date="2022-08-01T17:31:00Z">
              <w:r>
                <w:rPr>
                  <w:szCs w:val="24"/>
                </w:rPr>
                <w:delText>Username kosong dan password berisi kemudian menekan button login</w:delText>
              </w:r>
            </w:del>
          </w:p>
        </w:tc>
        <w:tc>
          <w:tcPr>
            <w:tcW w:w="2578" w:type="dxa"/>
            <w:vAlign w:val="center"/>
            <w:tcPrChange w:id="8392" w:author="muhammad fauzan" w:date="2022-08-04T16:08:00Z">
              <w:tcPr>
                <w:tcW w:w="1852" w:type="dxa"/>
                <w:vAlign w:val="center"/>
              </w:tcPr>
            </w:tcPrChange>
          </w:tcPr>
          <w:p w:rsidR="00222167" w:rsidRDefault="008B3912">
            <w:pPr>
              <w:pStyle w:val="ListParagraph"/>
              <w:spacing w:line="240" w:lineRule="auto"/>
              <w:ind w:left="0"/>
              <w:jc w:val="left"/>
              <w:rPr>
                <w:del w:id="8393" w:author="fauzan" w:date="2022-08-01T17:31:00Z"/>
                <w:szCs w:val="24"/>
              </w:rPr>
              <w:pPrChange w:id="8394" w:author="muhammad fauzan" w:date="2022-08-04T16:00:00Z">
                <w:pPr>
                  <w:pStyle w:val="ListParagraph"/>
                  <w:spacing w:line="240" w:lineRule="auto"/>
                  <w:ind w:left="0"/>
                </w:pPr>
              </w:pPrChange>
            </w:pPr>
            <w:ins w:id="8395" w:author="fauzan" w:date="2022-08-01T17:31:00Z">
              <w:r>
                <w:rPr>
                  <w:szCs w:val="24"/>
                </w:rPr>
                <w:t>Memasukkan data semua</w:t>
              </w:r>
            </w:ins>
            <w:del w:id="8396" w:author="fauzan" w:date="2022-08-01T17:31:00Z">
              <w:r>
                <w:rPr>
                  <w:szCs w:val="24"/>
                </w:rPr>
                <w:delText>Username: (kosong)</w:delText>
              </w:r>
            </w:del>
          </w:p>
          <w:p w:rsidR="00222167" w:rsidRDefault="008B3912">
            <w:pPr>
              <w:pStyle w:val="ListParagraph"/>
              <w:spacing w:line="240" w:lineRule="auto"/>
              <w:ind w:left="0"/>
              <w:jc w:val="left"/>
              <w:rPr>
                <w:szCs w:val="24"/>
              </w:rPr>
              <w:pPrChange w:id="8397" w:author="muhammad fauzan" w:date="2022-08-04T16:00:00Z">
                <w:pPr>
                  <w:pStyle w:val="ListParagraph"/>
                  <w:spacing w:line="240" w:lineRule="auto"/>
                  <w:ind w:left="0"/>
                </w:pPr>
              </w:pPrChange>
            </w:pPr>
            <w:del w:id="8398" w:author="fauzan" w:date="2022-08-01T17:31:00Z">
              <w:r>
                <w:rPr>
                  <w:szCs w:val="24"/>
                </w:rPr>
                <w:delText>Password: 12345678</w:delText>
              </w:r>
            </w:del>
          </w:p>
        </w:tc>
        <w:tc>
          <w:tcPr>
            <w:tcW w:w="2247" w:type="dxa"/>
            <w:vAlign w:val="center"/>
            <w:tcPrChange w:id="8399" w:author="muhammad fauzan" w:date="2022-08-04T16:08:00Z">
              <w:tcPr>
                <w:tcW w:w="1747" w:type="dxa"/>
                <w:vAlign w:val="center"/>
              </w:tcPr>
            </w:tcPrChange>
          </w:tcPr>
          <w:p w:rsidR="00222167" w:rsidRDefault="008B3912">
            <w:pPr>
              <w:pStyle w:val="ListParagraph"/>
              <w:spacing w:line="240" w:lineRule="auto"/>
              <w:ind w:left="0"/>
              <w:jc w:val="left"/>
              <w:rPr>
                <w:szCs w:val="24"/>
              </w:rPr>
              <w:pPrChange w:id="8400" w:author="muhammad fauzan" w:date="2022-08-04T16:00:00Z">
                <w:pPr>
                  <w:pStyle w:val="ListParagraph"/>
                  <w:spacing w:line="240" w:lineRule="auto"/>
                  <w:ind w:left="0"/>
                </w:pPr>
              </w:pPrChange>
            </w:pPr>
            <w:ins w:id="8401" w:author="fauzan" w:date="2022-08-01T17:31:00Z">
              <w:r>
                <w:rPr>
                  <w:szCs w:val="24"/>
                </w:rPr>
                <w:t>Sistem akan menampilkan data berhasil disimpan</w:t>
              </w:r>
            </w:ins>
            <w:del w:id="8402" w:author="fauzan" w:date="2022-08-01T17:31:00Z">
              <w:r>
                <w:rPr>
                  <w:szCs w:val="24"/>
                </w:rPr>
                <w:delText>Sistem akan menampilkan error</w:delText>
              </w:r>
            </w:del>
          </w:p>
        </w:tc>
        <w:tc>
          <w:tcPr>
            <w:tcW w:w="236" w:type="dxa"/>
            <w:vAlign w:val="center"/>
            <w:tcPrChange w:id="8403" w:author="muhammad fauzan" w:date="2022-08-04T16:08:00Z">
              <w:tcPr>
                <w:tcW w:w="1640" w:type="dxa"/>
                <w:vAlign w:val="center"/>
              </w:tcPr>
            </w:tcPrChange>
          </w:tcPr>
          <w:p w:rsidR="00222167" w:rsidRDefault="008B3912">
            <w:pPr>
              <w:pStyle w:val="ListParagraph"/>
              <w:spacing w:line="240" w:lineRule="auto"/>
              <w:ind w:left="0"/>
              <w:jc w:val="left"/>
              <w:pPrChange w:id="8404" w:author="muhammad fauzan" w:date="2022-08-04T16:01:00Z">
                <w:pPr>
                  <w:pStyle w:val="ListParagraph"/>
                  <w:spacing w:line="240" w:lineRule="auto"/>
                  <w:ind w:left="0"/>
                </w:pPr>
              </w:pPrChange>
            </w:pPr>
            <w:ins w:id="8405" w:author="fauzan" w:date="2022-08-01T17:31:00Z">
              <w:r>
                <w:t>sukses</w:t>
              </w:r>
            </w:ins>
            <w:del w:id="8406" w:author="fauzan" w:date="2022-08-01T17:31:00Z">
              <w:r>
                <w:delText>sukses</w:delText>
              </w:r>
            </w:del>
          </w:p>
        </w:tc>
      </w:tr>
      <w:tr w:rsidR="00222167" w:rsidTr="00222167">
        <w:tc>
          <w:tcPr>
            <w:tcW w:w="0" w:type="auto"/>
            <w:vAlign w:val="center"/>
            <w:tcPrChange w:id="8407" w:author="muhammad fauzan" w:date="2022-08-04T16:08:00Z">
              <w:tcPr>
                <w:tcW w:w="0" w:type="auto"/>
              </w:tcPr>
            </w:tcPrChange>
          </w:tcPr>
          <w:p w:rsidR="00222167" w:rsidRDefault="008B3912">
            <w:pPr>
              <w:pStyle w:val="ListParagraph"/>
              <w:spacing w:line="240" w:lineRule="auto"/>
              <w:ind w:left="0"/>
              <w:jc w:val="left"/>
              <w:rPr>
                <w:szCs w:val="24"/>
              </w:rPr>
              <w:pPrChange w:id="8408" w:author="muhammad fauzan" w:date="2022-08-04T16:08:00Z">
                <w:pPr>
                  <w:pStyle w:val="ListParagraph"/>
                  <w:spacing w:line="240" w:lineRule="auto"/>
                  <w:ind w:left="0"/>
                  <w:jc w:val="center"/>
                </w:pPr>
              </w:pPrChange>
            </w:pPr>
            <w:ins w:id="8409" w:author="fauzan" w:date="2022-08-01T17:31:00Z">
              <w:r>
                <w:rPr>
                  <w:szCs w:val="24"/>
                </w:rPr>
                <w:t>4</w:t>
              </w:r>
            </w:ins>
            <w:del w:id="8410" w:author="fauzan" w:date="2022-08-01T17:31:00Z">
              <w:r>
                <w:rPr>
                  <w:szCs w:val="24"/>
                </w:rPr>
                <w:delText>4</w:delText>
              </w:r>
            </w:del>
          </w:p>
        </w:tc>
        <w:tc>
          <w:tcPr>
            <w:tcW w:w="1962" w:type="dxa"/>
            <w:vAlign w:val="center"/>
            <w:tcPrChange w:id="8411" w:author="muhammad fauzan" w:date="2022-08-04T16:08:00Z">
              <w:tcPr>
                <w:tcW w:w="2131" w:type="dxa"/>
                <w:vAlign w:val="center"/>
              </w:tcPr>
            </w:tcPrChange>
          </w:tcPr>
          <w:p w:rsidR="00222167" w:rsidRDefault="008B3912">
            <w:pPr>
              <w:pStyle w:val="ListParagraph"/>
              <w:spacing w:line="240" w:lineRule="auto"/>
              <w:ind w:left="0"/>
              <w:jc w:val="left"/>
              <w:rPr>
                <w:szCs w:val="24"/>
              </w:rPr>
              <w:pPrChange w:id="8412" w:author="muhammad fauzan" w:date="2022-08-04T16:00:00Z">
                <w:pPr>
                  <w:pStyle w:val="ListParagraph"/>
                  <w:spacing w:line="240" w:lineRule="auto"/>
                  <w:ind w:left="0"/>
                </w:pPr>
              </w:pPrChange>
            </w:pPr>
            <w:ins w:id="8413" w:author="fauzan" w:date="2022-08-01T17:31:00Z">
              <w:r>
                <w:rPr>
                  <w:szCs w:val="24"/>
                </w:rPr>
                <w:t xml:space="preserve">Menekan </w:t>
              </w:r>
              <w:del w:id="8414" w:author="muhammad fauzan" w:date="2022-08-04T18:59:00Z">
                <w:r>
                  <w:rPr>
                    <w:szCs w:val="24"/>
                  </w:rPr>
                  <w:delText>button</w:delText>
                </w:r>
              </w:del>
            </w:ins>
            <w:ins w:id="8415" w:author="muhammad fauzan" w:date="2022-08-04T18:59:00Z">
              <w:r>
                <w:rPr>
                  <w:i/>
                  <w:szCs w:val="24"/>
                </w:rPr>
                <w:t>button</w:t>
              </w:r>
            </w:ins>
            <w:ins w:id="8416" w:author="fauzan" w:date="2022-08-01T17:31:00Z">
              <w:r>
                <w:rPr>
                  <w:szCs w:val="24"/>
                </w:rPr>
                <w:t xml:space="preserve"> kembali</w:t>
              </w:r>
            </w:ins>
            <w:del w:id="8417" w:author="fauzan" w:date="2022-08-01T17:31:00Z">
              <w:r>
                <w:rPr>
                  <w:szCs w:val="24"/>
                </w:rPr>
                <w:delText>Username dan password kosong kemudian menekan button login</w:delText>
              </w:r>
            </w:del>
          </w:p>
        </w:tc>
        <w:tc>
          <w:tcPr>
            <w:tcW w:w="2578" w:type="dxa"/>
            <w:vAlign w:val="center"/>
            <w:tcPrChange w:id="8418" w:author="muhammad fauzan" w:date="2022-08-04T16:08:00Z">
              <w:tcPr>
                <w:tcW w:w="1852" w:type="dxa"/>
                <w:vAlign w:val="center"/>
              </w:tcPr>
            </w:tcPrChange>
          </w:tcPr>
          <w:p w:rsidR="00222167" w:rsidRDefault="008B3912">
            <w:pPr>
              <w:pStyle w:val="ListParagraph"/>
              <w:spacing w:line="240" w:lineRule="auto"/>
              <w:ind w:left="0"/>
              <w:jc w:val="left"/>
              <w:rPr>
                <w:del w:id="8419" w:author="fauzan" w:date="2022-08-01T17:31:00Z"/>
                <w:szCs w:val="24"/>
              </w:rPr>
              <w:pPrChange w:id="8420" w:author="muhammad fauzan" w:date="2022-08-04T16:00:00Z">
                <w:pPr>
                  <w:pStyle w:val="ListParagraph"/>
                  <w:spacing w:line="240" w:lineRule="auto"/>
                  <w:ind w:left="0"/>
                </w:pPr>
              </w:pPrChange>
            </w:pPr>
            <w:ins w:id="8421" w:author="fauzan" w:date="2022-08-01T17:31:00Z">
              <w:r>
                <w:rPr>
                  <w:szCs w:val="24"/>
                </w:rPr>
                <w:t>kembali</w:t>
              </w:r>
            </w:ins>
            <w:del w:id="8422" w:author="fauzan" w:date="2022-08-01T17:31:00Z">
              <w:r>
                <w:rPr>
                  <w:szCs w:val="24"/>
                </w:rPr>
                <w:delText>Username: (kosong)</w:delText>
              </w:r>
            </w:del>
          </w:p>
          <w:p w:rsidR="00222167" w:rsidRDefault="008B3912">
            <w:pPr>
              <w:pStyle w:val="ListParagraph"/>
              <w:tabs>
                <w:tab w:val="left" w:pos="1526"/>
              </w:tabs>
              <w:spacing w:line="240" w:lineRule="auto"/>
              <w:ind w:left="0"/>
              <w:jc w:val="left"/>
              <w:rPr>
                <w:szCs w:val="24"/>
              </w:rPr>
              <w:pPrChange w:id="8423" w:author="muhammad fauzan" w:date="2022-08-04T16:00:00Z">
                <w:pPr>
                  <w:pStyle w:val="ListParagraph"/>
                  <w:spacing w:line="240" w:lineRule="auto"/>
                  <w:ind w:left="0"/>
                </w:pPr>
              </w:pPrChange>
            </w:pPr>
            <w:del w:id="8424" w:author="fauzan" w:date="2022-08-01T17:31:00Z">
              <w:r>
                <w:rPr>
                  <w:szCs w:val="24"/>
                </w:rPr>
                <w:delText>Password: (kosong)</w:delText>
              </w:r>
            </w:del>
            <w:ins w:id="8425" w:author="fauzan" w:date="2022-08-01T17:38:00Z">
              <w:r>
                <w:rPr>
                  <w:szCs w:val="24"/>
                </w:rPr>
                <w:tab/>
              </w:r>
            </w:ins>
          </w:p>
        </w:tc>
        <w:tc>
          <w:tcPr>
            <w:tcW w:w="2247" w:type="dxa"/>
            <w:vAlign w:val="center"/>
            <w:tcPrChange w:id="8426" w:author="muhammad fauzan" w:date="2022-08-04T16:08:00Z">
              <w:tcPr>
                <w:tcW w:w="1747" w:type="dxa"/>
                <w:vAlign w:val="center"/>
              </w:tcPr>
            </w:tcPrChange>
          </w:tcPr>
          <w:p w:rsidR="00222167" w:rsidRDefault="008B3912">
            <w:pPr>
              <w:pStyle w:val="ListParagraph"/>
              <w:spacing w:line="240" w:lineRule="auto"/>
              <w:ind w:left="0"/>
              <w:jc w:val="left"/>
              <w:rPr>
                <w:szCs w:val="24"/>
              </w:rPr>
              <w:pPrChange w:id="8427" w:author="muhammad fauzan" w:date="2022-08-04T16:00:00Z">
                <w:pPr>
                  <w:pStyle w:val="ListParagraph"/>
                  <w:spacing w:line="240" w:lineRule="auto"/>
                  <w:ind w:left="0"/>
                </w:pPr>
              </w:pPrChange>
            </w:pPr>
            <w:ins w:id="8428" w:author="fauzan" w:date="2022-08-01T17:31:00Z">
              <w:r>
                <w:rPr>
                  <w:szCs w:val="24"/>
                </w:rPr>
                <w:t xml:space="preserve">Sistem akan menampilkan halaman data </w:t>
              </w:r>
            </w:ins>
            <w:ins w:id="8429" w:author="fauzan" w:date="2022-08-01T17:35:00Z">
              <w:r>
                <w:t xml:space="preserve">toko </w:t>
              </w:r>
            </w:ins>
            <w:del w:id="8430" w:author="fauzan" w:date="2022-08-01T17:31:00Z">
              <w:r>
                <w:rPr>
                  <w:szCs w:val="24"/>
                </w:rPr>
                <w:delText>Sistem akan menampilkan error</w:delText>
              </w:r>
            </w:del>
          </w:p>
        </w:tc>
        <w:tc>
          <w:tcPr>
            <w:tcW w:w="236" w:type="dxa"/>
            <w:vAlign w:val="center"/>
            <w:tcPrChange w:id="8431" w:author="muhammad fauzan" w:date="2022-08-04T16:08:00Z">
              <w:tcPr>
                <w:tcW w:w="1640" w:type="dxa"/>
                <w:vAlign w:val="center"/>
              </w:tcPr>
            </w:tcPrChange>
          </w:tcPr>
          <w:p w:rsidR="00222167" w:rsidRDefault="008B3912">
            <w:pPr>
              <w:pStyle w:val="ListParagraph"/>
              <w:spacing w:line="240" w:lineRule="auto"/>
              <w:ind w:left="0"/>
              <w:jc w:val="left"/>
              <w:pPrChange w:id="8432" w:author="muhammad fauzan" w:date="2022-08-04T16:01:00Z">
                <w:pPr>
                  <w:pStyle w:val="ListParagraph"/>
                  <w:spacing w:line="240" w:lineRule="auto"/>
                  <w:ind w:left="0"/>
                </w:pPr>
              </w:pPrChange>
            </w:pPr>
            <w:ins w:id="8433" w:author="muhammad fauzan" w:date="2022-08-04T16:06:00Z">
              <w:r>
                <w:t>s</w:t>
              </w:r>
            </w:ins>
            <w:ins w:id="8434" w:author="fauzan" w:date="2022-08-01T17:31:00Z">
              <w:del w:id="8435" w:author="muhammad fauzan" w:date="2022-08-04T16:06:00Z">
                <w:r>
                  <w:delText>S</w:delText>
                </w:r>
              </w:del>
              <w:r>
                <w:t>ukses</w:t>
              </w:r>
            </w:ins>
            <w:del w:id="8436" w:author="fauzan" w:date="2022-08-01T17:31:00Z">
              <w:r>
                <w:delText>Sukses</w:delText>
              </w:r>
            </w:del>
          </w:p>
        </w:tc>
      </w:tr>
    </w:tbl>
    <w:p w:rsidR="00222167" w:rsidRDefault="008B3912">
      <w:pPr>
        <w:pStyle w:val="ListParagraph"/>
        <w:spacing w:line="240" w:lineRule="auto"/>
        <w:ind w:left="851"/>
        <w:rPr>
          <w:del w:id="8437" w:author="muhammad fauzan" w:date="2022-08-07T17:52:00Z"/>
        </w:rPr>
        <w:pPrChange w:id="8438" w:author="muhammad fauzan" w:date="2022-08-04T16:03:00Z">
          <w:pPr>
            <w:pStyle w:val="ListParagraph"/>
            <w:ind w:left="851"/>
          </w:pPr>
        </w:pPrChange>
      </w:pPr>
      <w:del w:id="8439" w:author="muhammad fauzan" w:date="2022-08-04T16:03:00Z">
        <w:r>
          <w:delText>asaas</w:delText>
        </w:r>
      </w:del>
    </w:p>
    <w:p w:rsidR="00222167" w:rsidRDefault="00222167">
      <w:pPr>
        <w:pStyle w:val="ListParagraph"/>
        <w:spacing w:line="240" w:lineRule="auto"/>
        <w:ind w:left="851"/>
        <w:rPr>
          <w:ins w:id="8440" w:author="muhammad fauzan" w:date="2022-08-05T02:58:00Z"/>
        </w:rPr>
        <w:pPrChange w:id="8441" w:author="muhammad fauzan" w:date="2022-08-07T17:52:00Z">
          <w:pPr>
            <w:pStyle w:val="ListParagraph"/>
            <w:numPr>
              <w:numId w:val="38"/>
            </w:numPr>
            <w:ind w:left="426" w:hanging="425"/>
          </w:pPr>
        </w:pPrChange>
      </w:pPr>
    </w:p>
    <w:p w:rsidR="00222167" w:rsidRDefault="008B3912">
      <w:pPr>
        <w:pStyle w:val="ListParagraph"/>
        <w:numPr>
          <w:ilvl w:val="0"/>
          <w:numId w:val="38"/>
        </w:numPr>
        <w:ind w:left="426" w:hanging="425"/>
        <w:rPr>
          <w:ins w:id="8442" w:author="muhammad fauzan" w:date="2022-08-07T17:55:00Z"/>
        </w:rPr>
      </w:pPr>
      <w:r>
        <w:t xml:space="preserve">Halaman ubah data toko pada admin </w:t>
      </w:r>
    </w:p>
    <w:p w:rsidR="00222167" w:rsidRDefault="008B3912">
      <w:pPr>
        <w:pStyle w:val="ListParagraph"/>
        <w:ind w:left="426"/>
        <w:pPrChange w:id="8443" w:author="muhammad fauzan" w:date="2022-08-07T17:55:00Z">
          <w:pPr>
            <w:pStyle w:val="ListParagraph"/>
            <w:numPr>
              <w:numId w:val="38"/>
            </w:numPr>
            <w:ind w:left="851" w:hanging="425"/>
          </w:pPr>
        </w:pPrChange>
      </w:pPr>
      <w:ins w:id="8444" w:author="muhammad fauzan" w:date="2022-08-07T17:55:00Z">
        <w:r>
          <w:t>Halaman ubah data toko merupakan halaman untuk toko mengubah data toko</w:t>
        </w:r>
      </w:ins>
    </w:p>
    <w:p w:rsidR="00222167" w:rsidRDefault="008B3912">
      <w:pPr>
        <w:pStyle w:val="ListParagraph"/>
        <w:ind w:left="426"/>
        <w:rPr>
          <w:ins w:id="8445" w:author="muhammad fauzan" w:date="2022-08-04T16:05:00Z"/>
        </w:rPr>
      </w:pPr>
      <w:ins w:id="8446" w:author="fauzan" w:date="2022-08-01T17:35:00Z">
        <w:del w:id="8447" w:author="muhammad fauzan" w:date="2022-08-07T17:55:00Z">
          <w:r>
            <w:lastRenderedPageBreak/>
            <w:delText xml:space="preserve">Halaman ubah data </w:delText>
          </w:r>
        </w:del>
      </w:ins>
      <w:ins w:id="8448" w:author="fauzan" w:date="2022-08-01T17:36:00Z">
        <w:del w:id="8449" w:author="muhammad fauzan" w:date="2022-08-07T17:55:00Z">
          <w:r>
            <w:delText xml:space="preserve">toko </w:delText>
          </w:r>
        </w:del>
      </w:ins>
      <w:ins w:id="8450" w:author="fauzan" w:date="2022-08-01T17:35:00Z">
        <w:del w:id="8451" w:author="muhammad fauzan" w:date="2022-08-07T17:55:00Z">
          <w:r>
            <w:delText xml:space="preserve">merupakan halaman untuk </w:delText>
          </w:r>
        </w:del>
      </w:ins>
      <w:ins w:id="8452" w:author="fauzan" w:date="2022-08-01T17:36:00Z">
        <w:del w:id="8453" w:author="muhammad fauzan" w:date="2022-08-07T17:55:00Z">
          <w:r>
            <w:delText xml:space="preserve">toko </w:delText>
          </w:r>
        </w:del>
      </w:ins>
      <w:ins w:id="8454" w:author="fauzan" w:date="2022-08-01T17:35:00Z">
        <w:del w:id="8455" w:author="muhammad fauzan" w:date="2022-08-07T17:55:00Z">
          <w:r>
            <w:delText xml:space="preserve">mengubah data </w:delText>
          </w:r>
        </w:del>
      </w:ins>
      <w:ins w:id="8456" w:author="fauzan" w:date="2022-08-01T17:36:00Z">
        <w:del w:id="8457" w:author="muhammad fauzan" w:date="2022-08-07T17:55:00Z">
          <w:r>
            <w:delText xml:space="preserve">toko </w:delText>
          </w:r>
        </w:del>
      </w:ins>
      <w:ins w:id="8458" w:author="fauzan" w:date="2022-08-01T17:35:00Z">
        <w:r>
          <w:t xml:space="preserve">setelah menekan </w:t>
        </w:r>
        <w:del w:id="8459" w:author="muhammad fauzan" w:date="2022-08-04T18:59:00Z">
          <w:r>
            <w:delText>button</w:delText>
          </w:r>
        </w:del>
      </w:ins>
      <w:ins w:id="8460" w:author="muhammad fauzan" w:date="2022-08-04T18:59:00Z">
        <w:r>
          <w:rPr>
            <w:i/>
          </w:rPr>
          <w:t>button</w:t>
        </w:r>
      </w:ins>
      <w:ins w:id="8461" w:author="fauzan" w:date="2022-08-01T17:35:00Z">
        <w:r>
          <w:t xml:space="preserve"> ubah pada halaman data </w:t>
        </w:r>
      </w:ins>
      <w:ins w:id="8462" w:author="fauzan" w:date="2022-08-01T17:36:00Z">
        <w:r>
          <w:t>toko</w:t>
        </w:r>
      </w:ins>
      <w:ins w:id="8463" w:author="fauzan" w:date="2022-08-01T17:35:00Z">
        <w:r>
          <w:t xml:space="preserve">. Berikut pengujian pada halaman ubah data </w:t>
        </w:r>
      </w:ins>
      <w:ins w:id="8464" w:author="fauzan" w:date="2022-08-01T17:36:00Z">
        <w:r>
          <w:t xml:space="preserve">toko </w:t>
        </w:r>
      </w:ins>
      <w:del w:id="8465" w:author="fauzan" w:date="2022-08-01T17:35: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p>
    <w:p w:rsidR="00222167" w:rsidRDefault="008B3912">
      <w:pPr>
        <w:pStyle w:val="ListParagraph"/>
        <w:ind w:left="0"/>
        <w:jc w:val="center"/>
        <w:pPrChange w:id="8466" w:author="muhammad fauzan" w:date="2022-08-04T16:09:00Z">
          <w:pPr>
            <w:pStyle w:val="ListParagraph"/>
            <w:ind w:left="851"/>
          </w:pPr>
        </w:pPrChange>
      </w:pPr>
      <w:ins w:id="8467" w:author="muhammad fauzan" w:date="2022-08-04T16:09:00Z">
        <w:r>
          <w:t xml:space="preserve">Tabel 4. </w:t>
        </w:r>
        <w:r>
          <w:fldChar w:fldCharType="begin"/>
        </w:r>
        <w:r>
          <w:instrText xml:space="preserve"> SEQ Tabel_4. \* ARABIC </w:instrText>
        </w:r>
        <w:r>
          <w:fldChar w:fldCharType="separate"/>
        </w:r>
      </w:ins>
      <w:ins w:id="8468" w:author="muhammad fauzan" w:date="2022-08-10T01:43:00Z">
        <w:r>
          <w:t>9</w:t>
        </w:r>
      </w:ins>
      <w:ins w:id="8469" w:author="muhammad fauzan" w:date="2022-08-04T16:09:00Z">
        <w:r>
          <w:fldChar w:fldCharType="end"/>
        </w:r>
        <w:r>
          <w:t xml:space="preserve"> Tabel black box ubah data toko pada admin</w:t>
        </w:r>
      </w:ins>
    </w:p>
    <w:tbl>
      <w:tblPr>
        <w:tblStyle w:val="TableGrid"/>
        <w:tblW w:w="0" w:type="auto"/>
        <w:tblInd w:w="-5" w:type="dxa"/>
        <w:tblLook w:val="04A0" w:firstRow="1" w:lastRow="0" w:firstColumn="1" w:lastColumn="0" w:noHBand="0" w:noVBand="1"/>
        <w:tblPrChange w:id="8470" w:author="muhammad fauzan" w:date="2022-08-04T16:06:00Z">
          <w:tblPr>
            <w:tblStyle w:val="TableGrid"/>
            <w:tblW w:w="0" w:type="auto"/>
            <w:tblInd w:w="720" w:type="dxa"/>
            <w:tblLook w:val="04A0" w:firstRow="1" w:lastRow="0" w:firstColumn="1" w:lastColumn="0" w:noHBand="0" w:noVBand="1"/>
          </w:tblPr>
        </w:tblPrChange>
      </w:tblPr>
      <w:tblGrid>
        <w:gridCol w:w="563"/>
        <w:gridCol w:w="2130"/>
        <w:gridCol w:w="2069"/>
        <w:gridCol w:w="1621"/>
        <w:gridCol w:w="1550"/>
        <w:tblGridChange w:id="8471">
          <w:tblGrid>
            <w:gridCol w:w="541"/>
            <w:gridCol w:w="476"/>
            <w:gridCol w:w="1222"/>
            <w:gridCol w:w="152"/>
            <w:gridCol w:w="1104"/>
            <w:gridCol w:w="809"/>
            <w:gridCol w:w="714"/>
            <w:gridCol w:w="725"/>
            <w:gridCol w:w="527"/>
            <w:gridCol w:w="938"/>
          </w:tblGrid>
        </w:tblGridChange>
      </w:tblGrid>
      <w:tr w:rsidR="00222167" w:rsidTr="00222167">
        <w:trPr>
          <w:trHeight w:val="1314"/>
          <w:tblHeader/>
          <w:trPrChange w:id="8472" w:author="muhammad fauzan" w:date="2022-08-04T16:06:00Z">
            <w:trPr>
              <w:trHeight w:val="1314"/>
            </w:trPr>
          </w:trPrChange>
        </w:trPr>
        <w:tc>
          <w:tcPr>
            <w:tcW w:w="0" w:type="auto"/>
            <w:vAlign w:val="center"/>
            <w:tcPrChange w:id="8473" w:author="muhammad fauzan" w:date="2022-08-04T16:06:00Z">
              <w:tcPr>
                <w:tcW w:w="541"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8474" w:author="muhammad fauzan" w:date="2022-08-04T16:06:00Z">
              <w:tcPr>
                <w:tcW w:w="1850" w:type="dxa"/>
                <w:gridSpan w:val="3"/>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8475" w:author="muhammad fauzan" w:date="2022-08-04T16:06:00Z">
              <w:tcPr>
                <w:tcW w:w="1913" w:type="dxa"/>
                <w:gridSpan w:val="2"/>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8476" w:author="muhammad fauzan" w:date="2022-08-04T16:06:00Z">
              <w:tcPr>
                <w:tcW w:w="1439" w:type="dxa"/>
                <w:gridSpan w:val="2"/>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8477" w:author="muhammad fauzan" w:date="2022-08-04T16:06:00Z">
              <w:tcPr>
                <w:tcW w:w="1465" w:type="dxa"/>
                <w:gridSpan w:val="2"/>
                <w:vAlign w:val="center"/>
              </w:tcPr>
            </w:tcPrChange>
          </w:tcPr>
          <w:p w:rsidR="00222167" w:rsidRDefault="008B3912">
            <w:pPr>
              <w:pStyle w:val="ListParagraph"/>
              <w:spacing w:line="240" w:lineRule="auto"/>
              <w:ind w:left="0"/>
              <w:jc w:val="center"/>
            </w:pPr>
            <w:r>
              <w:rPr>
                <w:szCs w:val="24"/>
              </w:rPr>
              <w:t>Hasil</w:t>
            </w:r>
          </w:p>
        </w:tc>
      </w:tr>
      <w:tr w:rsidR="00222167" w:rsidTr="00222167">
        <w:trPr>
          <w:trPrChange w:id="8478" w:author="muhammad fauzan" w:date="2022-08-04T16:06:00Z">
            <w:trPr>
              <w:gridAfter w:val="0"/>
            </w:trPr>
          </w:trPrChange>
        </w:trPr>
        <w:tc>
          <w:tcPr>
            <w:tcW w:w="0" w:type="auto"/>
            <w:tcPrChange w:id="8479" w:author="muhammad fauzan" w:date="2022-08-04T16:06:00Z">
              <w:tcPr>
                <w:tcW w:w="1017" w:type="dxa"/>
                <w:gridSpan w:val="2"/>
                <w:vAlign w:val="center"/>
              </w:tcPr>
            </w:tcPrChange>
          </w:tcPr>
          <w:p w:rsidR="00222167" w:rsidRDefault="008B3912">
            <w:pPr>
              <w:pStyle w:val="ListParagraph"/>
              <w:spacing w:line="240" w:lineRule="auto"/>
              <w:ind w:left="0"/>
              <w:jc w:val="center"/>
            </w:pPr>
            <w:ins w:id="8480" w:author="fauzan" w:date="2022-08-01T17:35:00Z">
              <w:r>
                <w:rPr>
                  <w:szCs w:val="24"/>
                </w:rPr>
                <w:t>1</w:t>
              </w:r>
            </w:ins>
            <w:del w:id="8481" w:author="fauzan" w:date="2022-08-01T17:35:00Z">
              <w:r>
                <w:rPr>
                  <w:szCs w:val="24"/>
                </w:rPr>
                <w:delText>1</w:delText>
              </w:r>
            </w:del>
          </w:p>
        </w:tc>
        <w:tc>
          <w:tcPr>
            <w:tcW w:w="0" w:type="auto"/>
            <w:tcPrChange w:id="8482" w:author="muhammad fauzan" w:date="2022-08-04T16:06:00Z">
              <w:tcPr>
                <w:tcW w:w="1222" w:type="dxa"/>
              </w:tcPr>
            </w:tcPrChange>
          </w:tcPr>
          <w:p w:rsidR="00222167" w:rsidRDefault="008B3912">
            <w:pPr>
              <w:pStyle w:val="ListParagraph"/>
              <w:spacing w:line="240" w:lineRule="auto"/>
              <w:ind w:left="0"/>
            </w:pPr>
            <w:ins w:id="8483" w:author="fauzan" w:date="2022-08-01T17:35:00Z">
              <w:r>
                <w:rPr>
                  <w:szCs w:val="24"/>
                </w:rPr>
                <w:t>Tidak memasukkan data apapun lalu menekan ubah</w:t>
              </w:r>
            </w:ins>
            <w:del w:id="8484" w:author="fauzan" w:date="2022-08-01T17:35:00Z">
              <w:r>
                <w:rPr>
                  <w:szCs w:val="24"/>
                </w:rPr>
                <w:delText>Username dan password kosong kemudian menekan button login</w:delText>
              </w:r>
            </w:del>
          </w:p>
        </w:tc>
        <w:tc>
          <w:tcPr>
            <w:tcW w:w="0" w:type="auto"/>
            <w:tcPrChange w:id="8485" w:author="muhammad fauzan" w:date="2022-08-04T16:06:00Z">
              <w:tcPr>
                <w:tcW w:w="1256" w:type="dxa"/>
                <w:gridSpan w:val="2"/>
              </w:tcPr>
            </w:tcPrChange>
          </w:tcPr>
          <w:p w:rsidR="00222167" w:rsidRDefault="008B3912">
            <w:pPr>
              <w:pStyle w:val="ListParagraph"/>
              <w:spacing w:line="240" w:lineRule="auto"/>
              <w:ind w:left="0"/>
              <w:rPr>
                <w:del w:id="8486" w:author="fauzan" w:date="2022-08-01T17:35:00Z"/>
                <w:szCs w:val="24"/>
              </w:rPr>
            </w:pPr>
            <w:ins w:id="8487" w:author="fauzan" w:date="2022-08-01T17:35:00Z">
              <w:r>
                <w:rPr>
                  <w:szCs w:val="24"/>
                </w:rPr>
                <w:t>Tidak memasukkan data</w:t>
              </w:r>
            </w:ins>
            <w:del w:id="8488" w:author="fauzan" w:date="2022-08-01T17:35:00Z">
              <w:r>
                <w:rPr>
                  <w:szCs w:val="24"/>
                </w:rPr>
                <w:delText>Username: (kosong)</w:delText>
              </w:r>
            </w:del>
          </w:p>
          <w:p w:rsidR="00222167" w:rsidRDefault="008B3912">
            <w:pPr>
              <w:pStyle w:val="ListParagraph"/>
              <w:spacing w:line="240" w:lineRule="auto"/>
              <w:ind w:left="0"/>
            </w:pPr>
            <w:del w:id="8489" w:author="fauzan" w:date="2022-08-01T17:35:00Z">
              <w:r>
                <w:rPr>
                  <w:szCs w:val="24"/>
                </w:rPr>
                <w:delText>Password: (kosong)</w:delText>
              </w:r>
            </w:del>
          </w:p>
        </w:tc>
        <w:tc>
          <w:tcPr>
            <w:tcW w:w="0" w:type="auto"/>
            <w:tcPrChange w:id="8490" w:author="muhammad fauzan" w:date="2022-08-04T16:06:00Z">
              <w:tcPr>
                <w:tcW w:w="1523" w:type="dxa"/>
                <w:gridSpan w:val="2"/>
              </w:tcPr>
            </w:tcPrChange>
          </w:tcPr>
          <w:p w:rsidR="00222167" w:rsidRDefault="008B3912">
            <w:pPr>
              <w:pStyle w:val="ListParagraph"/>
              <w:spacing w:line="240" w:lineRule="auto"/>
              <w:ind w:left="0"/>
            </w:pPr>
            <w:ins w:id="8491" w:author="fauzan" w:date="2022-08-01T17:35:00Z">
              <w:r>
                <w:rPr>
                  <w:szCs w:val="24"/>
                </w:rPr>
                <w:t>Sistem akan menampilkan error</w:t>
              </w:r>
            </w:ins>
            <w:del w:id="8492" w:author="fauzan" w:date="2022-08-01T17:35:00Z">
              <w:r>
                <w:rPr>
                  <w:szCs w:val="24"/>
                </w:rPr>
                <w:delText>Sistem akan menampilkan error</w:delText>
              </w:r>
            </w:del>
          </w:p>
        </w:tc>
        <w:tc>
          <w:tcPr>
            <w:tcW w:w="0" w:type="auto"/>
            <w:tcPrChange w:id="8493" w:author="muhammad fauzan" w:date="2022-08-04T16:06:00Z">
              <w:tcPr>
                <w:tcW w:w="1252" w:type="dxa"/>
                <w:gridSpan w:val="2"/>
                <w:vAlign w:val="center"/>
              </w:tcPr>
            </w:tcPrChange>
          </w:tcPr>
          <w:p w:rsidR="00222167" w:rsidRDefault="008B3912">
            <w:pPr>
              <w:pStyle w:val="ListParagraph"/>
              <w:spacing w:line="240" w:lineRule="auto"/>
              <w:ind w:left="0"/>
              <w:jc w:val="center"/>
              <w:pPrChange w:id="8494" w:author="muhammad fauzan" w:date="2022-08-04T16:04:00Z">
                <w:pPr>
                  <w:pStyle w:val="ListParagraph"/>
                  <w:spacing w:line="240" w:lineRule="auto"/>
                  <w:ind w:left="0"/>
                </w:pPr>
              </w:pPrChange>
            </w:pPr>
            <w:ins w:id="8495" w:author="fauzan" w:date="2022-08-01T17:35:00Z">
              <w:r>
                <w:t>Sukses</w:t>
              </w:r>
            </w:ins>
            <w:del w:id="8496" w:author="fauzan" w:date="2022-08-01T17:35:00Z">
              <w:r>
                <w:delText>Sukses</w:delText>
              </w:r>
            </w:del>
          </w:p>
        </w:tc>
      </w:tr>
      <w:tr w:rsidR="00222167" w:rsidTr="00222167">
        <w:trPr>
          <w:trPrChange w:id="8497" w:author="muhammad fauzan" w:date="2022-08-04T16:06:00Z">
            <w:trPr>
              <w:gridAfter w:val="0"/>
            </w:trPr>
          </w:trPrChange>
        </w:trPr>
        <w:tc>
          <w:tcPr>
            <w:tcW w:w="0" w:type="auto"/>
            <w:tcPrChange w:id="8498" w:author="muhammad fauzan" w:date="2022-08-04T16:06:00Z">
              <w:tcPr>
                <w:tcW w:w="1017" w:type="dxa"/>
                <w:gridSpan w:val="2"/>
                <w:vAlign w:val="center"/>
              </w:tcPr>
            </w:tcPrChange>
          </w:tcPr>
          <w:p w:rsidR="00222167" w:rsidRDefault="008B3912">
            <w:pPr>
              <w:pStyle w:val="ListParagraph"/>
              <w:spacing w:line="240" w:lineRule="auto"/>
              <w:ind w:left="0"/>
              <w:jc w:val="center"/>
              <w:rPr>
                <w:szCs w:val="24"/>
              </w:rPr>
            </w:pPr>
            <w:ins w:id="8499" w:author="fauzan" w:date="2022-08-01T17:35:00Z">
              <w:r>
                <w:rPr>
                  <w:szCs w:val="24"/>
                </w:rPr>
                <w:t>2</w:t>
              </w:r>
            </w:ins>
            <w:del w:id="8500" w:author="fauzan" w:date="2022-08-01T17:35:00Z">
              <w:r>
                <w:rPr>
                  <w:szCs w:val="24"/>
                </w:rPr>
                <w:delText>2</w:delText>
              </w:r>
            </w:del>
          </w:p>
        </w:tc>
        <w:tc>
          <w:tcPr>
            <w:tcW w:w="0" w:type="auto"/>
            <w:tcPrChange w:id="8501" w:author="muhammad fauzan" w:date="2022-08-04T16:06:00Z">
              <w:tcPr>
                <w:tcW w:w="1222" w:type="dxa"/>
              </w:tcPr>
            </w:tcPrChange>
          </w:tcPr>
          <w:p w:rsidR="00222167" w:rsidRDefault="008B3912">
            <w:pPr>
              <w:pStyle w:val="ListParagraph"/>
              <w:spacing w:line="240" w:lineRule="auto"/>
              <w:ind w:left="0"/>
              <w:rPr>
                <w:szCs w:val="24"/>
              </w:rPr>
            </w:pPr>
            <w:ins w:id="8502" w:author="fauzan" w:date="2022-08-01T17:35:00Z">
              <w:r>
                <w:rPr>
                  <w:szCs w:val="24"/>
                </w:rPr>
                <w:t>Ada form yang tidak diisi lalu menekan ubah</w:t>
              </w:r>
            </w:ins>
            <w:del w:id="8503" w:author="fauzan" w:date="2022-08-01T17:35:00Z">
              <w:r>
                <w:rPr>
                  <w:szCs w:val="24"/>
                </w:rPr>
                <w:delText>Username berisi dan password kosong kemudian menekan button login</w:delText>
              </w:r>
            </w:del>
          </w:p>
        </w:tc>
        <w:tc>
          <w:tcPr>
            <w:tcW w:w="0" w:type="auto"/>
            <w:tcPrChange w:id="8504" w:author="muhammad fauzan" w:date="2022-08-04T16:06:00Z">
              <w:tcPr>
                <w:tcW w:w="1256" w:type="dxa"/>
                <w:gridSpan w:val="2"/>
              </w:tcPr>
            </w:tcPrChange>
          </w:tcPr>
          <w:p w:rsidR="00222167" w:rsidRDefault="008B3912">
            <w:pPr>
              <w:pStyle w:val="ListParagraph"/>
              <w:spacing w:line="240" w:lineRule="auto"/>
              <w:ind w:left="0"/>
              <w:rPr>
                <w:del w:id="8505" w:author="fauzan" w:date="2022-08-01T17:35:00Z"/>
                <w:szCs w:val="24"/>
              </w:rPr>
            </w:pPr>
            <w:ins w:id="8506" w:author="fauzan" w:date="2022-08-01T17:35:00Z">
              <w:r>
                <w:rPr>
                  <w:szCs w:val="24"/>
                </w:rPr>
                <w:t>Ada form yang tidak diisi</w:t>
              </w:r>
            </w:ins>
            <w:del w:id="8507" w:author="fauzan" w:date="2022-08-01T17:35:00Z">
              <w:r>
                <w:rPr>
                  <w:szCs w:val="24"/>
                </w:rPr>
                <w:delText>Username: Fauzan</w:delText>
              </w:r>
            </w:del>
          </w:p>
          <w:p w:rsidR="00222167" w:rsidRDefault="008B3912">
            <w:pPr>
              <w:pStyle w:val="ListParagraph"/>
              <w:spacing w:line="240" w:lineRule="auto"/>
              <w:ind w:left="0"/>
              <w:rPr>
                <w:szCs w:val="24"/>
              </w:rPr>
            </w:pPr>
            <w:del w:id="8508" w:author="fauzan" w:date="2022-08-01T17:35:00Z">
              <w:r>
                <w:rPr>
                  <w:szCs w:val="24"/>
                </w:rPr>
                <w:delText>Password: (kosong)</w:delText>
              </w:r>
            </w:del>
          </w:p>
        </w:tc>
        <w:tc>
          <w:tcPr>
            <w:tcW w:w="0" w:type="auto"/>
            <w:tcPrChange w:id="8509" w:author="muhammad fauzan" w:date="2022-08-04T16:06:00Z">
              <w:tcPr>
                <w:tcW w:w="1523" w:type="dxa"/>
                <w:gridSpan w:val="2"/>
              </w:tcPr>
            </w:tcPrChange>
          </w:tcPr>
          <w:p w:rsidR="00222167" w:rsidRDefault="008B3912">
            <w:pPr>
              <w:pStyle w:val="ListParagraph"/>
              <w:spacing w:line="240" w:lineRule="auto"/>
              <w:ind w:left="0"/>
              <w:rPr>
                <w:szCs w:val="24"/>
              </w:rPr>
            </w:pPr>
            <w:ins w:id="8510" w:author="fauzan" w:date="2022-08-01T17:35:00Z">
              <w:r>
                <w:rPr>
                  <w:szCs w:val="24"/>
                </w:rPr>
                <w:t>Sistem akan menampilkan error</w:t>
              </w:r>
            </w:ins>
            <w:del w:id="8511" w:author="fauzan" w:date="2022-08-01T17:35:00Z">
              <w:r>
                <w:rPr>
                  <w:szCs w:val="24"/>
                </w:rPr>
                <w:delText>Sistem akan menampilkan error</w:delText>
              </w:r>
            </w:del>
          </w:p>
        </w:tc>
        <w:tc>
          <w:tcPr>
            <w:tcW w:w="0" w:type="auto"/>
            <w:tcPrChange w:id="8512" w:author="muhammad fauzan" w:date="2022-08-04T16:06:00Z">
              <w:tcPr>
                <w:tcW w:w="1252" w:type="dxa"/>
                <w:gridSpan w:val="2"/>
                <w:vAlign w:val="center"/>
              </w:tcPr>
            </w:tcPrChange>
          </w:tcPr>
          <w:p w:rsidR="00222167" w:rsidRDefault="008B3912">
            <w:pPr>
              <w:pStyle w:val="ListParagraph"/>
              <w:spacing w:line="240" w:lineRule="auto"/>
              <w:ind w:left="0"/>
              <w:jc w:val="center"/>
              <w:pPrChange w:id="8513" w:author="muhammad fauzan" w:date="2022-08-04T16:04:00Z">
                <w:pPr>
                  <w:pStyle w:val="ListParagraph"/>
                  <w:spacing w:line="240" w:lineRule="auto"/>
                  <w:ind w:left="0"/>
                </w:pPr>
              </w:pPrChange>
            </w:pPr>
            <w:ins w:id="8514" w:author="fauzan" w:date="2022-08-01T17:35:00Z">
              <w:r>
                <w:t>sukses</w:t>
              </w:r>
            </w:ins>
            <w:del w:id="8515" w:author="fauzan" w:date="2022-08-01T17:35:00Z">
              <w:r>
                <w:delText>sukses</w:delText>
              </w:r>
            </w:del>
          </w:p>
        </w:tc>
      </w:tr>
      <w:tr w:rsidR="00222167" w:rsidTr="00222167">
        <w:trPr>
          <w:trPrChange w:id="8516" w:author="muhammad fauzan" w:date="2022-08-04T16:06:00Z">
            <w:trPr>
              <w:gridAfter w:val="0"/>
            </w:trPr>
          </w:trPrChange>
        </w:trPr>
        <w:tc>
          <w:tcPr>
            <w:tcW w:w="0" w:type="auto"/>
            <w:tcPrChange w:id="8517" w:author="muhammad fauzan" w:date="2022-08-04T16:06:00Z">
              <w:tcPr>
                <w:tcW w:w="1017" w:type="dxa"/>
                <w:gridSpan w:val="2"/>
                <w:vAlign w:val="center"/>
              </w:tcPr>
            </w:tcPrChange>
          </w:tcPr>
          <w:p w:rsidR="00222167" w:rsidRDefault="008B3912">
            <w:pPr>
              <w:pStyle w:val="ListParagraph"/>
              <w:spacing w:line="240" w:lineRule="auto"/>
              <w:ind w:left="0"/>
              <w:jc w:val="center"/>
              <w:rPr>
                <w:szCs w:val="24"/>
              </w:rPr>
            </w:pPr>
            <w:ins w:id="8518" w:author="fauzan" w:date="2022-08-01T17:35:00Z">
              <w:r>
                <w:rPr>
                  <w:szCs w:val="24"/>
                </w:rPr>
                <w:t>3</w:t>
              </w:r>
            </w:ins>
            <w:del w:id="8519" w:author="fauzan" w:date="2022-08-01T17:35:00Z">
              <w:r>
                <w:rPr>
                  <w:szCs w:val="24"/>
                </w:rPr>
                <w:delText>3</w:delText>
              </w:r>
            </w:del>
          </w:p>
        </w:tc>
        <w:tc>
          <w:tcPr>
            <w:tcW w:w="0" w:type="auto"/>
            <w:tcPrChange w:id="8520" w:author="muhammad fauzan" w:date="2022-08-04T16:06:00Z">
              <w:tcPr>
                <w:tcW w:w="1222" w:type="dxa"/>
              </w:tcPr>
            </w:tcPrChange>
          </w:tcPr>
          <w:p w:rsidR="00222167" w:rsidRDefault="008B3912">
            <w:pPr>
              <w:pStyle w:val="ListParagraph"/>
              <w:spacing w:line="240" w:lineRule="auto"/>
              <w:ind w:left="0"/>
              <w:rPr>
                <w:szCs w:val="24"/>
              </w:rPr>
            </w:pPr>
            <w:ins w:id="8521" w:author="fauzan" w:date="2022-08-01T17:35:00Z">
              <w:r>
                <w:rPr>
                  <w:szCs w:val="24"/>
                </w:rPr>
                <w:t>Memasukkan data semua dengan benar lalu menekan ubah</w:t>
              </w:r>
            </w:ins>
            <w:del w:id="8522" w:author="fauzan" w:date="2022-08-01T17:35:00Z">
              <w:r>
                <w:rPr>
                  <w:szCs w:val="24"/>
                </w:rPr>
                <w:delText>Username kosong dan password berisi kemudian menekan button login</w:delText>
              </w:r>
            </w:del>
          </w:p>
        </w:tc>
        <w:tc>
          <w:tcPr>
            <w:tcW w:w="0" w:type="auto"/>
            <w:tcPrChange w:id="8523" w:author="muhammad fauzan" w:date="2022-08-04T16:06:00Z">
              <w:tcPr>
                <w:tcW w:w="1256" w:type="dxa"/>
                <w:gridSpan w:val="2"/>
              </w:tcPr>
            </w:tcPrChange>
          </w:tcPr>
          <w:p w:rsidR="00222167" w:rsidRDefault="008B3912">
            <w:pPr>
              <w:pStyle w:val="ListParagraph"/>
              <w:spacing w:line="240" w:lineRule="auto"/>
              <w:ind w:left="0"/>
              <w:rPr>
                <w:del w:id="8524" w:author="fauzan" w:date="2022-08-01T17:35:00Z"/>
                <w:szCs w:val="24"/>
              </w:rPr>
            </w:pPr>
            <w:ins w:id="8525" w:author="fauzan" w:date="2022-08-01T17:35:00Z">
              <w:r>
                <w:rPr>
                  <w:szCs w:val="24"/>
                </w:rPr>
                <w:t>Memasukkan data semua</w:t>
              </w:r>
            </w:ins>
            <w:del w:id="8526" w:author="fauzan" w:date="2022-08-01T17:35:00Z">
              <w:r>
                <w:rPr>
                  <w:szCs w:val="24"/>
                </w:rPr>
                <w:delText>Username: (kosong)</w:delText>
              </w:r>
            </w:del>
          </w:p>
          <w:p w:rsidR="00222167" w:rsidRDefault="008B3912">
            <w:pPr>
              <w:pStyle w:val="ListParagraph"/>
              <w:spacing w:line="240" w:lineRule="auto"/>
              <w:ind w:left="0"/>
              <w:rPr>
                <w:szCs w:val="24"/>
              </w:rPr>
            </w:pPr>
            <w:del w:id="8527" w:author="fauzan" w:date="2022-08-01T17:35:00Z">
              <w:r>
                <w:rPr>
                  <w:szCs w:val="24"/>
                </w:rPr>
                <w:delText>Password: 12345678</w:delText>
              </w:r>
            </w:del>
          </w:p>
        </w:tc>
        <w:tc>
          <w:tcPr>
            <w:tcW w:w="0" w:type="auto"/>
            <w:tcPrChange w:id="8528" w:author="muhammad fauzan" w:date="2022-08-04T16:06:00Z">
              <w:tcPr>
                <w:tcW w:w="1523" w:type="dxa"/>
                <w:gridSpan w:val="2"/>
              </w:tcPr>
            </w:tcPrChange>
          </w:tcPr>
          <w:p w:rsidR="00222167" w:rsidRDefault="008B3912">
            <w:pPr>
              <w:pStyle w:val="ListParagraph"/>
              <w:spacing w:line="240" w:lineRule="auto"/>
              <w:ind w:left="0"/>
              <w:rPr>
                <w:szCs w:val="24"/>
              </w:rPr>
            </w:pPr>
            <w:ins w:id="8529" w:author="fauzan" w:date="2022-08-01T17:35:00Z">
              <w:r>
                <w:rPr>
                  <w:szCs w:val="24"/>
                </w:rPr>
                <w:t>Sistem akan menampilkan data berhasil diubah</w:t>
              </w:r>
            </w:ins>
            <w:del w:id="8530" w:author="fauzan" w:date="2022-08-01T17:35:00Z">
              <w:r>
                <w:rPr>
                  <w:szCs w:val="24"/>
                </w:rPr>
                <w:delText>Sistem akan menampilkan error</w:delText>
              </w:r>
            </w:del>
          </w:p>
        </w:tc>
        <w:tc>
          <w:tcPr>
            <w:tcW w:w="0" w:type="auto"/>
            <w:tcPrChange w:id="8531" w:author="muhammad fauzan" w:date="2022-08-04T16:06:00Z">
              <w:tcPr>
                <w:tcW w:w="1252" w:type="dxa"/>
                <w:gridSpan w:val="2"/>
                <w:vAlign w:val="center"/>
              </w:tcPr>
            </w:tcPrChange>
          </w:tcPr>
          <w:p w:rsidR="00222167" w:rsidRDefault="008B3912">
            <w:pPr>
              <w:pStyle w:val="ListParagraph"/>
              <w:spacing w:line="240" w:lineRule="auto"/>
              <w:ind w:left="0"/>
              <w:jc w:val="center"/>
              <w:pPrChange w:id="8532" w:author="muhammad fauzan" w:date="2022-08-04T16:04:00Z">
                <w:pPr>
                  <w:pStyle w:val="ListParagraph"/>
                  <w:spacing w:line="240" w:lineRule="auto"/>
                  <w:ind w:left="0"/>
                </w:pPr>
              </w:pPrChange>
            </w:pPr>
            <w:ins w:id="8533" w:author="fauzan" w:date="2022-08-01T17:35:00Z">
              <w:r>
                <w:t>sukses</w:t>
              </w:r>
            </w:ins>
            <w:del w:id="8534" w:author="fauzan" w:date="2022-08-01T17:35:00Z">
              <w:r>
                <w:delText>sukses</w:delText>
              </w:r>
            </w:del>
          </w:p>
        </w:tc>
      </w:tr>
      <w:tr w:rsidR="00222167" w:rsidTr="00222167">
        <w:trPr>
          <w:trPrChange w:id="8535" w:author="muhammad fauzan" w:date="2022-08-04T16:06:00Z">
            <w:trPr>
              <w:gridAfter w:val="0"/>
            </w:trPr>
          </w:trPrChange>
        </w:trPr>
        <w:tc>
          <w:tcPr>
            <w:tcW w:w="0" w:type="auto"/>
            <w:tcPrChange w:id="8536" w:author="muhammad fauzan" w:date="2022-08-04T16:06:00Z">
              <w:tcPr>
                <w:tcW w:w="1017" w:type="dxa"/>
                <w:gridSpan w:val="2"/>
                <w:vAlign w:val="center"/>
              </w:tcPr>
            </w:tcPrChange>
          </w:tcPr>
          <w:p w:rsidR="00222167" w:rsidRDefault="008B3912">
            <w:pPr>
              <w:pStyle w:val="ListParagraph"/>
              <w:spacing w:line="240" w:lineRule="auto"/>
              <w:ind w:left="0"/>
              <w:jc w:val="center"/>
              <w:rPr>
                <w:szCs w:val="24"/>
              </w:rPr>
            </w:pPr>
            <w:ins w:id="8537" w:author="fauzan" w:date="2022-08-01T17:35:00Z">
              <w:r>
                <w:rPr>
                  <w:szCs w:val="24"/>
                </w:rPr>
                <w:t>4</w:t>
              </w:r>
            </w:ins>
            <w:del w:id="8538" w:author="fauzan" w:date="2022-08-01T17:35:00Z">
              <w:r>
                <w:rPr>
                  <w:szCs w:val="24"/>
                </w:rPr>
                <w:delText>4</w:delText>
              </w:r>
            </w:del>
          </w:p>
        </w:tc>
        <w:tc>
          <w:tcPr>
            <w:tcW w:w="0" w:type="auto"/>
            <w:tcPrChange w:id="8539" w:author="muhammad fauzan" w:date="2022-08-04T16:06:00Z">
              <w:tcPr>
                <w:tcW w:w="1222" w:type="dxa"/>
              </w:tcPr>
            </w:tcPrChange>
          </w:tcPr>
          <w:p w:rsidR="00222167" w:rsidRDefault="008B3912">
            <w:pPr>
              <w:pStyle w:val="ListParagraph"/>
              <w:spacing w:line="240" w:lineRule="auto"/>
              <w:ind w:left="0"/>
              <w:rPr>
                <w:szCs w:val="24"/>
              </w:rPr>
            </w:pPr>
            <w:ins w:id="8540" w:author="fauzan" w:date="2022-08-01T17:35:00Z">
              <w:r>
                <w:rPr>
                  <w:szCs w:val="24"/>
                </w:rPr>
                <w:t xml:space="preserve">Menekan </w:t>
              </w:r>
              <w:del w:id="8541" w:author="muhammad fauzan" w:date="2022-08-04T18:59:00Z">
                <w:r>
                  <w:rPr>
                    <w:szCs w:val="24"/>
                  </w:rPr>
                  <w:delText>button</w:delText>
                </w:r>
              </w:del>
            </w:ins>
            <w:ins w:id="8542" w:author="muhammad fauzan" w:date="2022-08-04T18:59:00Z">
              <w:r>
                <w:rPr>
                  <w:i/>
                  <w:szCs w:val="24"/>
                </w:rPr>
                <w:t>button</w:t>
              </w:r>
            </w:ins>
            <w:ins w:id="8543" w:author="fauzan" w:date="2022-08-01T17:35:00Z">
              <w:r>
                <w:rPr>
                  <w:szCs w:val="24"/>
                </w:rPr>
                <w:t xml:space="preserve"> kembali</w:t>
              </w:r>
            </w:ins>
            <w:del w:id="8544" w:author="fauzan" w:date="2022-08-01T17:35:00Z">
              <w:r>
                <w:rPr>
                  <w:szCs w:val="24"/>
                </w:rPr>
                <w:delText>Username dan password kosong kemudian menekan button login</w:delText>
              </w:r>
            </w:del>
          </w:p>
        </w:tc>
        <w:tc>
          <w:tcPr>
            <w:tcW w:w="0" w:type="auto"/>
            <w:tcPrChange w:id="8545" w:author="muhammad fauzan" w:date="2022-08-04T16:06:00Z">
              <w:tcPr>
                <w:tcW w:w="1256" w:type="dxa"/>
                <w:gridSpan w:val="2"/>
              </w:tcPr>
            </w:tcPrChange>
          </w:tcPr>
          <w:p w:rsidR="00222167" w:rsidRDefault="008B3912">
            <w:pPr>
              <w:pStyle w:val="ListParagraph"/>
              <w:spacing w:line="240" w:lineRule="auto"/>
              <w:ind w:left="0"/>
              <w:rPr>
                <w:del w:id="8546" w:author="fauzan" w:date="2022-08-01T17:35:00Z"/>
                <w:szCs w:val="24"/>
              </w:rPr>
            </w:pPr>
            <w:ins w:id="8547" w:author="fauzan" w:date="2022-08-01T17:35:00Z">
              <w:r>
                <w:rPr>
                  <w:szCs w:val="24"/>
                </w:rPr>
                <w:t>kembali</w:t>
              </w:r>
            </w:ins>
            <w:del w:id="8548" w:author="fauzan" w:date="2022-08-01T17:35:00Z">
              <w:r>
                <w:rPr>
                  <w:szCs w:val="24"/>
                </w:rPr>
                <w:delText>Username: (kosong)</w:delText>
              </w:r>
            </w:del>
          </w:p>
          <w:p w:rsidR="00222167" w:rsidRDefault="008B3912">
            <w:pPr>
              <w:pStyle w:val="ListParagraph"/>
              <w:spacing w:line="240" w:lineRule="auto"/>
              <w:ind w:left="0"/>
              <w:rPr>
                <w:szCs w:val="24"/>
              </w:rPr>
            </w:pPr>
            <w:del w:id="8549" w:author="fauzan" w:date="2022-08-01T17:35:00Z">
              <w:r>
                <w:rPr>
                  <w:szCs w:val="24"/>
                </w:rPr>
                <w:delText>Password: (kosong)</w:delText>
              </w:r>
            </w:del>
          </w:p>
        </w:tc>
        <w:tc>
          <w:tcPr>
            <w:tcW w:w="0" w:type="auto"/>
            <w:tcPrChange w:id="8550" w:author="muhammad fauzan" w:date="2022-08-04T16:06:00Z">
              <w:tcPr>
                <w:tcW w:w="1523" w:type="dxa"/>
                <w:gridSpan w:val="2"/>
              </w:tcPr>
            </w:tcPrChange>
          </w:tcPr>
          <w:p w:rsidR="00222167" w:rsidRDefault="008B3912">
            <w:pPr>
              <w:pStyle w:val="ListParagraph"/>
              <w:spacing w:line="240" w:lineRule="auto"/>
              <w:ind w:left="0"/>
              <w:rPr>
                <w:szCs w:val="24"/>
              </w:rPr>
            </w:pPr>
            <w:ins w:id="8551" w:author="fauzan" w:date="2022-08-01T17:35:00Z">
              <w:r>
                <w:rPr>
                  <w:szCs w:val="24"/>
                </w:rPr>
                <w:t xml:space="preserve">Sistem akan menampilkan halaman data </w:t>
              </w:r>
            </w:ins>
            <w:ins w:id="8552" w:author="fauzan" w:date="2022-08-01T17:36:00Z">
              <w:r>
                <w:t xml:space="preserve">toko </w:t>
              </w:r>
            </w:ins>
            <w:del w:id="8553" w:author="fauzan" w:date="2022-08-01T17:35:00Z">
              <w:r>
                <w:rPr>
                  <w:szCs w:val="24"/>
                </w:rPr>
                <w:delText>Sistem akan menampilkan error</w:delText>
              </w:r>
            </w:del>
          </w:p>
        </w:tc>
        <w:tc>
          <w:tcPr>
            <w:tcW w:w="0" w:type="auto"/>
            <w:tcPrChange w:id="8554" w:author="muhammad fauzan" w:date="2022-08-04T16:06:00Z">
              <w:tcPr>
                <w:tcW w:w="1252" w:type="dxa"/>
                <w:gridSpan w:val="2"/>
                <w:vAlign w:val="center"/>
              </w:tcPr>
            </w:tcPrChange>
          </w:tcPr>
          <w:p w:rsidR="00222167" w:rsidRDefault="008B3912">
            <w:pPr>
              <w:pStyle w:val="ListParagraph"/>
              <w:spacing w:line="240" w:lineRule="auto"/>
              <w:ind w:left="0"/>
              <w:jc w:val="center"/>
              <w:pPrChange w:id="8555" w:author="muhammad fauzan" w:date="2022-08-04T16:04:00Z">
                <w:pPr>
                  <w:pStyle w:val="ListParagraph"/>
                  <w:spacing w:line="240" w:lineRule="auto"/>
                  <w:ind w:left="0"/>
                </w:pPr>
              </w:pPrChange>
            </w:pPr>
            <w:ins w:id="8556" w:author="fauzan" w:date="2022-08-01T17:35:00Z">
              <w:r>
                <w:t>Sukses</w:t>
              </w:r>
            </w:ins>
            <w:del w:id="8557" w:author="fauzan" w:date="2022-08-01T17:35:00Z">
              <w:r>
                <w:delText>Sukses</w:delText>
              </w:r>
            </w:del>
          </w:p>
        </w:tc>
      </w:tr>
    </w:tbl>
    <w:p w:rsidR="00222167" w:rsidRDefault="008B3912">
      <w:pPr>
        <w:pStyle w:val="ListParagraph"/>
        <w:spacing w:line="240" w:lineRule="auto"/>
        <w:ind w:left="851"/>
        <w:rPr>
          <w:del w:id="8558" w:author="muhammad fauzan" w:date="2022-08-05T02:59:00Z"/>
        </w:rPr>
        <w:pPrChange w:id="8559" w:author="muhammad fauzan" w:date="2022-08-04T16:09:00Z">
          <w:pPr>
            <w:pStyle w:val="ListParagraph"/>
            <w:ind w:left="851"/>
          </w:pPr>
        </w:pPrChange>
      </w:pPr>
      <w:del w:id="8560" w:author="muhammad fauzan" w:date="2022-08-04T16:05:00Z">
        <w:r>
          <w:delText>asaas</w:delText>
        </w:r>
      </w:del>
    </w:p>
    <w:p w:rsidR="00222167" w:rsidRDefault="00222167">
      <w:pPr>
        <w:pStyle w:val="ListParagraph"/>
        <w:spacing w:line="240" w:lineRule="auto"/>
        <w:ind w:left="851"/>
        <w:rPr>
          <w:ins w:id="8561" w:author="muhammad fauzan" w:date="2022-08-04T16:24:00Z"/>
        </w:rPr>
        <w:pPrChange w:id="8562" w:author="muhammad fauzan" w:date="2022-08-05T02:59:00Z">
          <w:pPr>
            <w:pStyle w:val="ListParagraph"/>
            <w:numPr>
              <w:numId w:val="38"/>
            </w:numPr>
            <w:ind w:left="426" w:hanging="425"/>
          </w:pPr>
        </w:pPrChange>
      </w:pPr>
    </w:p>
    <w:p w:rsidR="00222167" w:rsidRDefault="008B3912">
      <w:pPr>
        <w:pStyle w:val="ListParagraph"/>
        <w:numPr>
          <w:ilvl w:val="0"/>
          <w:numId w:val="38"/>
        </w:numPr>
        <w:ind w:left="426" w:hanging="425"/>
        <w:pPrChange w:id="8563" w:author="muhammad fauzan" w:date="2022-08-04T16:09:00Z">
          <w:pPr>
            <w:pStyle w:val="ListParagraph"/>
            <w:numPr>
              <w:numId w:val="38"/>
            </w:numPr>
            <w:ind w:left="851" w:hanging="425"/>
          </w:pPr>
        </w:pPrChange>
      </w:pPr>
      <w:r>
        <w:t xml:space="preserve">Halaman data roti pada admin </w:t>
      </w:r>
    </w:p>
    <w:p w:rsidR="00222167" w:rsidRDefault="008B3912">
      <w:pPr>
        <w:pStyle w:val="ListParagraph"/>
        <w:ind w:left="426"/>
        <w:rPr>
          <w:ins w:id="8564" w:author="muhammad fauzan" w:date="2022-08-04T16:22:00Z"/>
        </w:rPr>
      </w:pPr>
      <w:ins w:id="8565" w:author="fauzan" w:date="2022-08-01T17:37:00Z">
        <w:r>
          <w:t>Halaman data roti merupakan halaman yang diakses ketika memilih roti pada sidebar. Berikut pengujian pada halaman data roti</w:t>
        </w:r>
      </w:ins>
      <w:ins w:id="8566" w:author="fauzan" w:date="2022-08-01T17:43:00Z">
        <w:r>
          <w:t>.</w:t>
        </w:r>
      </w:ins>
    </w:p>
    <w:p w:rsidR="00222167" w:rsidRDefault="008B3912">
      <w:pPr>
        <w:pStyle w:val="ListParagraph"/>
        <w:ind w:left="0"/>
        <w:jc w:val="center"/>
        <w:rPr>
          <w:ins w:id="8567" w:author="fauzan" w:date="2022-08-01T17:37:00Z"/>
        </w:rPr>
        <w:pPrChange w:id="8568" w:author="muhammad fauzan" w:date="2022-08-04T16:22:00Z">
          <w:pPr>
            <w:pStyle w:val="ListParagraph"/>
            <w:numPr>
              <w:numId w:val="38"/>
            </w:numPr>
            <w:ind w:left="1440" w:hanging="360"/>
          </w:pPr>
        </w:pPrChange>
      </w:pPr>
      <w:ins w:id="8569" w:author="muhammad fauzan" w:date="2022-08-04T16:22:00Z">
        <w:r>
          <w:t xml:space="preserve">Tabel 4. </w:t>
        </w:r>
        <w:r>
          <w:fldChar w:fldCharType="begin"/>
        </w:r>
        <w:r>
          <w:instrText xml:space="preserve"> SEQ Tabel_4. \* ARABIC </w:instrText>
        </w:r>
        <w:r>
          <w:fldChar w:fldCharType="separate"/>
        </w:r>
      </w:ins>
      <w:ins w:id="8570" w:author="muhammad fauzan" w:date="2022-08-10T01:43:00Z">
        <w:r>
          <w:t>10</w:t>
        </w:r>
      </w:ins>
      <w:ins w:id="8571" w:author="muhammad fauzan" w:date="2022-08-04T16:22:00Z">
        <w:r>
          <w:fldChar w:fldCharType="end"/>
        </w:r>
        <w:r>
          <w:t xml:space="preserve"> Tabel black box data roti pada admin</w:t>
        </w:r>
      </w:ins>
    </w:p>
    <w:tbl>
      <w:tblPr>
        <w:tblStyle w:val="TableGrid"/>
        <w:tblW w:w="0" w:type="auto"/>
        <w:tblInd w:w="-5" w:type="dxa"/>
        <w:tblLook w:val="04A0" w:firstRow="1" w:lastRow="0" w:firstColumn="1" w:lastColumn="0" w:noHBand="0" w:noVBand="1"/>
        <w:tblPrChange w:id="8572" w:author="muhammad fauzan" w:date="2022-08-04T16:23:00Z">
          <w:tblPr>
            <w:tblStyle w:val="TableGrid"/>
            <w:tblW w:w="0" w:type="auto"/>
            <w:tblInd w:w="720" w:type="dxa"/>
            <w:tblLook w:val="04A0" w:firstRow="1" w:lastRow="0" w:firstColumn="1" w:lastColumn="0" w:noHBand="0" w:noVBand="1"/>
          </w:tblPr>
        </w:tblPrChange>
      </w:tblPr>
      <w:tblGrid>
        <w:gridCol w:w="563"/>
        <w:gridCol w:w="2200"/>
        <w:gridCol w:w="2075"/>
        <w:gridCol w:w="2212"/>
        <w:gridCol w:w="883"/>
        <w:tblGridChange w:id="8573">
          <w:tblGrid>
            <w:gridCol w:w="1017"/>
            <w:gridCol w:w="1230"/>
            <w:gridCol w:w="1256"/>
            <w:gridCol w:w="1523"/>
            <w:gridCol w:w="1252"/>
          </w:tblGrid>
        </w:tblGridChange>
      </w:tblGrid>
      <w:tr w:rsidR="00222167" w:rsidTr="00222167">
        <w:trPr>
          <w:trHeight w:val="747"/>
          <w:tblHeader/>
          <w:ins w:id="8574" w:author="fauzan" w:date="2022-08-01T17:37:00Z"/>
          <w:trPrChange w:id="8575" w:author="muhammad fauzan" w:date="2022-08-04T16:23:00Z">
            <w:trPr>
              <w:trHeight w:val="1314"/>
            </w:trPr>
          </w:trPrChange>
        </w:trPr>
        <w:tc>
          <w:tcPr>
            <w:tcW w:w="0" w:type="auto"/>
            <w:vAlign w:val="center"/>
            <w:tcPrChange w:id="8576" w:author="muhammad fauzan" w:date="2022-08-04T16:23:00Z">
              <w:tcPr>
                <w:tcW w:w="1017" w:type="dxa"/>
                <w:vAlign w:val="center"/>
              </w:tcPr>
            </w:tcPrChange>
          </w:tcPr>
          <w:p w:rsidR="00222167" w:rsidRDefault="008B3912">
            <w:pPr>
              <w:pStyle w:val="ListParagraph"/>
              <w:spacing w:line="240" w:lineRule="auto"/>
              <w:ind w:left="0"/>
              <w:jc w:val="center"/>
              <w:rPr>
                <w:ins w:id="8577" w:author="fauzan" w:date="2022-08-01T17:37:00Z"/>
              </w:rPr>
            </w:pPr>
            <w:ins w:id="8578" w:author="fauzan" w:date="2022-08-01T17:37:00Z">
              <w:r>
                <w:rPr>
                  <w:szCs w:val="24"/>
                </w:rPr>
                <w:t>NO</w:t>
              </w:r>
            </w:ins>
          </w:p>
        </w:tc>
        <w:tc>
          <w:tcPr>
            <w:tcW w:w="0" w:type="auto"/>
            <w:vAlign w:val="center"/>
            <w:tcPrChange w:id="8579" w:author="muhammad fauzan" w:date="2022-08-04T16:23:00Z">
              <w:tcPr>
                <w:tcW w:w="1222" w:type="dxa"/>
                <w:vAlign w:val="center"/>
              </w:tcPr>
            </w:tcPrChange>
          </w:tcPr>
          <w:p w:rsidR="00222167" w:rsidRDefault="008B3912">
            <w:pPr>
              <w:pStyle w:val="ListParagraph"/>
              <w:spacing w:line="240" w:lineRule="auto"/>
              <w:ind w:left="0"/>
              <w:jc w:val="center"/>
              <w:rPr>
                <w:ins w:id="8580" w:author="fauzan" w:date="2022-08-01T17:37:00Z"/>
              </w:rPr>
            </w:pPr>
            <w:ins w:id="8581" w:author="fauzan" w:date="2022-08-01T17:37:00Z">
              <w:r>
                <w:rPr>
                  <w:szCs w:val="24"/>
                </w:rPr>
                <w:t>Pengujian</w:t>
              </w:r>
            </w:ins>
          </w:p>
        </w:tc>
        <w:tc>
          <w:tcPr>
            <w:tcW w:w="0" w:type="auto"/>
            <w:vAlign w:val="center"/>
            <w:tcPrChange w:id="8582" w:author="muhammad fauzan" w:date="2022-08-04T16:23:00Z">
              <w:tcPr>
                <w:tcW w:w="1256" w:type="dxa"/>
                <w:vAlign w:val="center"/>
              </w:tcPr>
            </w:tcPrChange>
          </w:tcPr>
          <w:p w:rsidR="00222167" w:rsidRDefault="008B3912">
            <w:pPr>
              <w:pStyle w:val="ListParagraph"/>
              <w:spacing w:line="240" w:lineRule="auto"/>
              <w:ind w:left="0"/>
              <w:jc w:val="center"/>
              <w:rPr>
                <w:ins w:id="8583" w:author="fauzan" w:date="2022-08-01T17:37:00Z"/>
              </w:rPr>
            </w:pPr>
            <w:ins w:id="8584" w:author="fauzan" w:date="2022-08-01T17:37:00Z">
              <w:r>
                <w:rPr>
                  <w:szCs w:val="24"/>
                </w:rPr>
                <w:t>Fungsi Yang Diuji</w:t>
              </w:r>
            </w:ins>
          </w:p>
        </w:tc>
        <w:tc>
          <w:tcPr>
            <w:tcW w:w="0" w:type="auto"/>
            <w:vAlign w:val="center"/>
            <w:tcPrChange w:id="8585" w:author="muhammad fauzan" w:date="2022-08-04T16:23:00Z">
              <w:tcPr>
                <w:tcW w:w="1523" w:type="dxa"/>
                <w:vAlign w:val="center"/>
              </w:tcPr>
            </w:tcPrChange>
          </w:tcPr>
          <w:p w:rsidR="00222167" w:rsidRDefault="008B3912">
            <w:pPr>
              <w:pStyle w:val="ListParagraph"/>
              <w:spacing w:line="240" w:lineRule="auto"/>
              <w:ind w:left="0"/>
              <w:jc w:val="center"/>
              <w:rPr>
                <w:ins w:id="8586" w:author="fauzan" w:date="2022-08-01T17:37:00Z"/>
              </w:rPr>
            </w:pPr>
            <w:ins w:id="8587" w:author="fauzan" w:date="2022-08-01T17:37:00Z">
              <w:r>
                <w:rPr>
                  <w:szCs w:val="24"/>
                </w:rPr>
                <w:t>Hasil Yang Diharapkan</w:t>
              </w:r>
            </w:ins>
          </w:p>
        </w:tc>
        <w:tc>
          <w:tcPr>
            <w:tcW w:w="0" w:type="auto"/>
            <w:vAlign w:val="center"/>
            <w:tcPrChange w:id="8588" w:author="muhammad fauzan" w:date="2022-08-04T16:23:00Z">
              <w:tcPr>
                <w:tcW w:w="1252" w:type="dxa"/>
                <w:vAlign w:val="center"/>
              </w:tcPr>
            </w:tcPrChange>
          </w:tcPr>
          <w:p w:rsidR="00222167" w:rsidRDefault="008B3912">
            <w:pPr>
              <w:pStyle w:val="ListParagraph"/>
              <w:spacing w:line="240" w:lineRule="auto"/>
              <w:ind w:left="0"/>
              <w:jc w:val="center"/>
              <w:rPr>
                <w:ins w:id="8589" w:author="fauzan" w:date="2022-08-01T17:37:00Z"/>
              </w:rPr>
            </w:pPr>
            <w:ins w:id="8590" w:author="fauzan" w:date="2022-08-01T17:37:00Z">
              <w:r>
                <w:rPr>
                  <w:szCs w:val="24"/>
                </w:rPr>
                <w:t>Hasil</w:t>
              </w:r>
            </w:ins>
          </w:p>
        </w:tc>
      </w:tr>
      <w:tr w:rsidR="00222167" w:rsidTr="00222167">
        <w:trPr>
          <w:trHeight w:val="920"/>
          <w:ins w:id="8591" w:author="fauzan" w:date="2022-08-01T17:37:00Z"/>
          <w:trPrChange w:id="8592" w:author="muhammad fauzan" w:date="2022-08-07T17:50:00Z">
            <w:trPr>
              <w:trHeight w:val="1314"/>
            </w:trPr>
          </w:trPrChange>
        </w:trPr>
        <w:tc>
          <w:tcPr>
            <w:tcW w:w="0" w:type="auto"/>
            <w:tcPrChange w:id="8593" w:author="muhammad fauzan" w:date="2022-08-07T17:50:00Z">
              <w:tcPr>
                <w:tcW w:w="1017" w:type="dxa"/>
              </w:tcPr>
            </w:tcPrChange>
          </w:tcPr>
          <w:p w:rsidR="00222167" w:rsidRDefault="008B3912">
            <w:pPr>
              <w:pStyle w:val="ListParagraph"/>
              <w:spacing w:line="240" w:lineRule="auto"/>
              <w:ind w:left="0"/>
              <w:jc w:val="center"/>
              <w:rPr>
                <w:ins w:id="8594" w:author="fauzan" w:date="2022-08-01T17:37:00Z"/>
                <w:szCs w:val="24"/>
              </w:rPr>
            </w:pPr>
            <w:ins w:id="8595" w:author="fauzan" w:date="2022-08-01T17:37:00Z">
              <w:r>
                <w:rPr>
                  <w:szCs w:val="24"/>
                </w:rPr>
                <w:t>1</w:t>
              </w:r>
            </w:ins>
          </w:p>
        </w:tc>
        <w:tc>
          <w:tcPr>
            <w:tcW w:w="0" w:type="auto"/>
            <w:tcPrChange w:id="8596" w:author="muhammad fauzan" w:date="2022-08-07T17:50:00Z">
              <w:tcPr>
                <w:tcW w:w="1222" w:type="dxa"/>
              </w:tcPr>
            </w:tcPrChange>
          </w:tcPr>
          <w:p w:rsidR="00222167" w:rsidRDefault="008B3912">
            <w:pPr>
              <w:pStyle w:val="ListParagraph"/>
              <w:spacing w:line="240" w:lineRule="auto"/>
              <w:ind w:left="0"/>
              <w:jc w:val="left"/>
              <w:rPr>
                <w:ins w:id="8597" w:author="fauzan" w:date="2022-08-01T17:37:00Z"/>
                <w:szCs w:val="24"/>
              </w:rPr>
            </w:pPr>
            <w:ins w:id="8598" w:author="fauzan" w:date="2022-08-01T17:37:00Z">
              <w:r>
                <w:rPr>
                  <w:szCs w:val="24"/>
                </w:rPr>
                <w:t>menekan dashboard pada sidebar</w:t>
              </w:r>
            </w:ins>
          </w:p>
        </w:tc>
        <w:tc>
          <w:tcPr>
            <w:tcW w:w="0" w:type="auto"/>
            <w:tcPrChange w:id="8599" w:author="muhammad fauzan" w:date="2022-08-07T17:50:00Z">
              <w:tcPr>
                <w:tcW w:w="1256" w:type="dxa"/>
              </w:tcPr>
            </w:tcPrChange>
          </w:tcPr>
          <w:p w:rsidR="00222167" w:rsidRDefault="008B3912">
            <w:pPr>
              <w:pStyle w:val="ListParagraph"/>
              <w:spacing w:line="240" w:lineRule="auto"/>
              <w:ind w:left="0"/>
              <w:jc w:val="left"/>
              <w:rPr>
                <w:ins w:id="8600" w:author="fauzan" w:date="2022-08-01T17:37:00Z"/>
                <w:szCs w:val="24"/>
              </w:rPr>
            </w:pPr>
            <w:ins w:id="8601" w:author="fauzan" w:date="2022-08-01T17:37:00Z">
              <w:r>
                <w:rPr>
                  <w:szCs w:val="24"/>
                </w:rPr>
                <w:t>Dashboard</w:t>
              </w:r>
            </w:ins>
          </w:p>
        </w:tc>
        <w:tc>
          <w:tcPr>
            <w:tcW w:w="0" w:type="auto"/>
            <w:tcPrChange w:id="8602" w:author="muhammad fauzan" w:date="2022-08-07T17:50:00Z">
              <w:tcPr>
                <w:tcW w:w="1523" w:type="dxa"/>
              </w:tcPr>
            </w:tcPrChange>
          </w:tcPr>
          <w:p w:rsidR="00222167" w:rsidRDefault="008B3912">
            <w:pPr>
              <w:pStyle w:val="ListParagraph"/>
              <w:spacing w:line="240" w:lineRule="auto"/>
              <w:ind w:left="0"/>
              <w:jc w:val="left"/>
              <w:rPr>
                <w:ins w:id="8603" w:author="fauzan" w:date="2022-08-01T17:37:00Z"/>
                <w:szCs w:val="24"/>
              </w:rPr>
            </w:pPr>
            <w:ins w:id="8604" w:author="fauzan" w:date="2022-08-01T17:37:00Z">
              <w:r>
                <w:rPr>
                  <w:szCs w:val="24"/>
                </w:rPr>
                <w:t>Sistem akan menampilkan Dashboard</w:t>
              </w:r>
            </w:ins>
          </w:p>
        </w:tc>
        <w:tc>
          <w:tcPr>
            <w:tcW w:w="0" w:type="auto"/>
            <w:tcPrChange w:id="8605" w:author="muhammad fauzan" w:date="2022-08-07T17:50:00Z">
              <w:tcPr>
                <w:tcW w:w="1252" w:type="dxa"/>
              </w:tcPr>
            </w:tcPrChange>
          </w:tcPr>
          <w:p w:rsidR="00222167" w:rsidRDefault="008B3912">
            <w:pPr>
              <w:pStyle w:val="ListParagraph"/>
              <w:spacing w:line="240" w:lineRule="auto"/>
              <w:ind w:left="0"/>
              <w:jc w:val="center"/>
              <w:rPr>
                <w:ins w:id="8606" w:author="fauzan" w:date="2022-08-01T17:37:00Z"/>
                <w:szCs w:val="24"/>
              </w:rPr>
            </w:pPr>
            <w:ins w:id="8607" w:author="fauzan" w:date="2022-08-01T17:37:00Z">
              <w:r>
                <w:t>Sukses</w:t>
              </w:r>
            </w:ins>
          </w:p>
        </w:tc>
      </w:tr>
      <w:tr w:rsidR="00222167" w:rsidTr="00222167">
        <w:trPr>
          <w:trHeight w:val="793"/>
          <w:ins w:id="8608" w:author="fauzan" w:date="2022-08-01T17:37:00Z"/>
          <w:trPrChange w:id="8609" w:author="muhammad fauzan" w:date="2022-08-07T17:50:00Z">
            <w:trPr>
              <w:trHeight w:val="1314"/>
            </w:trPr>
          </w:trPrChange>
        </w:trPr>
        <w:tc>
          <w:tcPr>
            <w:tcW w:w="0" w:type="auto"/>
            <w:tcPrChange w:id="8610" w:author="muhammad fauzan" w:date="2022-08-07T17:50:00Z">
              <w:tcPr>
                <w:tcW w:w="1017" w:type="dxa"/>
              </w:tcPr>
            </w:tcPrChange>
          </w:tcPr>
          <w:p w:rsidR="00222167" w:rsidRDefault="008B3912">
            <w:pPr>
              <w:pStyle w:val="ListParagraph"/>
              <w:spacing w:line="240" w:lineRule="auto"/>
              <w:ind w:left="0"/>
              <w:jc w:val="center"/>
              <w:rPr>
                <w:ins w:id="8611" w:author="fauzan" w:date="2022-08-01T17:37:00Z"/>
                <w:szCs w:val="24"/>
              </w:rPr>
            </w:pPr>
            <w:ins w:id="8612" w:author="fauzan" w:date="2022-08-01T17:37:00Z">
              <w:r>
                <w:rPr>
                  <w:szCs w:val="24"/>
                </w:rPr>
                <w:t>2</w:t>
              </w:r>
            </w:ins>
          </w:p>
        </w:tc>
        <w:tc>
          <w:tcPr>
            <w:tcW w:w="0" w:type="auto"/>
            <w:tcPrChange w:id="8613" w:author="muhammad fauzan" w:date="2022-08-07T17:50:00Z">
              <w:tcPr>
                <w:tcW w:w="1222" w:type="dxa"/>
              </w:tcPr>
            </w:tcPrChange>
          </w:tcPr>
          <w:p w:rsidR="00222167" w:rsidRDefault="008B3912">
            <w:pPr>
              <w:pStyle w:val="ListParagraph"/>
              <w:spacing w:line="240" w:lineRule="auto"/>
              <w:ind w:left="0"/>
              <w:jc w:val="left"/>
              <w:rPr>
                <w:ins w:id="8614" w:author="fauzan" w:date="2022-08-01T17:37:00Z"/>
                <w:szCs w:val="24"/>
              </w:rPr>
            </w:pPr>
            <w:ins w:id="8615" w:author="fauzan" w:date="2022-08-01T17:37:00Z">
              <w:r>
                <w:rPr>
                  <w:szCs w:val="24"/>
                </w:rPr>
                <w:t>menekan kelola data pada sidebar</w:t>
              </w:r>
            </w:ins>
          </w:p>
        </w:tc>
        <w:tc>
          <w:tcPr>
            <w:tcW w:w="0" w:type="auto"/>
            <w:tcPrChange w:id="8616" w:author="muhammad fauzan" w:date="2022-08-07T17:50:00Z">
              <w:tcPr>
                <w:tcW w:w="1256" w:type="dxa"/>
              </w:tcPr>
            </w:tcPrChange>
          </w:tcPr>
          <w:p w:rsidR="00222167" w:rsidRDefault="008B3912">
            <w:pPr>
              <w:pStyle w:val="ListParagraph"/>
              <w:spacing w:line="240" w:lineRule="auto"/>
              <w:ind w:left="0"/>
              <w:jc w:val="left"/>
              <w:rPr>
                <w:ins w:id="8617" w:author="fauzan" w:date="2022-08-01T17:37:00Z"/>
                <w:szCs w:val="24"/>
              </w:rPr>
            </w:pPr>
            <w:ins w:id="8618" w:author="fauzan" w:date="2022-08-01T17:37:00Z">
              <w:r>
                <w:rPr>
                  <w:szCs w:val="24"/>
                </w:rPr>
                <w:t>kelola data</w:t>
              </w:r>
            </w:ins>
          </w:p>
        </w:tc>
        <w:tc>
          <w:tcPr>
            <w:tcW w:w="0" w:type="auto"/>
            <w:tcPrChange w:id="8619" w:author="muhammad fauzan" w:date="2022-08-07T17:50:00Z">
              <w:tcPr>
                <w:tcW w:w="1523" w:type="dxa"/>
              </w:tcPr>
            </w:tcPrChange>
          </w:tcPr>
          <w:p w:rsidR="00222167" w:rsidRDefault="008B3912">
            <w:pPr>
              <w:pStyle w:val="ListParagraph"/>
              <w:spacing w:line="240" w:lineRule="auto"/>
              <w:ind w:left="0"/>
              <w:jc w:val="left"/>
              <w:rPr>
                <w:ins w:id="8620" w:author="fauzan" w:date="2022-08-01T17:37:00Z"/>
                <w:szCs w:val="24"/>
              </w:rPr>
            </w:pPr>
            <w:ins w:id="8621" w:author="fauzan" w:date="2022-08-01T17:37:00Z">
              <w:r>
                <w:rPr>
                  <w:szCs w:val="24"/>
                </w:rPr>
                <w:t xml:space="preserve">Sistem akan menampilkan toko, </w:t>
              </w:r>
              <w:del w:id="8622" w:author="muhammad fauzan" w:date="2022-08-04T20:21:00Z">
                <w:r>
                  <w:rPr>
                    <w:szCs w:val="24"/>
                  </w:rPr>
                  <w:delText>sales</w:delText>
                </w:r>
              </w:del>
            </w:ins>
            <w:ins w:id="8623" w:author="muhammad fauzan" w:date="2022-08-04T20:21:00Z">
              <w:r>
                <w:rPr>
                  <w:i/>
                  <w:szCs w:val="24"/>
                </w:rPr>
                <w:t>sales</w:t>
              </w:r>
            </w:ins>
            <w:ins w:id="8624" w:author="fauzan" w:date="2022-08-01T17:37:00Z">
              <w:r>
                <w:rPr>
                  <w:szCs w:val="24"/>
                </w:rPr>
                <w:t xml:space="preserve"> dan roti</w:t>
              </w:r>
            </w:ins>
          </w:p>
        </w:tc>
        <w:tc>
          <w:tcPr>
            <w:tcW w:w="0" w:type="auto"/>
            <w:tcPrChange w:id="8625" w:author="muhammad fauzan" w:date="2022-08-07T17:50:00Z">
              <w:tcPr>
                <w:tcW w:w="1252" w:type="dxa"/>
              </w:tcPr>
            </w:tcPrChange>
          </w:tcPr>
          <w:p w:rsidR="00222167" w:rsidRDefault="008B3912">
            <w:pPr>
              <w:pStyle w:val="ListParagraph"/>
              <w:spacing w:line="240" w:lineRule="auto"/>
              <w:ind w:left="0"/>
              <w:jc w:val="center"/>
              <w:rPr>
                <w:ins w:id="8626" w:author="fauzan" w:date="2022-08-01T17:37:00Z"/>
              </w:rPr>
            </w:pPr>
            <w:ins w:id="8627" w:author="fauzan" w:date="2022-08-01T17:37:00Z">
              <w:r>
                <w:t>sukses</w:t>
              </w:r>
            </w:ins>
          </w:p>
        </w:tc>
      </w:tr>
      <w:tr w:rsidR="00222167" w:rsidTr="00222167">
        <w:trPr>
          <w:trHeight w:val="793"/>
          <w:ins w:id="8628" w:author="fauzan" w:date="2022-08-01T17:37:00Z"/>
          <w:trPrChange w:id="8629" w:author="muhammad fauzan" w:date="2022-08-07T17:50:00Z">
            <w:trPr>
              <w:trHeight w:val="1314"/>
            </w:trPr>
          </w:trPrChange>
        </w:trPr>
        <w:tc>
          <w:tcPr>
            <w:tcW w:w="0" w:type="auto"/>
            <w:tcPrChange w:id="8630" w:author="muhammad fauzan" w:date="2022-08-07T17:50:00Z">
              <w:tcPr>
                <w:tcW w:w="1017" w:type="dxa"/>
              </w:tcPr>
            </w:tcPrChange>
          </w:tcPr>
          <w:p w:rsidR="00222167" w:rsidRDefault="008B3912">
            <w:pPr>
              <w:pStyle w:val="ListParagraph"/>
              <w:spacing w:line="240" w:lineRule="auto"/>
              <w:ind w:left="0"/>
              <w:jc w:val="center"/>
              <w:rPr>
                <w:ins w:id="8631" w:author="fauzan" w:date="2022-08-01T17:37:00Z"/>
                <w:szCs w:val="24"/>
              </w:rPr>
            </w:pPr>
            <w:ins w:id="8632" w:author="fauzan" w:date="2022-08-01T17:37:00Z">
              <w:r>
                <w:rPr>
                  <w:szCs w:val="24"/>
                </w:rPr>
                <w:t>3</w:t>
              </w:r>
            </w:ins>
          </w:p>
        </w:tc>
        <w:tc>
          <w:tcPr>
            <w:tcW w:w="0" w:type="auto"/>
            <w:tcPrChange w:id="8633" w:author="muhammad fauzan" w:date="2022-08-07T17:50:00Z">
              <w:tcPr>
                <w:tcW w:w="1222" w:type="dxa"/>
              </w:tcPr>
            </w:tcPrChange>
          </w:tcPr>
          <w:p w:rsidR="00222167" w:rsidRDefault="008B3912">
            <w:pPr>
              <w:pStyle w:val="ListParagraph"/>
              <w:spacing w:line="240" w:lineRule="auto"/>
              <w:ind w:left="0"/>
              <w:jc w:val="left"/>
              <w:rPr>
                <w:ins w:id="8634" w:author="fauzan" w:date="2022-08-01T17:37:00Z"/>
                <w:szCs w:val="24"/>
              </w:rPr>
            </w:pPr>
            <w:ins w:id="8635" w:author="fauzan" w:date="2022-08-01T17:37:00Z">
              <w:r>
                <w:rPr>
                  <w:szCs w:val="24"/>
                </w:rPr>
                <w:t>menekan toko pada sidebar setelah menekan kelola data</w:t>
              </w:r>
            </w:ins>
          </w:p>
        </w:tc>
        <w:tc>
          <w:tcPr>
            <w:tcW w:w="0" w:type="auto"/>
            <w:tcPrChange w:id="8636" w:author="muhammad fauzan" w:date="2022-08-07T17:50:00Z">
              <w:tcPr>
                <w:tcW w:w="1256" w:type="dxa"/>
              </w:tcPr>
            </w:tcPrChange>
          </w:tcPr>
          <w:p w:rsidR="00222167" w:rsidRDefault="008B3912">
            <w:pPr>
              <w:pStyle w:val="ListParagraph"/>
              <w:spacing w:line="240" w:lineRule="auto"/>
              <w:ind w:left="0"/>
              <w:jc w:val="left"/>
              <w:rPr>
                <w:ins w:id="8637" w:author="fauzan" w:date="2022-08-01T17:37:00Z"/>
                <w:szCs w:val="24"/>
              </w:rPr>
            </w:pPr>
            <w:ins w:id="8638" w:author="fauzan" w:date="2022-08-01T17:37:00Z">
              <w:r>
                <w:rPr>
                  <w:szCs w:val="24"/>
                </w:rPr>
                <w:t>toko</w:t>
              </w:r>
            </w:ins>
          </w:p>
        </w:tc>
        <w:tc>
          <w:tcPr>
            <w:tcW w:w="0" w:type="auto"/>
            <w:tcPrChange w:id="8639" w:author="muhammad fauzan" w:date="2022-08-07T17:50:00Z">
              <w:tcPr>
                <w:tcW w:w="1523" w:type="dxa"/>
              </w:tcPr>
            </w:tcPrChange>
          </w:tcPr>
          <w:p w:rsidR="00222167" w:rsidRDefault="008B3912">
            <w:pPr>
              <w:pStyle w:val="ListParagraph"/>
              <w:spacing w:line="240" w:lineRule="auto"/>
              <w:ind w:left="0"/>
              <w:jc w:val="left"/>
              <w:rPr>
                <w:ins w:id="8640" w:author="fauzan" w:date="2022-08-01T17:37:00Z"/>
                <w:szCs w:val="24"/>
              </w:rPr>
            </w:pPr>
            <w:ins w:id="8641" w:author="fauzan" w:date="2022-08-01T17:37:00Z">
              <w:r>
                <w:rPr>
                  <w:szCs w:val="24"/>
                </w:rPr>
                <w:t>Sistem akan menampilkan halaman data toko</w:t>
              </w:r>
            </w:ins>
          </w:p>
        </w:tc>
        <w:tc>
          <w:tcPr>
            <w:tcW w:w="0" w:type="auto"/>
            <w:tcPrChange w:id="8642" w:author="muhammad fauzan" w:date="2022-08-07T17:50:00Z">
              <w:tcPr>
                <w:tcW w:w="1252" w:type="dxa"/>
              </w:tcPr>
            </w:tcPrChange>
          </w:tcPr>
          <w:p w:rsidR="00222167" w:rsidRDefault="008B3912">
            <w:pPr>
              <w:pStyle w:val="ListParagraph"/>
              <w:spacing w:line="240" w:lineRule="auto"/>
              <w:ind w:left="0"/>
              <w:jc w:val="center"/>
              <w:rPr>
                <w:ins w:id="8643" w:author="fauzan" w:date="2022-08-01T17:37:00Z"/>
              </w:rPr>
            </w:pPr>
            <w:ins w:id="8644" w:author="fauzan" w:date="2022-08-01T17:37:00Z">
              <w:r>
                <w:t>sukses</w:t>
              </w:r>
            </w:ins>
          </w:p>
        </w:tc>
      </w:tr>
      <w:tr w:rsidR="00222167" w:rsidTr="00222167">
        <w:trPr>
          <w:trHeight w:val="805"/>
          <w:ins w:id="8645" w:author="fauzan" w:date="2022-08-01T17:37:00Z"/>
          <w:trPrChange w:id="8646" w:author="muhammad fauzan" w:date="2022-08-07T17:50:00Z">
            <w:trPr>
              <w:trHeight w:val="1314"/>
            </w:trPr>
          </w:trPrChange>
        </w:trPr>
        <w:tc>
          <w:tcPr>
            <w:tcW w:w="0" w:type="auto"/>
            <w:tcPrChange w:id="8647" w:author="muhammad fauzan" w:date="2022-08-07T17:50:00Z">
              <w:tcPr>
                <w:tcW w:w="1017" w:type="dxa"/>
              </w:tcPr>
            </w:tcPrChange>
          </w:tcPr>
          <w:p w:rsidR="00222167" w:rsidRDefault="008B3912">
            <w:pPr>
              <w:pStyle w:val="ListParagraph"/>
              <w:spacing w:line="240" w:lineRule="auto"/>
              <w:ind w:left="0"/>
              <w:jc w:val="center"/>
              <w:rPr>
                <w:ins w:id="8648" w:author="fauzan" w:date="2022-08-01T17:37:00Z"/>
                <w:szCs w:val="24"/>
              </w:rPr>
            </w:pPr>
            <w:ins w:id="8649" w:author="fauzan" w:date="2022-08-01T17:37:00Z">
              <w:r>
                <w:rPr>
                  <w:szCs w:val="24"/>
                </w:rPr>
                <w:lastRenderedPageBreak/>
                <w:t>4</w:t>
              </w:r>
            </w:ins>
          </w:p>
        </w:tc>
        <w:tc>
          <w:tcPr>
            <w:tcW w:w="0" w:type="auto"/>
            <w:tcPrChange w:id="8650" w:author="muhammad fauzan" w:date="2022-08-07T17:50:00Z">
              <w:tcPr>
                <w:tcW w:w="1222" w:type="dxa"/>
              </w:tcPr>
            </w:tcPrChange>
          </w:tcPr>
          <w:p w:rsidR="00222167" w:rsidRDefault="008B3912">
            <w:pPr>
              <w:pStyle w:val="ListParagraph"/>
              <w:spacing w:line="240" w:lineRule="auto"/>
              <w:ind w:left="0"/>
              <w:jc w:val="left"/>
              <w:rPr>
                <w:ins w:id="8651" w:author="fauzan" w:date="2022-08-01T17:37:00Z"/>
                <w:szCs w:val="24"/>
              </w:rPr>
            </w:pPr>
            <w:ins w:id="8652" w:author="fauzan" w:date="2022-08-01T17:37:00Z">
              <w:r>
                <w:rPr>
                  <w:szCs w:val="24"/>
                </w:rPr>
                <w:t xml:space="preserve">menekan </w:t>
              </w:r>
              <w:del w:id="8653" w:author="muhammad fauzan" w:date="2022-08-04T20:21:00Z">
                <w:r>
                  <w:rPr>
                    <w:szCs w:val="24"/>
                  </w:rPr>
                  <w:delText>sales</w:delText>
                </w:r>
              </w:del>
            </w:ins>
            <w:ins w:id="8654" w:author="muhammad fauzan" w:date="2022-08-04T20:21:00Z">
              <w:r>
                <w:rPr>
                  <w:i/>
                  <w:szCs w:val="24"/>
                </w:rPr>
                <w:t>sales</w:t>
              </w:r>
            </w:ins>
            <w:ins w:id="8655" w:author="fauzan" w:date="2022-08-01T17:37:00Z">
              <w:r>
                <w:rPr>
                  <w:szCs w:val="24"/>
                </w:rPr>
                <w:t xml:space="preserve"> pada sidebar setelah menekan kelola data</w:t>
              </w:r>
            </w:ins>
          </w:p>
        </w:tc>
        <w:tc>
          <w:tcPr>
            <w:tcW w:w="0" w:type="auto"/>
            <w:tcPrChange w:id="8656" w:author="muhammad fauzan" w:date="2022-08-07T17:50:00Z">
              <w:tcPr>
                <w:tcW w:w="1256" w:type="dxa"/>
              </w:tcPr>
            </w:tcPrChange>
          </w:tcPr>
          <w:p w:rsidR="00222167" w:rsidRDefault="008B3912">
            <w:pPr>
              <w:pStyle w:val="ListParagraph"/>
              <w:spacing w:line="240" w:lineRule="auto"/>
              <w:ind w:left="0"/>
              <w:jc w:val="left"/>
              <w:rPr>
                <w:ins w:id="8657" w:author="fauzan" w:date="2022-08-01T17:37:00Z"/>
                <w:szCs w:val="24"/>
              </w:rPr>
            </w:pPr>
            <w:ins w:id="8658" w:author="fauzan" w:date="2022-08-01T17:37:00Z">
              <w:del w:id="8659" w:author="muhammad fauzan" w:date="2022-08-04T20:21:00Z">
                <w:r>
                  <w:rPr>
                    <w:szCs w:val="24"/>
                  </w:rPr>
                  <w:delText>sales</w:delText>
                </w:r>
              </w:del>
            </w:ins>
            <w:ins w:id="8660" w:author="muhammad fauzan" w:date="2022-08-04T20:21:00Z">
              <w:r>
                <w:rPr>
                  <w:i/>
                  <w:szCs w:val="24"/>
                </w:rPr>
                <w:t>sales</w:t>
              </w:r>
            </w:ins>
          </w:p>
        </w:tc>
        <w:tc>
          <w:tcPr>
            <w:tcW w:w="0" w:type="auto"/>
            <w:tcPrChange w:id="8661" w:author="muhammad fauzan" w:date="2022-08-07T17:50:00Z">
              <w:tcPr>
                <w:tcW w:w="1523" w:type="dxa"/>
              </w:tcPr>
            </w:tcPrChange>
          </w:tcPr>
          <w:p w:rsidR="00222167" w:rsidRDefault="008B3912">
            <w:pPr>
              <w:pStyle w:val="ListParagraph"/>
              <w:spacing w:line="240" w:lineRule="auto"/>
              <w:ind w:left="0"/>
              <w:jc w:val="left"/>
              <w:rPr>
                <w:ins w:id="8662" w:author="fauzan" w:date="2022-08-01T17:37:00Z"/>
                <w:szCs w:val="24"/>
              </w:rPr>
            </w:pPr>
            <w:ins w:id="8663" w:author="fauzan" w:date="2022-08-01T17:37:00Z">
              <w:r>
                <w:rPr>
                  <w:szCs w:val="24"/>
                </w:rPr>
                <w:t xml:space="preserve">Sistem akan menampilkan halaman data </w:t>
              </w:r>
              <w:del w:id="8664" w:author="muhammad fauzan" w:date="2022-08-04T20:21:00Z">
                <w:r>
                  <w:rPr>
                    <w:szCs w:val="24"/>
                  </w:rPr>
                  <w:delText>sales</w:delText>
                </w:r>
              </w:del>
            </w:ins>
            <w:ins w:id="8665" w:author="muhammad fauzan" w:date="2022-08-04T20:21:00Z">
              <w:r>
                <w:rPr>
                  <w:i/>
                  <w:szCs w:val="24"/>
                </w:rPr>
                <w:t>sales</w:t>
              </w:r>
            </w:ins>
          </w:p>
        </w:tc>
        <w:tc>
          <w:tcPr>
            <w:tcW w:w="0" w:type="auto"/>
            <w:tcPrChange w:id="8666" w:author="muhammad fauzan" w:date="2022-08-07T17:50:00Z">
              <w:tcPr>
                <w:tcW w:w="1252" w:type="dxa"/>
              </w:tcPr>
            </w:tcPrChange>
          </w:tcPr>
          <w:p w:rsidR="00222167" w:rsidRDefault="008B3912">
            <w:pPr>
              <w:pStyle w:val="ListParagraph"/>
              <w:spacing w:line="240" w:lineRule="auto"/>
              <w:ind w:left="0"/>
              <w:jc w:val="center"/>
              <w:rPr>
                <w:ins w:id="8667" w:author="fauzan" w:date="2022-08-01T17:37:00Z"/>
              </w:rPr>
            </w:pPr>
            <w:ins w:id="8668" w:author="fauzan" w:date="2022-08-01T17:37:00Z">
              <w:r>
                <w:t>Sukses</w:t>
              </w:r>
            </w:ins>
          </w:p>
        </w:tc>
      </w:tr>
      <w:tr w:rsidR="00222167" w:rsidTr="00222167">
        <w:trPr>
          <w:trHeight w:val="816"/>
          <w:ins w:id="8669" w:author="fauzan" w:date="2022-08-01T17:37:00Z"/>
          <w:trPrChange w:id="8670" w:author="muhammad fauzan" w:date="2022-08-07T17:50:00Z">
            <w:trPr>
              <w:trHeight w:val="1314"/>
            </w:trPr>
          </w:trPrChange>
        </w:trPr>
        <w:tc>
          <w:tcPr>
            <w:tcW w:w="0" w:type="auto"/>
            <w:tcPrChange w:id="8671" w:author="muhammad fauzan" w:date="2022-08-07T17:50:00Z">
              <w:tcPr>
                <w:tcW w:w="1017" w:type="dxa"/>
              </w:tcPr>
            </w:tcPrChange>
          </w:tcPr>
          <w:p w:rsidR="00222167" w:rsidRDefault="008B3912">
            <w:pPr>
              <w:pStyle w:val="ListParagraph"/>
              <w:spacing w:line="240" w:lineRule="auto"/>
              <w:ind w:left="0"/>
              <w:jc w:val="center"/>
              <w:rPr>
                <w:ins w:id="8672" w:author="fauzan" w:date="2022-08-01T17:37:00Z"/>
                <w:szCs w:val="24"/>
              </w:rPr>
            </w:pPr>
            <w:ins w:id="8673" w:author="fauzan" w:date="2022-08-01T17:37:00Z">
              <w:r>
                <w:rPr>
                  <w:szCs w:val="24"/>
                </w:rPr>
                <w:t>5</w:t>
              </w:r>
            </w:ins>
          </w:p>
        </w:tc>
        <w:tc>
          <w:tcPr>
            <w:tcW w:w="0" w:type="auto"/>
            <w:tcPrChange w:id="8674" w:author="muhammad fauzan" w:date="2022-08-07T17:50:00Z">
              <w:tcPr>
                <w:tcW w:w="1222" w:type="dxa"/>
              </w:tcPr>
            </w:tcPrChange>
          </w:tcPr>
          <w:p w:rsidR="00222167" w:rsidRDefault="008B3912">
            <w:pPr>
              <w:pStyle w:val="ListParagraph"/>
              <w:spacing w:line="240" w:lineRule="auto"/>
              <w:ind w:left="0"/>
              <w:jc w:val="left"/>
              <w:rPr>
                <w:ins w:id="8675" w:author="fauzan" w:date="2022-08-01T17:37:00Z"/>
                <w:szCs w:val="24"/>
              </w:rPr>
            </w:pPr>
            <w:ins w:id="8676" w:author="fauzan" w:date="2022-08-01T17:37:00Z">
              <w:r>
                <w:rPr>
                  <w:szCs w:val="24"/>
                </w:rPr>
                <w:t>menekan roti pada sidebar setelah menekan kelola data</w:t>
              </w:r>
            </w:ins>
          </w:p>
        </w:tc>
        <w:tc>
          <w:tcPr>
            <w:tcW w:w="0" w:type="auto"/>
            <w:tcPrChange w:id="8677" w:author="muhammad fauzan" w:date="2022-08-07T17:50:00Z">
              <w:tcPr>
                <w:tcW w:w="1256" w:type="dxa"/>
              </w:tcPr>
            </w:tcPrChange>
          </w:tcPr>
          <w:p w:rsidR="00222167" w:rsidRDefault="008B3912">
            <w:pPr>
              <w:pStyle w:val="ListParagraph"/>
              <w:spacing w:line="240" w:lineRule="auto"/>
              <w:ind w:left="0"/>
              <w:jc w:val="left"/>
              <w:rPr>
                <w:ins w:id="8678" w:author="fauzan" w:date="2022-08-01T17:37:00Z"/>
                <w:szCs w:val="24"/>
              </w:rPr>
            </w:pPr>
            <w:ins w:id="8679" w:author="fauzan" w:date="2022-08-01T17:37:00Z">
              <w:r>
                <w:rPr>
                  <w:szCs w:val="24"/>
                </w:rPr>
                <w:t>roti</w:t>
              </w:r>
            </w:ins>
          </w:p>
        </w:tc>
        <w:tc>
          <w:tcPr>
            <w:tcW w:w="0" w:type="auto"/>
            <w:tcPrChange w:id="8680" w:author="muhammad fauzan" w:date="2022-08-07T17:50:00Z">
              <w:tcPr>
                <w:tcW w:w="1523" w:type="dxa"/>
              </w:tcPr>
            </w:tcPrChange>
          </w:tcPr>
          <w:p w:rsidR="00222167" w:rsidRDefault="008B3912">
            <w:pPr>
              <w:pStyle w:val="ListParagraph"/>
              <w:spacing w:line="240" w:lineRule="auto"/>
              <w:ind w:left="0"/>
              <w:jc w:val="left"/>
              <w:rPr>
                <w:ins w:id="8681" w:author="fauzan" w:date="2022-08-01T17:37:00Z"/>
                <w:szCs w:val="24"/>
              </w:rPr>
            </w:pPr>
            <w:ins w:id="8682" w:author="fauzan" w:date="2022-08-01T17:37:00Z">
              <w:r>
                <w:rPr>
                  <w:szCs w:val="24"/>
                </w:rPr>
                <w:t>Sistem akan menampilkan halaman data roti</w:t>
              </w:r>
            </w:ins>
          </w:p>
        </w:tc>
        <w:tc>
          <w:tcPr>
            <w:tcW w:w="0" w:type="auto"/>
            <w:tcPrChange w:id="8683" w:author="muhammad fauzan" w:date="2022-08-07T17:50:00Z">
              <w:tcPr>
                <w:tcW w:w="1252" w:type="dxa"/>
              </w:tcPr>
            </w:tcPrChange>
          </w:tcPr>
          <w:p w:rsidR="00222167" w:rsidRDefault="008B3912">
            <w:pPr>
              <w:pStyle w:val="ListParagraph"/>
              <w:spacing w:line="240" w:lineRule="auto"/>
              <w:ind w:left="0"/>
              <w:jc w:val="center"/>
              <w:rPr>
                <w:ins w:id="8684" w:author="fauzan" w:date="2022-08-01T17:37:00Z"/>
              </w:rPr>
            </w:pPr>
            <w:ins w:id="8685" w:author="fauzan" w:date="2022-08-01T17:37:00Z">
              <w:r>
                <w:t>sukses</w:t>
              </w:r>
            </w:ins>
          </w:p>
        </w:tc>
      </w:tr>
      <w:tr w:rsidR="00222167" w:rsidTr="00222167">
        <w:trPr>
          <w:trHeight w:val="842"/>
          <w:ins w:id="8686" w:author="fauzan" w:date="2022-08-01T17:37:00Z"/>
          <w:trPrChange w:id="8687" w:author="muhammad fauzan" w:date="2022-08-07T17:50:00Z">
            <w:trPr>
              <w:trHeight w:val="1314"/>
            </w:trPr>
          </w:trPrChange>
        </w:trPr>
        <w:tc>
          <w:tcPr>
            <w:tcW w:w="0" w:type="auto"/>
            <w:tcPrChange w:id="8688" w:author="muhammad fauzan" w:date="2022-08-07T17:50:00Z">
              <w:tcPr>
                <w:tcW w:w="1017" w:type="dxa"/>
              </w:tcPr>
            </w:tcPrChange>
          </w:tcPr>
          <w:p w:rsidR="00222167" w:rsidRDefault="008B3912">
            <w:pPr>
              <w:pStyle w:val="ListParagraph"/>
              <w:spacing w:line="240" w:lineRule="auto"/>
              <w:ind w:left="0"/>
              <w:jc w:val="center"/>
              <w:rPr>
                <w:ins w:id="8689" w:author="fauzan" w:date="2022-08-01T17:37:00Z"/>
                <w:szCs w:val="24"/>
              </w:rPr>
            </w:pPr>
            <w:ins w:id="8690" w:author="fauzan" w:date="2022-08-01T17:37:00Z">
              <w:r>
                <w:rPr>
                  <w:szCs w:val="24"/>
                </w:rPr>
                <w:t>6</w:t>
              </w:r>
            </w:ins>
          </w:p>
        </w:tc>
        <w:tc>
          <w:tcPr>
            <w:tcW w:w="0" w:type="auto"/>
            <w:tcPrChange w:id="8691" w:author="muhammad fauzan" w:date="2022-08-07T17:50:00Z">
              <w:tcPr>
                <w:tcW w:w="1222" w:type="dxa"/>
              </w:tcPr>
            </w:tcPrChange>
          </w:tcPr>
          <w:p w:rsidR="00222167" w:rsidRDefault="008B3912">
            <w:pPr>
              <w:pStyle w:val="ListParagraph"/>
              <w:spacing w:line="240" w:lineRule="auto"/>
              <w:ind w:left="0"/>
              <w:jc w:val="left"/>
              <w:rPr>
                <w:ins w:id="8692" w:author="fauzan" w:date="2022-08-01T17:37:00Z"/>
                <w:szCs w:val="24"/>
              </w:rPr>
            </w:pPr>
            <w:ins w:id="8693" w:author="fauzan" w:date="2022-08-01T17:37:00Z">
              <w:r>
                <w:rPr>
                  <w:szCs w:val="24"/>
                </w:rPr>
                <w:t xml:space="preserve">menekan distribusi pada sidebar </w:t>
              </w:r>
            </w:ins>
          </w:p>
        </w:tc>
        <w:tc>
          <w:tcPr>
            <w:tcW w:w="0" w:type="auto"/>
            <w:tcPrChange w:id="8694" w:author="muhammad fauzan" w:date="2022-08-07T17:50:00Z">
              <w:tcPr>
                <w:tcW w:w="1256" w:type="dxa"/>
              </w:tcPr>
            </w:tcPrChange>
          </w:tcPr>
          <w:p w:rsidR="00222167" w:rsidRDefault="008B3912">
            <w:pPr>
              <w:pStyle w:val="ListParagraph"/>
              <w:spacing w:line="240" w:lineRule="auto"/>
              <w:ind w:left="0"/>
              <w:jc w:val="left"/>
              <w:rPr>
                <w:ins w:id="8695" w:author="fauzan" w:date="2022-08-01T17:37:00Z"/>
                <w:szCs w:val="24"/>
              </w:rPr>
            </w:pPr>
            <w:ins w:id="8696" w:author="fauzan" w:date="2022-08-01T17:37:00Z">
              <w:r>
                <w:rPr>
                  <w:szCs w:val="24"/>
                </w:rPr>
                <w:t>Distribusi</w:t>
              </w:r>
            </w:ins>
          </w:p>
        </w:tc>
        <w:tc>
          <w:tcPr>
            <w:tcW w:w="0" w:type="auto"/>
            <w:tcPrChange w:id="8697" w:author="muhammad fauzan" w:date="2022-08-07T17:50:00Z">
              <w:tcPr>
                <w:tcW w:w="1523" w:type="dxa"/>
              </w:tcPr>
            </w:tcPrChange>
          </w:tcPr>
          <w:p w:rsidR="00222167" w:rsidRDefault="008B3912">
            <w:pPr>
              <w:pStyle w:val="ListParagraph"/>
              <w:spacing w:line="240" w:lineRule="auto"/>
              <w:ind w:left="0"/>
              <w:jc w:val="left"/>
              <w:rPr>
                <w:ins w:id="8698" w:author="fauzan" w:date="2022-08-01T17:37:00Z"/>
                <w:szCs w:val="24"/>
              </w:rPr>
            </w:pPr>
            <w:ins w:id="8699" w:author="fauzan" w:date="2022-08-01T17:37:00Z">
              <w:r>
                <w:rPr>
                  <w:szCs w:val="24"/>
                </w:rPr>
                <w:t>Sistem akan menampilkan halaman distribusi</w:t>
              </w:r>
            </w:ins>
          </w:p>
        </w:tc>
        <w:tc>
          <w:tcPr>
            <w:tcW w:w="0" w:type="auto"/>
            <w:tcPrChange w:id="8700" w:author="muhammad fauzan" w:date="2022-08-07T17:50:00Z">
              <w:tcPr>
                <w:tcW w:w="1252" w:type="dxa"/>
              </w:tcPr>
            </w:tcPrChange>
          </w:tcPr>
          <w:p w:rsidR="00222167" w:rsidRDefault="008B3912">
            <w:pPr>
              <w:pStyle w:val="ListParagraph"/>
              <w:spacing w:line="240" w:lineRule="auto"/>
              <w:ind w:left="0"/>
              <w:jc w:val="center"/>
              <w:rPr>
                <w:ins w:id="8701" w:author="fauzan" w:date="2022-08-01T17:37:00Z"/>
              </w:rPr>
            </w:pPr>
            <w:ins w:id="8702" w:author="fauzan" w:date="2022-08-01T17:37:00Z">
              <w:r>
                <w:t>sukses</w:t>
              </w:r>
            </w:ins>
          </w:p>
        </w:tc>
      </w:tr>
      <w:tr w:rsidR="00222167" w:rsidTr="00222167">
        <w:trPr>
          <w:trHeight w:val="981"/>
          <w:ins w:id="8703" w:author="fauzan" w:date="2022-08-01T17:37:00Z"/>
          <w:trPrChange w:id="8704" w:author="muhammad fauzan" w:date="2022-08-07T17:50:00Z">
            <w:trPr>
              <w:trHeight w:val="1314"/>
            </w:trPr>
          </w:trPrChange>
        </w:trPr>
        <w:tc>
          <w:tcPr>
            <w:tcW w:w="0" w:type="auto"/>
            <w:tcPrChange w:id="8705" w:author="muhammad fauzan" w:date="2022-08-07T17:50:00Z">
              <w:tcPr>
                <w:tcW w:w="1017" w:type="dxa"/>
              </w:tcPr>
            </w:tcPrChange>
          </w:tcPr>
          <w:p w:rsidR="00222167" w:rsidRDefault="008B3912">
            <w:pPr>
              <w:pStyle w:val="ListParagraph"/>
              <w:spacing w:line="240" w:lineRule="auto"/>
              <w:ind w:left="0"/>
              <w:jc w:val="center"/>
              <w:rPr>
                <w:ins w:id="8706" w:author="fauzan" w:date="2022-08-01T17:37:00Z"/>
                <w:szCs w:val="24"/>
              </w:rPr>
            </w:pPr>
            <w:ins w:id="8707" w:author="fauzan" w:date="2022-08-01T17:37:00Z">
              <w:r>
                <w:rPr>
                  <w:szCs w:val="24"/>
                </w:rPr>
                <w:t>7</w:t>
              </w:r>
            </w:ins>
          </w:p>
        </w:tc>
        <w:tc>
          <w:tcPr>
            <w:tcW w:w="0" w:type="auto"/>
            <w:tcPrChange w:id="8708" w:author="muhammad fauzan" w:date="2022-08-07T17:50:00Z">
              <w:tcPr>
                <w:tcW w:w="1222" w:type="dxa"/>
              </w:tcPr>
            </w:tcPrChange>
          </w:tcPr>
          <w:p w:rsidR="00222167" w:rsidRDefault="008B3912">
            <w:pPr>
              <w:pStyle w:val="ListParagraph"/>
              <w:spacing w:line="240" w:lineRule="auto"/>
              <w:ind w:left="0"/>
              <w:jc w:val="left"/>
              <w:rPr>
                <w:ins w:id="8709" w:author="fauzan" w:date="2022-08-01T17:37:00Z"/>
                <w:szCs w:val="24"/>
              </w:rPr>
            </w:pPr>
            <w:ins w:id="8710" w:author="fauzan" w:date="2022-08-01T17:37:00Z">
              <w:r>
                <w:rPr>
                  <w:szCs w:val="24"/>
                </w:rPr>
                <w:t>Menekan jadwal kunjungan pada sidebar</w:t>
              </w:r>
            </w:ins>
          </w:p>
        </w:tc>
        <w:tc>
          <w:tcPr>
            <w:tcW w:w="0" w:type="auto"/>
            <w:tcPrChange w:id="8711" w:author="muhammad fauzan" w:date="2022-08-07T17:50:00Z">
              <w:tcPr>
                <w:tcW w:w="1256" w:type="dxa"/>
              </w:tcPr>
            </w:tcPrChange>
          </w:tcPr>
          <w:p w:rsidR="00222167" w:rsidRDefault="008B3912">
            <w:pPr>
              <w:pStyle w:val="ListParagraph"/>
              <w:spacing w:line="240" w:lineRule="auto"/>
              <w:ind w:left="0"/>
              <w:jc w:val="left"/>
              <w:rPr>
                <w:ins w:id="8712" w:author="fauzan" w:date="2022-08-01T17:37:00Z"/>
                <w:szCs w:val="24"/>
              </w:rPr>
            </w:pPr>
            <w:ins w:id="8713" w:author="fauzan" w:date="2022-08-01T17:37:00Z">
              <w:r>
                <w:rPr>
                  <w:szCs w:val="24"/>
                </w:rPr>
                <w:t>jadwal kunjungan</w:t>
              </w:r>
            </w:ins>
          </w:p>
        </w:tc>
        <w:tc>
          <w:tcPr>
            <w:tcW w:w="0" w:type="auto"/>
            <w:tcPrChange w:id="8714" w:author="muhammad fauzan" w:date="2022-08-07T17:50:00Z">
              <w:tcPr>
                <w:tcW w:w="1523" w:type="dxa"/>
              </w:tcPr>
            </w:tcPrChange>
          </w:tcPr>
          <w:p w:rsidR="00222167" w:rsidRDefault="008B3912">
            <w:pPr>
              <w:pStyle w:val="ListParagraph"/>
              <w:spacing w:line="240" w:lineRule="auto"/>
              <w:ind w:left="0"/>
              <w:jc w:val="left"/>
              <w:rPr>
                <w:ins w:id="8715" w:author="fauzan" w:date="2022-08-01T17:37:00Z"/>
                <w:szCs w:val="24"/>
              </w:rPr>
            </w:pPr>
            <w:ins w:id="8716" w:author="fauzan" w:date="2022-08-01T17:37:00Z">
              <w:r>
                <w:rPr>
                  <w:szCs w:val="24"/>
                </w:rPr>
                <w:t>Sistem akan menampilkan halaman jadwal kunjungan</w:t>
              </w:r>
            </w:ins>
          </w:p>
        </w:tc>
        <w:tc>
          <w:tcPr>
            <w:tcW w:w="0" w:type="auto"/>
            <w:tcPrChange w:id="8717" w:author="muhammad fauzan" w:date="2022-08-07T17:50:00Z">
              <w:tcPr>
                <w:tcW w:w="1252" w:type="dxa"/>
              </w:tcPr>
            </w:tcPrChange>
          </w:tcPr>
          <w:p w:rsidR="00222167" w:rsidRDefault="008B3912">
            <w:pPr>
              <w:pStyle w:val="ListParagraph"/>
              <w:spacing w:line="240" w:lineRule="auto"/>
              <w:ind w:left="0"/>
              <w:jc w:val="center"/>
              <w:rPr>
                <w:ins w:id="8718" w:author="fauzan" w:date="2022-08-01T17:37:00Z"/>
              </w:rPr>
            </w:pPr>
            <w:ins w:id="8719" w:author="fauzan" w:date="2022-08-01T17:37:00Z">
              <w:r>
                <w:t>Sukses</w:t>
              </w:r>
            </w:ins>
          </w:p>
        </w:tc>
      </w:tr>
      <w:tr w:rsidR="00222167" w:rsidTr="00222167">
        <w:trPr>
          <w:trHeight w:val="1314"/>
          <w:ins w:id="8720" w:author="fauzan" w:date="2022-08-01T17:37:00Z"/>
          <w:trPrChange w:id="8721" w:author="muhammad fauzan" w:date="2022-08-04T16:22:00Z">
            <w:trPr>
              <w:trHeight w:val="1314"/>
            </w:trPr>
          </w:trPrChange>
        </w:trPr>
        <w:tc>
          <w:tcPr>
            <w:tcW w:w="0" w:type="auto"/>
            <w:tcPrChange w:id="8722" w:author="muhammad fauzan" w:date="2022-08-04T16:22:00Z">
              <w:tcPr>
                <w:tcW w:w="1017" w:type="dxa"/>
              </w:tcPr>
            </w:tcPrChange>
          </w:tcPr>
          <w:p w:rsidR="00222167" w:rsidRDefault="008B3912">
            <w:pPr>
              <w:pStyle w:val="ListParagraph"/>
              <w:spacing w:line="240" w:lineRule="auto"/>
              <w:ind w:left="0"/>
              <w:jc w:val="center"/>
              <w:rPr>
                <w:ins w:id="8723" w:author="fauzan" w:date="2022-08-01T17:37:00Z"/>
                <w:szCs w:val="24"/>
              </w:rPr>
            </w:pPr>
            <w:ins w:id="8724" w:author="fauzan" w:date="2022-08-01T17:37:00Z">
              <w:r>
                <w:rPr>
                  <w:szCs w:val="24"/>
                </w:rPr>
                <w:t>8</w:t>
              </w:r>
            </w:ins>
          </w:p>
        </w:tc>
        <w:tc>
          <w:tcPr>
            <w:tcW w:w="0" w:type="auto"/>
            <w:tcPrChange w:id="8725" w:author="muhammad fauzan" w:date="2022-08-04T16:22:00Z">
              <w:tcPr>
                <w:tcW w:w="1222" w:type="dxa"/>
              </w:tcPr>
            </w:tcPrChange>
          </w:tcPr>
          <w:p w:rsidR="00222167" w:rsidRDefault="008B3912">
            <w:pPr>
              <w:pStyle w:val="ListParagraph"/>
              <w:spacing w:line="240" w:lineRule="auto"/>
              <w:ind w:left="0"/>
              <w:jc w:val="left"/>
              <w:rPr>
                <w:ins w:id="8726" w:author="fauzan" w:date="2022-08-01T17:37:00Z"/>
                <w:szCs w:val="24"/>
              </w:rPr>
            </w:pPr>
            <w:ins w:id="8727" w:author="fauzan" w:date="2022-08-01T17:37:00Z">
              <w:r>
                <w:rPr>
                  <w:szCs w:val="24"/>
                </w:rPr>
                <w:t xml:space="preserve">menekan nama </w:t>
              </w:r>
              <w:del w:id="8728" w:author="muhammad fauzan" w:date="2022-08-04T18:20:00Z">
                <w:r>
                  <w:rPr>
                    <w:szCs w:val="24"/>
                  </w:rPr>
                  <w:delText>user</w:delText>
                </w:r>
              </w:del>
            </w:ins>
            <w:ins w:id="8729" w:author="muhammad fauzan" w:date="2022-08-04T18:26:00Z">
              <w:r>
                <w:rPr>
                  <w:i/>
                  <w:szCs w:val="24"/>
                </w:rPr>
                <w:t>user</w:t>
              </w:r>
            </w:ins>
            <w:ins w:id="8730" w:author="fauzan" w:date="2022-08-01T17:37:00Z">
              <w:r>
                <w:rPr>
                  <w:szCs w:val="24"/>
                </w:rPr>
                <w:t xml:space="preserve"> pada navbar </w:t>
              </w:r>
            </w:ins>
          </w:p>
        </w:tc>
        <w:tc>
          <w:tcPr>
            <w:tcW w:w="0" w:type="auto"/>
            <w:tcPrChange w:id="8731" w:author="muhammad fauzan" w:date="2022-08-04T16:22:00Z">
              <w:tcPr>
                <w:tcW w:w="1256" w:type="dxa"/>
              </w:tcPr>
            </w:tcPrChange>
          </w:tcPr>
          <w:p w:rsidR="00222167" w:rsidRDefault="008B3912">
            <w:pPr>
              <w:pStyle w:val="ListParagraph"/>
              <w:spacing w:line="240" w:lineRule="auto"/>
              <w:ind w:left="0"/>
              <w:jc w:val="left"/>
              <w:rPr>
                <w:ins w:id="8732" w:author="fauzan" w:date="2022-08-01T17:37:00Z"/>
                <w:szCs w:val="24"/>
              </w:rPr>
            </w:pPr>
            <w:ins w:id="8733" w:author="fauzan" w:date="2022-08-01T17:37:00Z">
              <w:r>
                <w:rPr>
                  <w:szCs w:val="24"/>
                </w:rPr>
                <w:t xml:space="preserve">Nama </w:t>
              </w:r>
              <w:del w:id="8734" w:author="muhammad fauzan" w:date="2022-08-04T18:20:00Z">
                <w:r>
                  <w:rPr>
                    <w:szCs w:val="24"/>
                  </w:rPr>
                  <w:delText>user</w:delText>
                </w:r>
              </w:del>
            </w:ins>
            <w:ins w:id="8735" w:author="muhammad fauzan" w:date="2022-08-04T18:26:00Z">
              <w:r>
                <w:rPr>
                  <w:i/>
                  <w:szCs w:val="24"/>
                </w:rPr>
                <w:t>user</w:t>
              </w:r>
            </w:ins>
          </w:p>
        </w:tc>
        <w:tc>
          <w:tcPr>
            <w:tcW w:w="0" w:type="auto"/>
            <w:tcPrChange w:id="8736" w:author="muhammad fauzan" w:date="2022-08-04T16:22:00Z">
              <w:tcPr>
                <w:tcW w:w="1523" w:type="dxa"/>
              </w:tcPr>
            </w:tcPrChange>
          </w:tcPr>
          <w:p w:rsidR="00222167" w:rsidRDefault="008B3912">
            <w:pPr>
              <w:pStyle w:val="ListParagraph"/>
              <w:spacing w:line="240" w:lineRule="auto"/>
              <w:ind w:left="0"/>
              <w:jc w:val="left"/>
              <w:rPr>
                <w:ins w:id="8737" w:author="fauzan" w:date="2022-08-01T17:37:00Z"/>
                <w:szCs w:val="24"/>
              </w:rPr>
            </w:pPr>
            <w:ins w:id="8738" w:author="fauzan" w:date="2022-08-01T17:37:00Z">
              <w:r>
                <w:rPr>
                  <w:szCs w:val="24"/>
                </w:rPr>
                <w:t xml:space="preserve">Sistem akan menampilkan select untuk memilih change </w:t>
              </w:r>
              <w:del w:id="8739" w:author="muhammad fauzan" w:date="2022-08-04T20:09:00Z">
                <w:r>
                  <w:rPr>
                    <w:szCs w:val="24"/>
                  </w:rPr>
                  <w:delText>password</w:delText>
                </w:r>
              </w:del>
            </w:ins>
            <w:ins w:id="8740" w:author="muhammad fauzan" w:date="2022-08-04T20:09:00Z">
              <w:r>
                <w:rPr>
                  <w:i/>
                  <w:szCs w:val="24"/>
                </w:rPr>
                <w:t>password</w:t>
              </w:r>
            </w:ins>
            <w:ins w:id="8741" w:author="fauzan" w:date="2022-08-01T17:37:00Z">
              <w:r>
                <w:rPr>
                  <w:szCs w:val="24"/>
                </w:rPr>
                <w:t xml:space="preserve"> dan logout</w:t>
              </w:r>
            </w:ins>
          </w:p>
        </w:tc>
        <w:tc>
          <w:tcPr>
            <w:tcW w:w="0" w:type="auto"/>
            <w:tcPrChange w:id="8742" w:author="muhammad fauzan" w:date="2022-08-04T16:22:00Z">
              <w:tcPr>
                <w:tcW w:w="1252" w:type="dxa"/>
              </w:tcPr>
            </w:tcPrChange>
          </w:tcPr>
          <w:p w:rsidR="00222167" w:rsidRDefault="008B3912">
            <w:pPr>
              <w:pStyle w:val="ListParagraph"/>
              <w:spacing w:line="240" w:lineRule="auto"/>
              <w:ind w:left="0"/>
              <w:jc w:val="center"/>
              <w:rPr>
                <w:ins w:id="8743" w:author="fauzan" w:date="2022-08-01T17:37:00Z"/>
              </w:rPr>
            </w:pPr>
            <w:ins w:id="8744" w:author="fauzan" w:date="2022-08-01T17:37:00Z">
              <w:r>
                <w:t>sukses</w:t>
              </w:r>
            </w:ins>
          </w:p>
        </w:tc>
      </w:tr>
      <w:tr w:rsidR="00222167" w:rsidTr="00222167">
        <w:trPr>
          <w:trHeight w:val="1159"/>
          <w:ins w:id="8745" w:author="fauzan" w:date="2022-08-01T17:37:00Z"/>
          <w:trPrChange w:id="8746" w:author="muhammad fauzan" w:date="2022-08-07T17:51:00Z">
            <w:trPr>
              <w:trHeight w:val="1314"/>
            </w:trPr>
          </w:trPrChange>
        </w:trPr>
        <w:tc>
          <w:tcPr>
            <w:tcW w:w="0" w:type="auto"/>
            <w:tcPrChange w:id="8747" w:author="muhammad fauzan" w:date="2022-08-07T17:51:00Z">
              <w:tcPr>
                <w:tcW w:w="1017" w:type="dxa"/>
              </w:tcPr>
            </w:tcPrChange>
          </w:tcPr>
          <w:p w:rsidR="00222167" w:rsidRDefault="008B3912">
            <w:pPr>
              <w:pStyle w:val="ListParagraph"/>
              <w:spacing w:line="240" w:lineRule="auto"/>
              <w:ind w:left="0"/>
              <w:jc w:val="center"/>
              <w:rPr>
                <w:ins w:id="8748" w:author="fauzan" w:date="2022-08-01T17:37:00Z"/>
                <w:szCs w:val="24"/>
              </w:rPr>
            </w:pPr>
            <w:ins w:id="8749" w:author="fauzan" w:date="2022-08-01T17:37:00Z">
              <w:r>
                <w:rPr>
                  <w:szCs w:val="24"/>
                </w:rPr>
                <w:t>9</w:t>
              </w:r>
            </w:ins>
          </w:p>
        </w:tc>
        <w:tc>
          <w:tcPr>
            <w:tcW w:w="0" w:type="auto"/>
            <w:tcPrChange w:id="8750" w:author="muhammad fauzan" w:date="2022-08-07T17:51:00Z">
              <w:tcPr>
                <w:tcW w:w="1222" w:type="dxa"/>
              </w:tcPr>
            </w:tcPrChange>
          </w:tcPr>
          <w:p w:rsidR="00222167" w:rsidRDefault="008B3912">
            <w:pPr>
              <w:pStyle w:val="ListParagraph"/>
              <w:spacing w:line="240" w:lineRule="auto"/>
              <w:ind w:left="0"/>
              <w:jc w:val="left"/>
              <w:rPr>
                <w:ins w:id="8751" w:author="fauzan" w:date="2022-08-01T17:37:00Z"/>
                <w:szCs w:val="24"/>
              </w:rPr>
            </w:pPr>
            <w:ins w:id="8752" w:author="fauzan" w:date="2022-08-01T17:37:00Z">
              <w:r>
                <w:rPr>
                  <w:szCs w:val="24"/>
                </w:rPr>
                <w:t xml:space="preserve">menekan change </w:t>
              </w:r>
              <w:del w:id="8753" w:author="muhammad fauzan" w:date="2022-08-04T20:09:00Z">
                <w:r>
                  <w:rPr>
                    <w:szCs w:val="24"/>
                  </w:rPr>
                  <w:delText>password</w:delText>
                </w:r>
              </w:del>
            </w:ins>
            <w:ins w:id="8754" w:author="muhammad fauzan" w:date="2022-08-04T20:09:00Z">
              <w:r>
                <w:rPr>
                  <w:i/>
                  <w:szCs w:val="24"/>
                </w:rPr>
                <w:t>password</w:t>
              </w:r>
            </w:ins>
            <w:ins w:id="8755" w:author="fauzan" w:date="2022-08-01T17:37:00Z">
              <w:r>
                <w:rPr>
                  <w:szCs w:val="24"/>
                </w:rPr>
                <w:t xml:space="preserve"> pada sidebar setelah menekan nama </w:t>
              </w:r>
              <w:del w:id="8756" w:author="muhammad fauzan" w:date="2022-08-04T18:20:00Z">
                <w:r>
                  <w:rPr>
                    <w:szCs w:val="24"/>
                  </w:rPr>
                  <w:delText>user</w:delText>
                </w:r>
              </w:del>
            </w:ins>
            <w:ins w:id="8757" w:author="muhammad fauzan" w:date="2022-08-04T18:26:00Z">
              <w:r>
                <w:rPr>
                  <w:i/>
                  <w:szCs w:val="24"/>
                </w:rPr>
                <w:t>user</w:t>
              </w:r>
            </w:ins>
          </w:p>
        </w:tc>
        <w:tc>
          <w:tcPr>
            <w:tcW w:w="0" w:type="auto"/>
            <w:tcPrChange w:id="8758" w:author="muhammad fauzan" w:date="2022-08-07T17:51:00Z">
              <w:tcPr>
                <w:tcW w:w="1256" w:type="dxa"/>
              </w:tcPr>
            </w:tcPrChange>
          </w:tcPr>
          <w:p w:rsidR="00222167" w:rsidRDefault="008B3912">
            <w:pPr>
              <w:pStyle w:val="ListParagraph"/>
              <w:spacing w:line="240" w:lineRule="auto"/>
              <w:ind w:left="0"/>
              <w:jc w:val="left"/>
              <w:rPr>
                <w:ins w:id="8759" w:author="fauzan" w:date="2022-08-01T17:37:00Z"/>
                <w:szCs w:val="24"/>
              </w:rPr>
            </w:pPr>
            <w:ins w:id="8760" w:author="fauzan" w:date="2022-08-01T17:37:00Z">
              <w:r>
                <w:rPr>
                  <w:szCs w:val="24"/>
                </w:rPr>
                <w:t xml:space="preserve">toko change </w:t>
              </w:r>
              <w:del w:id="8761" w:author="muhammad fauzan" w:date="2022-08-04T20:09:00Z">
                <w:r>
                  <w:rPr>
                    <w:szCs w:val="24"/>
                  </w:rPr>
                  <w:delText>password</w:delText>
                </w:r>
              </w:del>
            </w:ins>
            <w:ins w:id="8762" w:author="muhammad fauzan" w:date="2022-08-04T20:09:00Z">
              <w:r>
                <w:rPr>
                  <w:i/>
                  <w:szCs w:val="24"/>
                </w:rPr>
                <w:t>password</w:t>
              </w:r>
            </w:ins>
          </w:p>
        </w:tc>
        <w:tc>
          <w:tcPr>
            <w:tcW w:w="0" w:type="auto"/>
            <w:tcPrChange w:id="8763" w:author="muhammad fauzan" w:date="2022-08-07T17:51:00Z">
              <w:tcPr>
                <w:tcW w:w="1523" w:type="dxa"/>
              </w:tcPr>
            </w:tcPrChange>
          </w:tcPr>
          <w:p w:rsidR="00222167" w:rsidRDefault="008B3912">
            <w:pPr>
              <w:pStyle w:val="ListParagraph"/>
              <w:spacing w:line="240" w:lineRule="auto"/>
              <w:ind w:left="0"/>
              <w:jc w:val="left"/>
              <w:rPr>
                <w:ins w:id="8764" w:author="fauzan" w:date="2022-08-01T17:37:00Z"/>
                <w:szCs w:val="24"/>
              </w:rPr>
            </w:pPr>
            <w:ins w:id="8765" w:author="fauzan" w:date="2022-08-01T17:37:00Z">
              <w:r>
                <w:rPr>
                  <w:szCs w:val="24"/>
                </w:rPr>
                <w:t xml:space="preserve">Sistem akan menampilkan halaman change </w:t>
              </w:r>
              <w:del w:id="8766" w:author="muhammad fauzan" w:date="2022-08-04T20:10:00Z">
                <w:r>
                  <w:rPr>
                    <w:szCs w:val="24"/>
                  </w:rPr>
                  <w:delText>password</w:delText>
                </w:r>
              </w:del>
            </w:ins>
            <w:ins w:id="8767" w:author="muhammad fauzan" w:date="2022-08-04T20:10:00Z">
              <w:r>
                <w:rPr>
                  <w:i/>
                  <w:szCs w:val="24"/>
                </w:rPr>
                <w:t>password</w:t>
              </w:r>
            </w:ins>
          </w:p>
        </w:tc>
        <w:tc>
          <w:tcPr>
            <w:tcW w:w="0" w:type="auto"/>
            <w:tcPrChange w:id="8768" w:author="muhammad fauzan" w:date="2022-08-07T17:51:00Z">
              <w:tcPr>
                <w:tcW w:w="1252" w:type="dxa"/>
              </w:tcPr>
            </w:tcPrChange>
          </w:tcPr>
          <w:p w:rsidR="00222167" w:rsidRDefault="008B3912">
            <w:pPr>
              <w:pStyle w:val="ListParagraph"/>
              <w:spacing w:line="240" w:lineRule="auto"/>
              <w:ind w:left="0"/>
              <w:jc w:val="center"/>
              <w:rPr>
                <w:ins w:id="8769" w:author="fauzan" w:date="2022-08-01T17:37:00Z"/>
              </w:rPr>
            </w:pPr>
            <w:ins w:id="8770" w:author="fauzan" w:date="2022-08-01T17:37:00Z">
              <w:r>
                <w:t>sukses</w:t>
              </w:r>
            </w:ins>
          </w:p>
        </w:tc>
      </w:tr>
      <w:tr w:rsidR="00222167" w:rsidTr="00222167">
        <w:trPr>
          <w:trHeight w:val="838"/>
          <w:ins w:id="8771" w:author="fauzan" w:date="2022-08-01T17:37:00Z"/>
          <w:trPrChange w:id="8772" w:author="muhammad fauzan" w:date="2022-08-07T17:51:00Z">
            <w:trPr>
              <w:trHeight w:val="1314"/>
            </w:trPr>
          </w:trPrChange>
        </w:trPr>
        <w:tc>
          <w:tcPr>
            <w:tcW w:w="0" w:type="auto"/>
            <w:tcPrChange w:id="8773" w:author="muhammad fauzan" w:date="2022-08-07T17:51:00Z">
              <w:tcPr>
                <w:tcW w:w="1017" w:type="dxa"/>
              </w:tcPr>
            </w:tcPrChange>
          </w:tcPr>
          <w:p w:rsidR="00222167" w:rsidRDefault="008B3912">
            <w:pPr>
              <w:pStyle w:val="ListParagraph"/>
              <w:spacing w:line="240" w:lineRule="auto"/>
              <w:ind w:left="0"/>
              <w:jc w:val="center"/>
              <w:rPr>
                <w:ins w:id="8774" w:author="fauzan" w:date="2022-08-01T17:37:00Z"/>
                <w:szCs w:val="24"/>
              </w:rPr>
            </w:pPr>
            <w:ins w:id="8775" w:author="fauzan" w:date="2022-08-01T17:37:00Z">
              <w:r>
                <w:rPr>
                  <w:szCs w:val="24"/>
                </w:rPr>
                <w:t>10</w:t>
              </w:r>
            </w:ins>
          </w:p>
        </w:tc>
        <w:tc>
          <w:tcPr>
            <w:tcW w:w="0" w:type="auto"/>
            <w:tcPrChange w:id="8776" w:author="muhammad fauzan" w:date="2022-08-07T17:51:00Z">
              <w:tcPr>
                <w:tcW w:w="1222" w:type="dxa"/>
              </w:tcPr>
            </w:tcPrChange>
          </w:tcPr>
          <w:p w:rsidR="00222167" w:rsidRDefault="008B3912">
            <w:pPr>
              <w:pStyle w:val="ListParagraph"/>
              <w:spacing w:line="240" w:lineRule="auto"/>
              <w:ind w:left="0"/>
              <w:jc w:val="left"/>
              <w:rPr>
                <w:ins w:id="8777" w:author="fauzan" w:date="2022-08-01T17:37:00Z"/>
                <w:szCs w:val="24"/>
              </w:rPr>
            </w:pPr>
            <w:ins w:id="8778" w:author="fauzan" w:date="2022-08-01T17:37:00Z">
              <w:r>
                <w:rPr>
                  <w:szCs w:val="24"/>
                </w:rPr>
                <w:t xml:space="preserve">menekan logout pada sidebar setelah menekan nama </w:t>
              </w:r>
              <w:del w:id="8779" w:author="muhammad fauzan" w:date="2022-08-04T18:20:00Z">
                <w:r>
                  <w:rPr>
                    <w:szCs w:val="24"/>
                  </w:rPr>
                  <w:delText>user</w:delText>
                </w:r>
              </w:del>
            </w:ins>
            <w:ins w:id="8780" w:author="muhammad fauzan" w:date="2022-08-04T18:26:00Z">
              <w:r>
                <w:rPr>
                  <w:i/>
                  <w:szCs w:val="24"/>
                </w:rPr>
                <w:t>user</w:t>
              </w:r>
            </w:ins>
          </w:p>
        </w:tc>
        <w:tc>
          <w:tcPr>
            <w:tcW w:w="0" w:type="auto"/>
            <w:tcPrChange w:id="8781" w:author="muhammad fauzan" w:date="2022-08-07T17:51:00Z">
              <w:tcPr>
                <w:tcW w:w="1256" w:type="dxa"/>
              </w:tcPr>
            </w:tcPrChange>
          </w:tcPr>
          <w:p w:rsidR="00222167" w:rsidRDefault="008B3912">
            <w:pPr>
              <w:pStyle w:val="ListParagraph"/>
              <w:spacing w:line="240" w:lineRule="auto"/>
              <w:ind w:left="0"/>
              <w:jc w:val="left"/>
              <w:rPr>
                <w:ins w:id="8782" w:author="fauzan" w:date="2022-08-01T17:37:00Z"/>
                <w:szCs w:val="24"/>
              </w:rPr>
            </w:pPr>
            <w:ins w:id="8783" w:author="fauzan" w:date="2022-08-01T17:37:00Z">
              <w:r>
                <w:rPr>
                  <w:szCs w:val="24"/>
                </w:rPr>
                <w:t>logout</w:t>
              </w:r>
            </w:ins>
          </w:p>
        </w:tc>
        <w:tc>
          <w:tcPr>
            <w:tcW w:w="0" w:type="auto"/>
            <w:tcPrChange w:id="8784" w:author="muhammad fauzan" w:date="2022-08-07T17:51:00Z">
              <w:tcPr>
                <w:tcW w:w="1523" w:type="dxa"/>
              </w:tcPr>
            </w:tcPrChange>
          </w:tcPr>
          <w:p w:rsidR="00222167" w:rsidRDefault="008B3912">
            <w:pPr>
              <w:pStyle w:val="ListParagraph"/>
              <w:spacing w:line="240" w:lineRule="auto"/>
              <w:ind w:left="0"/>
              <w:jc w:val="left"/>
              <w:rPr>
                <w:ins w:id="8785" w:author="fauzan" w:date="2022-08-01T17:37:00Z"/>
                <w:szCs w:val="24"/>
              </w:rPr>
            </w:pPr>
            <w:ins w:id="8786" w:author="fauzan" w:date="2022-08-01T17:37:00Z">
              <w:r>
                <w:rPr>
                  <w:szCs w:val="24"/>
                </w:rPr>
                <w:t xml:space="preserve">Sistem akan menampilkan halaman </w:t>
              </w:r>
              <w:del w:id="8787" w:author="muhammad fauzan" w:date="2022-08-04T18:36:00Z">
                <w:r>
                  <w:rPr>
                    <w:szCs w:val="24"/>
                  </w:rPr>
                  <w:delText>login</w:delText>
                </w:r>
              </w:del>
            </w:ins>
            <w:ins w:id="8788" w:author="muhammad fauzan" w:date="2022-08-04T18:36:00Z">
              <w:r>
                <w:rPr>
                  <w:i/>
                  <w:szCs w:val="24"/>
                </w:rPr>
                <w:t>login</w:t>
              </w:r>
            </w:ins>
          </w:p>
        </w:tc>
        <w:tc>
          <w:tcPr>
            <w:tcW w:w="0" w:type="auto"/>
            <w:tcPrChange w:id="8789" w:author="muhammad fauzan" w:date="2022-08-07T17:51:00Z">
              <w:tcPr>
                <w:tcW w:w="1252" w:type="dxa"/>
              </w:tcPr>
            </w:tcPrChange>
          </w:tcPr>
          <w:p w:rsidR="00222167" w:rsidRDefault="008B3912">
            <w:pPr>
              <w:pStyle w:val="ListParagraph"/>
              <w:spacing w:line="240" w:lineRule="auto"/>
              <w:ind w:left="0"/>
              <w:jc w:val="center"/>
              <w:rPr>
                <w:ins w:id="8790" w:author="fauzan" w:date="2022-08-01T17:37:00Z"/>
              </w:rPr>
            </w:pPr>
            <w:ins w:id="8791" w:author="fauzan" w:date="2022-08-01T17:37:00Z">
              <w:r>
                <w:t>Sukses</w:t>
              </w:r>
            </w:ins>
          </w:p>
        </w:tc>
      </w:tr>
      <w:tr w:rsidR="00222167" w:rsidTr="00222167">
        <w:trPr>
          <w:trHeight w:val="1131"/>
          <w:ins w:id="8792" w:author="fauzan" w:date="2022-08-01T17:37:00Z"/>
          <w:trPrChange w:id="8793" w:author="muhammad fauzan" w:date="2022-08-07T17:51:00Z">
            <w:trPr>
              <w:trHeight w:val="1314"/>
            </w:trPr>
          </w:trPrChange>
        </w:trPr>
        <w:tc>
          <w:tcPr>
            <w:tcW w:w="0" w:type="auto"/>
            <w:tcPrChange w:id="8794" w:author="muhammad fauzan" w:date="2022-08-07T17:51:00Z">
              <w:tcPr>
                <w:tcW w:w="1017" w:type="dxa"/>
              </w:tcPr>
            </w:tcPrChange>
          </w:tcPr>
          <w:p w:rsidR="00222167" w:rsidRDefault="008B3912">
            <w:pPr>
              <w:pStyle w:val="ListParagraph"/>
              <w:spacing w:line="240" w:lineRule="auto"/>
              <w:ind w:left="0"/>
              <w:jc w:val="center"/>
              <w:rPr>
                <w:ins w:id="8795" w:author="fauzan" w:date="2022-08-01T17:37:00Z"/>
                <w:szCs w:val="24"/>
              </w:rPr>
            </w:pPr>
            <w:ins w:id="8796" w:author="fauzan" w:date="2022-08-01T17:37:00Z">
              <w:r>
                <w:rPr>
                  <w:szCs w:val="24"/>
                </w:rPr>
                <w:t>11</w:t>
              </w:r>
            </w:ins>
          </w:p>
        </w:tc>
        <w:tc>
          <w:tcPr>
            <w:tcW w:w="0" w:type="auto"/>
            <w:tcPrChange w:id="8797" w:author="muhammad fauzan" w:date="2022-08-07T17:51:00Z">
              <w:tcPr>
                <w:tcW w:w="1222" w:type="dxa"/>
              </w:tcPr>
            </w:tcPrChange>
          </w:tcPr>
          <w:p w:rsidR="00222167" w:rsidRDefault="008B3912">
            <w:pPr>
              <w:pStyle w:val="ListParagraph"/>
              <w:spacing w:line="240" w:lineRule="auto"/>
              <w:ind w:left="0"/>
              <w:jc w:val="left"/>
              <w:rPr>
                <w:ins w:id="8798" w:author="fauzan" w:date="2022-08-01T17:37:00Z"/>
                <w:szCs w:val="24"/>
              </w:rPr>
            </w:pPr>
            <w:ins w:id="8799" w:author="fauzan" w:date="2022-08-01T17:37:00Z">
              <w:r>
                <w:rPr>
                  <w:szCs w:val="24"/>
                </w:rPr>
                <w:t xml:space="preserve">Menekan </w:t>
              </w:r>
              <w:del w:id="8800" w:author="muhammad fauzan" w:date="2022-08-04T18:59:00Z">
                <w:r>
                  <w:rPr>
                    <w:szCs w:val="24"/>
                  </w:rPr>
                  <w:delText>button</w:delText>
                </w:r>
              </w:del>
            </w:ins>
            <w:ins w:id="8801" w:author="muhammad fauzan" w:date="2022-08-04T18:59:00Z">
              <w:r>
                <w:rPr>
                  <w:i/>
                  <w:szCs w:val="24"/>
                </w:rPr>
                <w:t>button</w:t>
              </w:r>
            </w:ins>
            <w:ins w:id="8802" w:author="fauzan" w:date="2022-08-01T17:37:00Z">
              <w:r>
                <w:rPr>
                  <w:szCs w:val="24"/>
                </w:rPr>
                <w:t xml:space="preserve"> tambah</w:t>
              </w:r>
            </w:ins>
          </w:p>
        </w:tc>
        <w:tc>
          <w:tcPr>
            <w:tcW w:w="0" w:type="auto"/>
            <w:tcPrChange w:id="8803" w:author="muhammad fauzan" w:date="2022-08-07T17:51:00Z">
              <w:tcPr>
                <w:tcW w:w="1256" w:type="dxa"/>
              </w:tcPr>
            </w:tcPrChange>
          </w:tcPr>
          <w:p w:rsidR="00222167" w:rsidRDefault="008B3912">
            <w:pPr>
              <w:pStyle w:val="ListParagraph"/>
              <w:spacing w:line="240" w:lineRule="auto"/>
              <w:ind w:left="0"/>
              <w:jc w:val="left"/>
              <w:rPr>
                <w:ins w:id="8804" w:author="fauzan" w:date="2022-08-01T17:37:00Z"/>
                <w:szCs w:val="24"/>
              </w:rPr>
            </w:pPr>
            <w:ins w:id="8805" w:author="fauzan" w:date="2022-08-01T17:37:00Z">
              <w:r>
                <w:rPr>
                  <w:szCs w:val="24"/>
                </w:rPr>
                <w:t>tambah</w:t>
              </w:r>
            </w:ins>
          </w:p>
        </w:tc>
        <w:tc>
          <w:tcPr>
            <w:tcW w:w="0" w:type="auto"/>
            <w:tcPrChange w:id="8806" w:author="muhammad fauzan" w:date="2022-08-07T17:51:00Z">
              <w:tcPr>
                <w:tcW w:w="1523" w:type="dxa"/>
              </w:tcPr>
            </w:tcPrChange>
          </w:tcPr>
          <w:p w:rsidR="00222167" w:rsidRDefault="008B3912">
            <w:pPr>
              <w:pStyle w:val="ListParagraph"/>
              <w:spacing w:line="240" w:lineRule="auto"/>
              <w:ind w:left="0"/>
              <w:jc w:val="left"/>
              <w:rPr>
                <w:ins w:id="8807" w:author="fauzan" w:date="2022-08-01T17:37:00Z"/>
                <w:szCs w:val="24"/>
              </w:rPr>
            </w:pPr>
            <w:ins w:id="8808" w:author="fauzan" w:date="2022-08-01T17:37:00Z">
              <w:r>
                <w:rPr>
                  <w:szCs w:val="24"/>
                </w:rPr>
                <w:t xml:space="preserve">Sistem akan menampilkan halaman tambah data </w:t>
              </w:r>
              <w:r>
                <w:t>roti</w:t>
              </w:r>
            </w:ins>
          </w:p>
        </w:tc>
        <w:tc>
          <w:tcPr>
            <w:tcW w:w="0" w:type="auto"/>
            <w:tcPrChange w:id="8809" w:author="muhammad fauzan" w:date="2022-08-07T17:51:00Z">
              <w:tcPr>
                <w:tcW w:w="1252" w:type="dxa"/>
              </w:tcPr>
            </w:tcPrChange>
          </w:tcPr>
          <w:p w:rsidR="00222167" w:rsidRDefault="008B3912">
            <w:pPr>
              <w:pStyle w:val="ListParagraph"/>
              <w:spacing w:line="240" w:lineRule="auto"/>
              <w:ind w:left="0"/>
              <w:jc w:val="center"/>
              <w:rPr>
                <w:ins w:id="8810" w:author="fauzan" w:date="2022-08-01T17:37:00Z"/>
              </w:rPr>
            </w:pPr>
            <w:ins w:id="8811" w:author="fauzan" w:date="2022-08-01T17:37:00Z">
              <w:r>
                <w:t>Sukses</w:t>
              </w:r>
            </w:ins>
          </w:p>
        </w:tc>
      </w:tr>
      <w:tr w:rsidR="00222167" w:rsidTr="00222167">
        <w:trPr>
          <w:trHeight w:val="991"/>
          <w:ins w:id="8812" w:author="fauzan" w:date="2022-08-01T17:37:00Z"/>
          <w:trPrChange w:id="8813" w:author="muhammad fauzan" w:date="2022-08-07T17:51:00Z">
            <w:trPr>
              <w:trHeight w:val="1314"/>
            </w:trPr>
          </w:trPrChange>
        </w:trPr>
        <w:tc>
          <w:tcPr>
            <w:tcW w:w="0" w:type="auto"/>
            <w:tcPrChange w:id="8814" w:author="muhammad fauzan" w:date="2022-08-07T17:51:00Z">
              <w:tcPr>
                <w:tcW w:w="1017" w:type="dxa"/>
              </w:tcPr>
            </w:tcPrChange>
          </w:tcPr>
          <w:p w:rsidR="00222167" w:rsidRDefault="008B3912">
            <w:pPr>
              <w:pStyle w:val="ListParagraph"/>
              <w:spacing w:line="240" w:lineRule="auto"/>
              <w:ind w:left="0"/>
              <w:jc w:val="center"/>
              <w:rPr>
                <w:ins w:id="8815" w:author="fauzan" w:date="2022-08-01T17:37:00Z"/>
                <w:szCs w:val="24"/>
              </w:rPr>
            </w:pPr>
            <w:ins w:id="8816" w:author="fauzan" w:date="2022-08-01T17:37:00Z">
              <w:r>
                <w:rPr>
                  <w:szCs w:val="24"/>
                </w:rPr>
                <w:t>12</w:t>
              </w:r>
            </w:ins>
          </w:p>
        </w:tc>
        <w:tc>
          <w:tcPr>
            <w:tcW w:w="0" w:type="auto"/>
            <w:tcPrChange w:id="8817" w:author="muhammad fauzan" w:date="2022-08-07T17:51:00Z">
              <w:tcPr>
                <w:tcW w:w="1222" w:type="dxa"/>
              </w:tcPr>
            </w:tcPrChange>
          </w:tcPr>
          <w:p w:rsidR="00222167" w:rsidRDefault="008B3912">
            <w:pPr>
              <w:pStyle w:val="ListParagraph"/>
              <w:spacing w:line="240" w:lineRule="auto"/>
              <w:ind w:left="0"/>
              <w:jc w:val="left"/>
              <w:rPr>
                <w:ins w:id="8818" w:author="fauzan" w:date="2022-08-01T17:37:00Z"/>
                <w:szCs w:val="24"/>
              </w:rPr>
            </w:pPr>
            <w:ins w:id="8819" w:author="fauzan" w:date="2022-08-01T17:37:00Z">
              <w:r>
                <w:rPr>
                  <w:szCs w:val="24"/>
                </w:rPr>
                <w:t>Menekan ubah pada setiap row data</w:t>
              </w:r>
            </w:ins>
          </w:p>
        </w:tc>
        <w:tc>
          <w:tcPr>
            <w:tcW w:w="0" w:type="auto"/>
            <w:tcPrChange w:id="8820" w:author="muhammad fauzan" w:date="2022-08-07T17:51:00Z">
              <w:tcPr>
                <w:tcW w:w="1256" w:type="dxa"/>
              </w:tcPr>
            </w:tcPrChange>
          </w:tcPr>
          <w:p w:rsidR="00222167" w:rsidRDefault="008B3912">
            <w:pPr>
              <w:pStyle w:val="ListParagraph"/>
              <w:spacing w:line="240" w:lineRule="auto"/>
              <w:ind w:left="0"/>
              <w:jc w:val="left"/>
              <w:rPr>
                <w:ins w:id="8821" w:author="fauzan" w:date="2022-08-01T17:37:00Z"/>
                <w:szCs w:val="24"/>
              </w:rPr>
            </w:pPr>
            <w:ins w:id="8822" w:author="fauzan" w:date="2022-08-01T17:37:00Z">
              <w:r>
                <w:rPr>
                  <w:szCs w:val="24"/>
                </w:rPr>
                <w:t>ubah</w:t>
              </w:r>
            </w:ins>
          </w:p>
        </w:tc>
        <w:tc>
          <w:tcPr>
            <w:tcW w:w="0" w:type="auto"/>
            <w:tcPrChange w:id="8823" w:author="muhammad fauzan" w:date="2022-08-07T17:51:00Z">
              <w:tcPr>
                <w:tcW w:w="1523" w:type="dxa"/>
              </w:tcPr>
            </w:tcPrChange>
          </w:tcPr>
          <w:p w:rsidR="00222167" w:rsidRDefault="008B3912">
            <w:pPr>
              <w:pStyle w:val="ListParagraph"/>
              <w:spacing w:line="240" w:lineRule="auto"/>
              <w:ind w:left="0"/>
              <w:jc w:val="left"/>
              <w:rPr>
                <w:ins w:id="8824" w:author="fauzan" w:date="2022-08-01T17:37:00Z"/>
                <w:szCs w:val="24"/>
              </w:rPr>
            </w:pPr>
            <w:ins w:id="8825" w:author="fauzan" w:date="2022-08-01T17:37:00Z">
              <w:r>
                <w:rPr>
                  <w:szCs w:val="24"/>
                </w:rPr>
                <w:t>Sistem akan menampilkan halaman ubah sesuai row data</w:t>
              </w:r>
            </w:ins>
          </w:p>
        </w:tc>
        <w:tc>
          <w:tcPr>
            <w:tcW w:w="0" w:type="auto"/>
            <w:tcPrChange w:id="8826" w:author="muhammad fauzan" w:date="2022-08-07T17:51:00Z">
              <w:tcPr>
                <w:tcW w:w="1252" w:type="dxa"/>
              </w:tcPr>
            </w:tcPrChange>
          </w:tcPr>
          <w:p w:rsidR="00222167" w:rsidRDefault="008B3912">
            <w:pPr>
              <w:pStyle w:val="ListParagraph"/>
              <w:spacing w:line="240" w:lineRule="auto"/>
              <w:ind w:left="0"/>
              <w:jc w:val="center"/>
              <w:rPr>
                <w:ins w:id="8827" w:author="fauzan" w:date="2022-08-01T17:37:00Z"/>
              </w:rPr>
            </w:pPr>
            <w:ins w:id="8828" w:author="fauzan" w:date="2022-08-01T17:37:00Z">
              <w:r>
                <w:t>sukses</w:t>
              </w:r>
            </w:ins>
          </w:p>
        </w:tc>
      </w:tr>
      <w:tr w:rsidR="00222167" w:rsidTr="00222167">
        <w:trPr>
          <w:trHeight w:val="866"/>
          <w:ins w:id="8829" w:author="fauzan" w:date="2022-08-01T17:37:00Z"/>
          <w:trPrChange w:id="8830" w:author="muhammad fauzan" w:date="2022-08-07T17:51:00Z">
            <w:trPr>
              <w:trHeight w:val="1314"/>
            </w:trPr>
          </w:trPrChange>
        </w:trPr>
        <w:tc>
          <w:tcPr>
            <w:tcW w:w="0" w:type="auto"/>
            <w:tcPrChange w:id="8831" w:author="muhammad fauzan" w:date="2022-08-07T17:51:00Z">
              <w:tcPr>
                <w:tcW w:w="1017" w:type="dxa"/>
              </w:tcPr>
            </w:tcPrChange>
          </w:tcPr>
          <w:p w:rsidR="00222167" w:rsidRDefault="008B3912">
            <w:pPr>
              <w:pStyle w:val="ListParagraph"/>
              <w:spacing w:line="240" w:lineRule="auto"/>
              <w:ind w:left="0"/>
              <w:jc w:val="center"/>
              <w:rPr>
                <w:ins w:id="8832" w:author="fauzan" w:date="2022-08-01T17:37:00Z"/>
                <w:szCs w:val="24"/>
              </w:rPr>
            </w:pPr>
            <w:ins w:id="8833" w:author="fauzan" w:date="2022-08-01T17:37:00Z">
              <w:r>
                <w:rPr>
                  <w:szCs w:val="24"/>
                </w:rPr>
                <w:t>13</w:t>
              </w:r>
            </w:ins>
          </w:p>
        </w:tc>
        <w:tc>
          <w:tcPr>
            <w:tcW w:w="0" w:type="auto"/>
            <w:tcPrChange w:id="8834" w:author="muhammad fauzan" w:date="2022-08-07T17:51:00Z">
              <w:tcPr>
                <w:tcW w:w="1222" w:type="dxa"/>
              </w:tcPr>
            </w:tcPrChange>
          </w:tcPr>
          <w:p w:rsidR="00222167" w:rsidRDefault="008B3912">
            <w:pPr>
              <w:pStyle w:val="ListParagraph"/>
              <w:spacing w:line="240" w:lineRule="auto"/>
              <w:ind w:left="0"/>
              <w:jc w:val="left"/>
              <w:rPr>
                <w:ins w:id="8835" w:author="fauzan" w:date="2022-08-01T17:37:00Z"/>
                <w:szCs w:val="24"/>
              </w:rPr>
            </w:pPr>
            <w:ins w:id="8836" w:author="fauzan" w:date="2022-08-01T17:37:00Z">
              <w:r>
                <w:rPr>
                  <w:szCs w:val="24"/>
                </w:rPr>
                <w:t>Menekan hapus pada setiap row data</w:t>
              </w:r>
            </w:ins>
          </w:p>
        </w:tc>
        <w:tc>
          <w:tcPr>
            <w:tcW w:w="0" w:type="auto"/>
            <w:tcPrChange w:id="8837" w:author="muhammad fauzan" w:date="2022-08-07T17:51:00Z">
              <w:tcPr>
                <w:tcW w:w="1256" w:type="dxa"/>
              </w:tcPr>
            </w:tcPrChange>
          </w:tcPr>
          <w:p w:rsidR="00222167" w:rsidRDefault="008B3912">
            <w:pPr>
              <w:pStyle w:val="ListParagraph"/>
              <w:spacing w:line="240" w:lineRule="auto"/>
              <w:ind w:left="0"/>
              <w:jc w:val="left"/>
              <w:rPr>
                <w:ins w:id="8838" w:author="fauzan" w:date="2022-08-01T17:37:00Z"/>
                <w:szCs w:val="24"/>
              </w:rPr>
            </w:pPr>
            <w:ins w:id="8839" w:author="fauzan" w:date="2022-08-01T17:37:00Z">
              <w:r>
                <w:rPr>
                  <w:szCs w:val="24"/>
                </w:rPr>
                <w:t>hapus</w:t>
              </w:r>
            </w:ins>
          </w:p>
        </w:tc>
        <w:tc>
          <w:tcPr>
            <w:tcW w:w="0" w:type="auto"/>
            <w:tcPrChange w:id="8840" w:author="muhammad fauzan" w:date="2022-08-07T17:51:00Z">
              <w:tcPr>
                <w:tcW w:w="1523" w:type="dxa"/>
              </w:tcPr>
            </w:tcPrChange>
          </w:tcPr>
          <w:p w:rsidR="00222167" w:rsidRDefault="008B3912">
            <w:pPr>
              <w:pStyle w:val="ListParagraph"/>
              <w:spacing w:line="240" w:lineRule="auto"/>
              <w:ind w:left="0"/>
              <w:jc w:val="left"/>
              <w:rPr>
                <w:ins w:id="8841" w:author="fauzan" w:date="2022-08-01T17:37:00Z"/>
                <w:szCs w:val="24"/>
              </w:rPr>
            </w:pPr>
            <w:ins w:id="8842" w:author="fauzan" w:date="2022-08-01T17:37:00Z">
              <w:r>
                <w:rPr>
                  <w:szCs w:val="24"/>
                </w:rPr>
                <w:t>Sistem akan menghapus data sesuai row data</w:t>
              </w:r>
            </w:ins>
          </w:p>
        </w:tc>
        <w:tc>
          <w:tcPr>
            <w:tcW w:w="0" w:type="auto"/>
            <w:tcPrChange w:id="8843" w:author="muhammad fauzan" w:date="2022-08-07T17:51:00Z">
              <w:tcPr>
                <w:tcW w:w="1252" w:type="dxa"/>
              </w:tcPr>
            </w:tcPrChange>
          </w:tcPr>
          <w:p w:rsidR="00222167" w:rsidRDefault="008B3912">
            <w:pPr>
              <w:pStyle w:val="ListParagraph"/>
              <w:spacing w:line="240" w:lineRule="auto"/>
              <w:ind w:left="0"/>
              <w:jc w:val="center"/>
              <w:rPr>
                <w:ins w:id="8844" w:author="fauzan" w:date="2022-08-01T17:37:00Z"/>
              </w:rPr>
            </w:pPr>
            <w:ins w:id="8845" w:author="fauzan" w:date="2022-08-01T17:37:00Z">
              <w:r>
                <w:t>sukses</w:t>
              </w:r>
            </w:ins>
          </w:p>
        </w:tc>
      </w:tr>
    </w:tbl>
    <w:p w:rsidR="00222167" w:rsidRDefault="008B3912">
      <w:pPr>
        <w:pStyle w:val="ListParagraph"/>
        <w:ind w:left="851"/>
        <w:rPr>
          <w:del w:id="8846" w:author="fauzan" w:date="2022-08-01T17:37:00Z"/>
        </w:rPr>
      </w:pPr>
      <w:del w:id="8847" w:author="fauzan" w:date="2022-08-01T17:37: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p>
    <w:tbl>
      <w:tblPr>
        <w:tblStyle w:val="TableGrid"/>
        <w:tblpPr w:leftFromText="180" w:rightFromText="180" w:vertAnchor="text" w:tblpX="720" w:tblpY="1"/>
        <w:tblOverlap w:val="never"/>
        <w:tblW w:w="0" w:type="auto"/>
        <w:tblLook w:val="04A0" w:firstRow="1" w:lastRow="0" w:firstColumn="1" w:lastColumn="0" w:noHBand="0" w:noVBand="1"/>
        <w:tblPrChange w:id="8848" w:author="fauzan" w:date="2022-08-01T17:36:00Z">
          <w:tblPr>
            <w:tblStyle w:val="TableGrid"/>
            <w:tblW w:w="0" w:type="auto"/>
            <w:tblInd w:w="720" w:type="dxa"/>
            <w:tblLook w:val="04A0" w:firstRow="1" w:lastRow="0" w:firstColumn="1" w:lastColumn="0" w:noHBand="0" w:noVBand="1"/>
          </w:tblPr>
        </w:tblPrChange>
      </w:tblPr>
      <w:tblGrid>
        <w:gridCol w:w="1017"/>
        <w:gridCol w:w="1222"/>
        <w:gridCol w:w="1256"/>
        <w:gridCol w:w="1523"/>
        <w:gridCol w:w="1252"/>
        <w:tblGridChange w:id="8849">
          <w:tblGrid>
            <w:gridCol w:w="1017"/>
            <w:gridCol w:w="1222"/>
            <w:gridCol w:w="1256"/>
            <w:gridCol w:w="1523"/>
            <w:gridCol w:w="1252"/>
          </w:tblGrid>
        </w:tblGridChange>
      </w:tblGrid>
      <w:tr w:rsidR="00222167" w:rsidTr="00222167">
        <w:trPr>
          <w:trHeight w:val="1314"/>
          <w:del w:id="8850" w:author="fauzan" w:date="2022-08-01T17:37:00Z"/>
          <w:trPrChange w:id="8851" w:author="fauzan" w:date="2022-08-01T17:36:00Z">
            <w:trPr>
              <w:trHeight w:val="1314"/>
            </w:trPr>
          </w:trPrChange>
        </w:trPr>
        <w:tc>
          <w:tcPr>
            <w:tcW w:w="1017" w:type="dxa"/>
            <w:vAlign w:val="center"/>
            <w:tcPrChange w:id="8852" w:author="fauzan" w:date="2022-08-01T17:36:00Z">
              <w:tcPr>
                <w:tcW w:w="1017" w:type="dxa"/>
                <w:vAlign w:val="center"/>
              </w:tcPr>
            </w:tcPrChange>
          </w:tcPr>
          <w:p w:rsidR="00222167" w:rsidRDefault="008B3912">
            <w:pPr>
              <w:pStyle w:val="ListParagraph"/>
              <w:spacing w:line="240" w:lineRule="auto"/>
              <w:ind w:left="0"/>
              <w:jc w:val="center"/>
              <w:rPr>
                <w:del w:id="8853" w:author="fauzan" w:date="2022-08-01T17:37:00Z"/>
              </w:rPr>
            </w:pPr>
            <w:del w:id="8854" w:author="fauzan" w:date="2022-08-01T17:37:00Z">
              <w:r>
                <w:rPr>
                  <w:szCs w:val="24"/>
                </w:rPr>
                <w:delText>NO</w:delText>
              </w:r>
            </w:del>
          </w:p>
        </w:tc>
        <w:tc>
          <w:tcPr>
            <w:tcW w:w="1222" w:type="dxa"/>
            <w:vAlign w:val="center"/>
            <w:tcPrChange w:id="8855" w:author="fauzan" w:date="2022-08-01T17:36:00Z">
              <w:tcPr>
                <w:tcW w:w="1222" w:type="dxa"/>
                <w:vAlign w:val="center"/>
              </w:tcPr>
            </w:tcPrChange>
          </w:tcPr>
          <w:p w:rsidR="00222167" w:rsidRDefault="008B3912">
            <w:pPr>
              <w:pStyle w:val="ListParagraph"/>
              <w:spacing w:line="240" w:lineRule="auto"/>
              <w:ind w:left="0"/>
              <w:jc w:val="center"/>
              <w:rPr>
                <w:del w:id="8856" w:author="fauzan" w:date="2022-08-01T17:37:00Z"/>
              </w:rPr>
            </w:pPr>
            <w:del w:id="8857" w:author="fauzan" w:date="2022-08-01T17:37:00Z">
              <w:r>
                <w:rPr>
                  <w:szCs w:val="24"/>
                </w:rPr>
                <w:delText>Pengujian</w:delText>
              </w:r>
            </w:del>
          </w:p>
        </w:tc>
        <w:tc>
          <w:tcPr>
            <w:tcW w:w="1256" w:type="dxa"/>
            <w:vAlign w:val="center"/>
            <w:tcPrChange w:id="8858" w:author="fauzan" w:date="2022-08-01T17:36:00Z">
              <w:tcPr>
                <w:tcW w:w="1256" w:type="dxa"/>
                <w:vAlign w:val="center"/>
              </w:tcPr>
            </w:tcPrChange>
          </w:tcPr>
          <w:p w:rsidR="00222167" w:rsidRDefault="008B3912">
            <w:pPr>
              <w:pStyle w:val="ListParagraph"/>
              <w:spacing w:line="240" w:lineRule="auto"/>
              <w:ind w:left="0"/>
              <w:jc w:val="center"/>
              <w:rPr>
                <w:del w:id="8859" w:author="fauzan" w:date="2022-08-01T17:37:00Z"/>
              </w:rPr>
            </w:pPr>
            <w:del w:id="8860" w:author="fauzan" w:date="2022-08-01T17:37:00Z">
              <w:r>
                <w:rPr>
                  <w:szCs w:val="24"/>
                </w:rPr>
                <w:delText>Fungsi Yang Diuji</w:delText>
              </w:r>
            </w:del>
          </w:p>
        </w:tc>
        <w:tc>
          <w:tcPr>
            <w:tcW w:w="1523" w:type="dxa"/>
            <w:vAlign w:val="center"/>
            <w:tcPrChange w:id="8861" w:author="fauzan" w:date="2022-08-01T17:36:00Z">
              <w:tcPr>
                <w:tcW w:w="1523" w:type="dxa"/>
                <w:vAlign w:val="center"/>
              </w:tcPr>
            </w:tcPrChange>
          </w:tcPr>
          <w:p w:rsidR="00222167" w:rsidRDefault="008B3912">
            <w:pPr>
              <w:pStyle w:val="ListParagraph"/>
              <w:spacing w:line="240" w:lineRule="auto"/>
              <w:ind w:left="0"/>
              <w:jc w:val="center"/>
              <w:rPr>
                <w:del w:id="8862" w:author="fauzan" w:date="2022-08-01T17:37:00Z"/>
              </w:rPr>
            </w:pPr>
            <w:del w:id="8863" w:author="fauzan" w:date="2022-08-01T17:37:00Z">
              <w:r>
                <w:rPr>
                  <w:szCs w:val="24"/>
                </w:rPr>
                <w:delText>Hasil Yang Diharapkan</w:delText>
              </w:r>
            </w:del>
          </w:p>
        </w:tc>
        <w:tc>
          <w:tcPr>
            <w:tcW w:w="1252" w:type="dxa"/>
            <w:vAlign w:val="center"/>
            <w:tcPrChange w:id="8864" w:author="fauzan" w:date="2022-08-01T17:36:00Z">
              <w:tcPr>
                <w:tcW w:w="1252" w:type="dxa"/>
                <w:vAlign w:val="center"/>
              </w:tcPr>
            </w:tcPrChange>
          </w:tcPr>
          <w:p w:rsidR="00222167" w:rsidRDefault="008B3912">
            <w:pPr>
              <w:pStyle w:val="ListParagraph"/>
              <w:spacing w:line="240" w:lineRule="auto"/>
              <w:ind w:left="0"/>
              <w:jc w:val="center"/>
              <w:rPr>
                <w:del w:id="8865" w:author="fauzan" w:date="2022-08-01T17:37:00Z"/>
              </w:rPr>
            </w:pPr>
            <w:del w:id="8866" w:author="fauzan" w:date="2022-08-01T17:37:00Z">
              <w:r>
                <w:rPr>
                  <w:szCs w:val="24"/>
                </w:rPr>
                <w:delText>Hasil</w:delText>
              </w:r>
            </w:del>
          </w:p>
        </w:tc>
      </w:tr>
      <w:tr w:rsidR="00222167" w:rsidTr="00222167">
        <w:trPr>
          <w:del w:id="8867" w:author="fauzan" w:date="2022-08-01T17:37:00Z"/>
        </w:trPr>
        <w:tc>
          <w:tcPr>
            <w:tcW w:w="1017" w:type="dxa"/>
            <w:vAlign w:val="center"/>
            <w:tcPrChange w:id="8868" w:author="fauzan" w:date="2022-08-01T17:36:00Z">
              <w:tcPr>
                <w:tcW w:w="1017" w:type="dxa"/>
                <w:vAlign w:val="center"/>
              </w:tcPr>
            </w:tcPrChange>
          </w:tcPr>
          <w:p w:rsidR="00222167" w:rsidRDefault="008B3912">
            <w:pPr>
              <w:pStyle w:val="ListParagraph"/>
              <w:spacing w:line="240" w:lineRule="auto"/>
              <w:ind w:left="0"/>
              <w:jc w:val="center"/>
              <w:rPr>
                <w:del w:id="8869" w:author="fauzan" w:date="2022-08-01T17:37:00Z"/>
              </w:rPr>
            </w:pPr>
            <w:del w:id="8870" w:author="fauzan" w:date="2022-08-01T17:37:00Z">
              <w:r>
                <w:rPr>
                  <w:szCs w:val="24"/>
                </w:rPr>
                <w:delText>1</w:delText>
              </w:r>
            </w:del>
          </w:p>
        </w:tc>
        <w:tc>
          <w:tcPr>
            <w:tcW w:w="1222" w:type="dxa"/>
            <w:tcPrChange w:id="8871" w:author="fauzan" w:date="2022-08-01T17:36:00Z">
              <w:tcPr>
                <w:tcW w:w="1222" w:type="dxa"/>
              </w:tcPr>
            </w:tcPrChange>
          </w:tcPr>
          <w:p w:rsidR="00222167" w:rsidRDefault="008B3912">
            <w:pPr>
              <w:pStyle w:val="ListParagraph"/>
              <w:spacing w:line="240" w:lineRule="auto"/>
              <w:ind w:left="0"/>
              <w:rPr>
                <w:del w:id="8872" w:author="fauzan" w:date="2022-08-01T17:37:00Z"/>
              </w:rPr>
            </w:pPr>
            <w:del w:id="8873" w:author="fauzan" w:date="2022-08-01T17:37:00Z">
              <w:r>
                <w:rPr>
                  <w:szCs w:val="24"/>
                </w:rPr>
                <w:delText>Username dan password kosong kemudian menekan button login</w:delText>
              </w:r>
            </w:del>
          </w:p>
        </w:tc>
        <w:tc>
          <w:tcPr>
            <w:tcW w:w="1256" w:type="dxa"/>
            <w:tcPrChange w:id="8874" w:author="fauzan" w:date="2022-08-01T17:36:00Z">
              <w:tcPr>
                <w:tcW w:w="1256" w:type="dxa"/>
              </w:tcPr>
            </w:tcPrChange>
          </w:tcPr>
          <w:p w:rsidR="00222167" w:rsidRDefault="008B3912">
            <w:pPr>
              <w:pStyle w:val="ListParagraph"/>
              <w:spacing w:line="240" w:lineRule="auto"/>
              <w:ind w:left="0"/>
              <w:rPr>
                <w:del w:id="8875" w:author="fauzan" w:date="2022-08-01T17:37:00Z"/>
                <w:szCs w:val="24"/>
              </w:rPr>
            </w:pPr>
            <w:del w:id="8876" w:author="fauzan" w:date="2022-08-01T17:37:00Z">
              <w:r>
                <w:rPr>
                  <w:szCs w:val="24"/>
                </w:rPr>
                <w:delText>Username: (kosong)</w:delText>
              </w:r>
            </w:del>
          </w:p>
          <w:p w:rsidR="00222167" w:rsidRDefault="008B3912">
            <w:pPr>
              <w:pStyle w:val="ListParagraph"/>
              <w:spacing w:line="240" w:lineRule="auto"/>
              <w:ind w:left="0"/>
              <w:rPr>
                <w:del w:id="8877" w:author="fauzan" w:date="2022-08-01T17:37:00Z"/>
              </w:rPr>
            </w:pPr>
            <w:del w:id="8878" w:author="fauzan" w:date="2022-08-01T17:37:00Z">
              <w:r>
                <w:rPr>
                  <w:szCs w:val="24"/>
                </w:rPr>
                <w:delText>Password: (kosong)</w:delText>
              </w:r>
            </w:del>
          </w:p>
        </w:tc>
        <w:tc>
          <w:tcPr>
            <w:tcW w:w="1523" w:type="dxa"/>
            <w:tcPrChange w:id="8879" w:author="fauzan" w:date="2022-08-01T17:36:00Z">
              <w:tcPr>
                <w:tcW w:w="1523" w:type="dxa"/>
              </w:tcPr>
            </w:tcPrChange>
          </w:tcPr>
          <w:p w:rsidR="00222167" w:rsidRDefault="008B3912">
            <w:pPr>
              <w:pStyle w:val="ListParagraph"/>
              <w:spacing w:line="240" w:lineRule="auto"/>
              <w:ind w:left="0"/>
              <w:rPr>
                <w:del w:id="8880" w:author="fauzan" w:date="2022-08-01T17:37:00Z"/>
              </w:rPr>
            </w:pPr>
            <w:del w:id="8881" w:author="fauzan" w:date="2022-08-01T17:37:00Z">
              <w:r>
                <w:rPr>
                  <w:szCs w:val="24"/>
                </w:rPr>
                <w:delText>Sistem akan menampilkan error</w:delText>
              </w:r>
            </w:del>
          </w:p>
        </w:tc>
        <w:tc>
          <w:tcPr>
            <w:tcW w:w="1252" w:type="dxa"/>
            <w:vAlign w:val="center"/>
            <w:tcPrChange w:id="8882" w:author="fauzan" w:date="2022-08-01T17:36:00Z">
              <w:tcPr>
                <w:tcW w:w="1252" w:type="dxa"/>
                <w:vAlign w:val="center"/>
              </w:tcPr>
            </w:tcPrChange>
          </w:tcPr>
          <w:p w:rsidR="00222167" w:rsidRDefault="008B3912">
            <w:pPr>
              <w:pStyle w:val="ListParagraph"/>
              <w:spacing w:line="240" w:lineRule="auto"/>
              <w:ind w:left="0"/>
              <w:rPr>
                <w:del w:id="8883" w:author="fauzan" w:date="2022-08-01T17:37:00Z"/>
              </w:rPr>
            </w:pPr>
            <w:del w:id="8884" w:author="fauzan" w:date="2022-08-01T17:37:00Z">
              <w:r>
                <w:delText>Sukses</w:delText>
              </w:r>
            </w:del>
          </w:p>
        </w:tc>
      </w:tr>
      <w:tr w:rsidR="00222167" w:rsidTr="00222167">
        <w:trPr>
          <w:del w:id="8885" w:author="fauzan" w:date="2022-08-01T17:37:00Z"/>
        </w:trPr>
        <w:tc>
          <w:tcPr>
            <w:tcW w:w="1017" w:type="dxa"/>
            <w:vAlign w:val="center"/>
            <w:tcPrChange w:id="8886" w:author="fauzan" w:date="2022-08-01T17:36:00Z">
              <w:tcPr>
                <w:tcW w:w="1017" w:type="dxa"/>
                <w:vAlign w:val="center"/>
              </w:tcPr>
            </w:tcPrChange>
          </w:tcPr>
          <w:p w:rsidR="00222167" w:rsidRDefault="008B3912">
            <w:pPr>
              <w:pStyle w:val="ListParagraph"/>
              <w:spacing w:line="240" w:lineRule="auto"/>
              <w:ind w:left="0"/>
              <w:jc w:val="center"/>
              <w:rPr>
                <w:del w:id="8887" w:author="fauzan" w:date="2022-08-01T17:37:00Z"/>
                <w:szCs w:val="24"/>
              </w:rPr>
            </w:pPr>
            <w:del w:id="8888" w:author="fauzan" w:date="2022-08-01T17:37:00Z">
              <w:r>
                <w:rPr>
                  <w:szCs w:val="24"/>
                </w:rPr>
                <w:delText>2</w:delText>
              </w:r>
            </w:del>
          </w:p>
        </w:tc>
        <w:tc>
          <w:tcPr>
            <w:tcW w:w="1222" w:type="dxa"/>
            <w:tcPrChange w:id="8889" w:author="fauzan" w:date="2022-08-01T17:36:00Z">
              <w:tcPr>
                <w:tcW w:w="1222" w:type="dxa"/>
              </w:tcPr>
            </w:tcPrChange>
          </w:tcPr>
          <w:p w:rsidR="00222167" w:rsidRDefault="008B3912">
            <w:pPr>
              <w:pStyle w:val="ListParagraph"/>
              <w:spacing w:line="240" w:lineRule="auto"/>
              <w:ind w:left="0"/>
              <w:rPr>
                <w:del w:id="8890" w:author="fauzan" w:date="2022-08-01T17:37:00Z"/>
                <w:szCs w:val="24"/>
              </w:rPr>
            </w:pPr>
            <w:del w:id="8891" w:author="fauzan" w:date="2022-08-01T17:37:00Z">
              <w:r>
                <w:rPr>
                  <w:szCs w:val="24"/>
                </w:rPr>
                <w:delText>Username berisi dan password kosong kemudian menekan button login</w:delText>
              </w:r>
            </w:del>
          </w:p>
        </w:tc>
        <w:tc>
          <w:tcPr>
            <w:tcW w:w="1256" w:type="dxa"/>
            <w:tcPrChange w:id="8892" w:author="fauzan" w:date="2022-08-01T17:36:00Z">
              <w:tcPr>
                <w:tcW w:w="1256" w:type="dxa"/>
              </w:tcPr>
            </w:tcPrChange>
          </w:tcPr>
          <w:p w:rsidR="00222167" w:rsidRDefault="008B3912">
            <w:pPr>
              <w:pStyle w:val="ListParagraph"/>
              <w:spacing w:line="240" w:lineRule="auto"/>
              <w:ind w:left="0"/>
              <w:rPr>
                <w:del w:id="8893" w:author="fauzan" w:date="2022-08-01T17:37:00Z"/>
                <w:szCs w:val="24"/>
              </w:rPr>
            </w:pPr>
            <w:del w:id="8894" w:author="fauzan" w:date="2022-08-01T17:37:00Z">
              <w:r>
                <w:rPr>
                  <w:szCs w:val="24"/>
                </w:rPr>
                <w:delText>Username: Fauzan</w:delText>
              </w:r>
            </w:del>
          </w:p>
          <w:p w:rsidR="00222167" w:rsidRDefault="008B3912">
            <w:pPr>
              <w:pStyle w:val="ListParagraph"/>
              <w:spacing w:line="240" w:lineRule="auto"/>
              <w:ind w:left="0"/>
              <w:rPr>
                <w:del w:id="8895" w:author="fauzan" w:date="2022-08-01T17:37:00Z"/>
                <w:szCs w:val="24"/>
              </w:rPr>
            </w:pPr>
            <w:del w:id="8896" w:author="fauzan" w:date="2022-08-01T17:37:00Z">
              <w:r>
                <w:rPr>
                  <w:szCs w:val="24"/>
                </w:rPr>
                <w:delText>Password: (kosong)</w:delText>
              </w:r>
            </w:del>
          </w:p>
        </w:tc>
        <w:tc>
          <w:tcPr>
            <w:tcW w:w="1523" w:type="dxa"/>
            <w:tcPrChange w:id="8897" w:author="fauzan" w:date="2022-08-01T17:36:00Z">
              <w:tcPr>
                <w:tcW w:w="1523" w:type="dxa"/>
              </w:tcPr>
            </w:tcPrChange>
          </w:tcPr>
          <w:p w:rsidR="00222167" w:rsidRDefault="008B3912">
            <w:pPr>
              <w:pStyle w:val="ListParagraph"/>
              <w:spacing w:line="240" w:lineRule="auto"/>
              <w:ind w:left="0"/>
              <w:rPr>
                <w:del w:id="8898" w:author="fauzan" w:date="2022-08-01T17:37:00Z"/>
                <w:szCs w:val="24"/>
              </w:rPr>
            </w:pPr>
            <w:del w:id="8899" w:author="fauzan" w:date="2022-08-01T17:37:00Z">
              <w:r>
                <w:rPr>
                  <w:szCs w:val="24"/>
                </w:rPr>
                <w:delText>Sistem akan menampilkan error</w:delText>
              </w:r>
            </w:del>
          </w:p>
        </w:tc>
        <w:tc>
          <w:tcPr>
            <w:tcW w:w="1252" w:type="dxa"/>
            <w:vAlign w:val="center"/>
            <w:tcPrChange w:id="8900" w:author="fauzan" w:date="2022-08-01T17:36:00Z">
              <w:tcPr>
                <w:tcW w:w="1252" w:type="dxa"/>
                <w:vAlign w:val="center"/>
              </w:tcPr>
            </w:tcPrChange>
          </w:tcPr>
          <w:p w:rsidR="00222167" w:rsidRDefault="008B3912">
            <w:pPr>
              <w:pStyle w:val="ListParagraph"/>
              <w:spacing w:line="240" w:lineRule="auto"/>
              <w:ind w:left="0"/>
              <w:rPr>
                <w:del w:id="8901" w:author="fauzan" w:date="2022-08-01T17:37:00Z"/>
              </w:rPr>
            </w:pPr>
            <w:del w:id="8902" w:author="fauzan" w:date="2022-08-01T17:37:00Z">
              <w:r>
                <w:delText>sukses</w:delText>
              </w:r>
            </w:del>
          </w:p>
        </w:tc>
      </w:tr>
      <w:tr w:rsidR="00222167" w:rsidTr="00222167">
        <w:trPr>
          <w:del w:id="8903" w:author="fauzan" w:date="2022-08-01T17:37:00Z"/>
        </w:trPr>
        <w:tc>
          <w:tcPr>
            <w:tcW w:w="1017" w:type="dxa"/>
            <w:vAlign w:val="center"/>
            <w:tcPrChange w:id="8904" w:author="fauzan" w:date="2022-08-01T17:36:00Z">
              <w:tcPr>
                <w:tcW w:w="1017" w:type="dxa"/>
                <w:vAlign w:val="center"/>
              </w:tcPr>
            </w:tcPrChange>
          </w:tcPr>
          <w:p w:rsidR="00222167" w:rsidRDefault="008B3912">
            <w:pPr>
              <w:pStyle w:val="ListParagraph"/>
              <w:spacing w:line="240" w:lineRule="auto"/>
              <w:ind w:left="0"/>
              <w:jc w:val="center"/>
              <w:rPr>
                <w:del w:id="8905" w:author="fauzan" w:date="2022-08-01T17:37:00Z"/>
                <w:szCs w:val="24"/>
              </w:rPr>
            </w:pPr>
            <w:del w:id="8906" w:author="fauzan" w:date="2022-08-01T17:37:00Z">
              <w:r>
                <w:rPr>
                  <w:szCs w:val="24"/>
                </w:rPr>
                <w:delText>3</w:delText>
              </w:r>
            </w:del>
          </w:p>
        </w:tc>
        <w:tc>
          <w:tcPr>
            <w:tcW w:w="1222" w:type="dxa"/>
            <w:tcPrChange w:id="8907" w:author="fauzan" w:date="2022-08-01T17:36:00Z">
              <w:tcPr>
                <w:tcW w:w="1222" w:type="dxa"/>
              </w:tcPr>
            </w:tcPrChange>
          </w:tcPr>
          <w:p w:rsidR="00222167" w:rsidRDefault="008B3912">
            <w:pPr>
              <w:pStyle w:val="ListParagraph"/>
              <w:spacing w:line="240" w:lineRule="auto"/>
              <w:ind w:left="0"/>
              <w:rPr>
                <w:del w:id="8908" w:author="fauzan" w:date="2022-08-01T17:37:00Z"/>
                <w:szCs w:val="24"/>
              </w:rPr>
            </w:pPr>
            <w:del w:id="8909" w:author="fauzan" w:date="2022-08-01T17:37:00Z">
              <w:r>
                <w:rPr>
                  <w:szCs w:val="24"/>
                </w:rPr>
                <w:delText>Username kosong dan password berisi kemudian menekan button login</w:delText>
              </w:r>
            </w:del>
          </w:p>
        </w:tc>
        <w:tc>
          <w:tcPr>
            <w:tcW w:w="1256" w:type="dxa"/>
            <w:tcPrChange w:id="8910" w:author="fauzan" w:date="2022-08-01T17:36:00Z">
              <w:tcPr>
                <w:tcW w:w="1256" w:type="dxa"/>
              </w:tcPr>
            </w:tcPrChange>
          </w:tcPr>
          <w:p w:rsidR="00222167" w:rsidRDefault="008B3912">
            <w:pPr>
              <w:pStyle w:val="ListParagraph"/>
              <w:spacing w:line="240" w:lineRule="auto"/>
              <w:ind w:left="0"/>
              <w:rPr>
                <w:del w:id="8911" w:author="fauzan" w:date="2022-08-01T17:37:00Z"/>
                <w:szCs w:val="24"/>
              </w:rPr>
            </w:pPr>
            <w:del w:id="8912" w:author="fauzan" w:date="2022-08-01T17:37:00Z">
              <w:r>
                <w:rPr>
                  <w:szCs w:val="24"/>
                </w:rPr>
                <w:delText>Username: (kosong)</w:delText>
              </w:r>
            </w:del>
          </w:p>
          <w:p w:rsidR="00222167" w:rsidRDefault="008B3912">
            <w:pPr>
              <w:pStyle w:val="ListParagraph"/>
              <w:spacing w:line="240" w:lineRule="auto"/>
              <w:ind w:left="0"/>
              <w:rPr>
                <w:del w:id="8913" w:author="fauzan" w:date="2022-08-01T17:37:00Z"/>
                <w:szCs w:val="24"/>
              </w:rPr>
            </w:pPr>
            <w:del w:id="8914" w:author="fauzan" w:date="2022-08-01T17:37:00Z">
              <w:r>
                <w:rPr>
                  <w:szCs w:val="24"/>
                </w:rPr>
                <w:delText>Password: 12345678</w:delText>
              </w:r>
            </w:del>
          </w:p>
        </w:tc>
        <w:tc>
          <w:tcPr>
            <w:tcW w:w="1523" w:type="dxa"/>
            <w:tcPrChange w:id="8915" w:author="fauzan" w:date="2022-08-01T17:36:00Z">
              <w:tcPr>
                <w:tcW w:w="1523" w:type="dxa"/>
              </w:tcPr>
            </w:tcPrChange>
          </w:tcPr>
          <w:p w:rsidR="00222167" w:rsidRDefault="008B3912">
            <w:pPr>
              <w:pStyle w:val="ListParagraph"/>
              <w:spacing w:line="240" w:lineRule="auto"/>
              <w:ind w:left="0"/>
              <w:rPr>
                <w:del w:id="8916" w:author="fauzan" w:date="2022-08-01T17:37:00Z"/>
                <w:szCs w:val="24"/>
              </w:rPr>
            </w:pPr>
            <w:del w:id="8917" w:author="fauzan" w:date="2022-08-01T17:37:00Z">
              <w:r>
                <w:rPr>
                  <w:szCs w:val="24"/>
                </w:rPr>
                <w:delText>Sistem akan menampilkan error</w:delText>
              </w:r>
            </w:del>
          </w:p>
        </w:tc>
        <w:tc>
          <w:tcPr>
            <w:tcW w:w="1252" w:type="dxa"/>
            <w:vAlign w:val="center"/>
            <w:tcPrChange w:id="8918" w:author="fauzan" w:date="2022-08-01T17:36:00Z">
              <w:tcPr>
                <w:tcW w:w="1252" w:type="dxa"/>
                <w:vAlign w:val="center"/>
              </w:tcPr>
            </w:tcPrChange>
          </w:tcPr>
          <w:p w:rsidR="00222167" w:rsidRDefault="008B3912">
            <w:pPr>
              <w:pStyle w:val="ListParagraph"/>
              <w:spacing w:line="240" w:lineRule="auto"/>
              <w:ind w:left="0"/>
              <w:rPr>
                <w:del w:id="8919" w:author="fauzan" w:date="2022-08-01T17:37:00Z"/>
              </w:rPr>
            </w:pPr>
            <w:del w:id="8920" w:author="fauzan" w:date="2022-08-01T17:37:00Z">
              <w:r>
                <w:delText>sukses</w:delText>
              </w:r>
            </w:del>
          </w:p>
        </w:tc>
      </w:tr>
      <w:tr w:rsidR="00222167" w:rsidTr="00222167">
        <w:trPr>
          <w:del w:id="8921" w:author="fauzan" w:date="2022-08-01T17:37:00Z"/>
        </w:trPr>
        <w:tc>
          <w:tcPr>
            <w:tcW w:w="1017" w:type="dxa"/>
            <w:vAlign w:val="center"/>
            <w:tcPrChange w:id="8922" w:author="fauzan" w:date="2022-08-01T17:36:00Z">
              <w:tcPr>
                <w:tcW w:w="1017" w:type="dxa"/>
                <w:vAlign w:val="center"/>
              </w:tcPr>
            </w:tcPrChange>
          </w:tcPr>
          <w:p w:rsidR="00222167" w:rsidRDefault="008B3912">
            <w:pPr>
              <w:pStyle w:val="ListParagraph"/>
              <w:spacing w:line="240" w:lineRule="auto"/>
              <w:ind w:left="0"/>
              <w:jc w:val="center"/>
              <w:rPr>
                <w:del w:id="8923" w:author="fauzan" w:date="2022-08-01T17:37:00Z"/>
                <w:szCs w:val="24"/>
              </w:rPr>
            </w:pPr>
            <w:del w:id="8924" w:author="fauzan" w:date="2022-08-01T17:37:00Z">
              <w:r>
                <w:rPr>
                  <w:szCs w:val="24"/>
                </w:rPr>
                <w:delText>4</w:delText>
              </w:r>
            </w:del>
          </w:p>
        </w:tc>
        <w:tc>
          <w:tcPr>
            <w:tcW w:w="1222" w:type="dxa"/>
            <w:tcPrChange w:id="8925" w:author="fauzan" w:date="2022-08-01T17:36:00Z">
              <w:tcPr>
                <w:tcW w:w="1222" w:type="dxa"/>
              </w:tcPr>
            </w:tcPrChange>
          </w:tcPr>
          <w:p w:rsidR="00222167" w:rsidRDefault="008B3912">
            <w:pPr>
              <w:pStyle w:val="ListParagraph"/>
              <w:spacing w:line="240" w:lineRule="auto"/>
              <w:ind w:left="0"/>
              <w:rPr>
                <w:del w:id="8926" w:author="fauzan" w:date="2022-08-01T17:37:00Z"/>
                <w:szCs w:val="24"/>
              </w:rPr>
            </w:pPr>
            <w:del w:id="8927" w:author="fauzan" w:date="2022-08-01T17:37:00Z">
              <w:r>
                <w:rPr>
                  <w:szCs w:val="24"/>
                </w:rPr>
                <w:delText>Username dan password kosong kemudian menekan button login</w:delText>
              </w:r>
            </w:del>
          </w:p>
        </w:tc>
        <w:tc>
          <w:tcPr>
            <w:tcW w:w="1256" w:type="dxa"/>
            <w:tcPrChange w:id="8928" w:author="fauzan" w:date="2022-08-01T17:36:00Z">
              <w:tcPr>
                <w:tcW w:w="1256" w:type="dxa"/>
              </w:tcPr>
            </w:tcPrChange>
          </w:tcPr>
          <w:p w:rsidR="00222167" w:rsidRDefault="008B3912">
            <w:pPr>
              <w:pStyle w:val="ListParagraph"/>
              <w:spacing w:line="240" w:lineRule="auto"/>
              <w:ind w:left="0"/>
              <w:rPr>
                <w:del w:id="8929" w:author="fauzan" w:date="2022-08-01T17:37:00Z"/>
                <w:szCs w:val="24"/>
              </w:rPr>
            </w:pPr>
            <w:del w:id="8930" w:author="fauzan" w:date="2022-08-01T17:37:00Z">
              <w:r>
                <w:rPr>
                  <w:szCs w:val="24"/>
                </w:rPr>
                <w:delText>Username: (kosong)</w:delText>
              </w:r>
            </w:del>
          </w:p>
          <w:p w:rsidR="00222167" w:rsidRDefault="008B3912">
            <w:pPr>
              <w:pStyle w:val="ListParagraph"/>
              <w:spacing w:line="240" w:lineRule="auto"/>
              <w:ind w:left="0"/>
              <w:rPr>
                <w:del w:id="8931" w:author="fauzan" w:date="2022-08-01T17:37:00Z"/>
                <w:szCs w:val="24"/>
              </w:rPr>
            </w:pPr>
            <w:del w:id="8932" w:author="fauzan" w:date="2022-08-01T17:37:00Z">
              <w:r>
                <w:rPr>
                  <w:szCs w:val="24"/>
                </w:rPr>
                <w:delText>Password: (kosong)</w:delText>
              </w:r>
            </w:del>
          </w:p>
        </w:tc>
        <w:tc>
          <w:tcPr>
            <w:tcW w:w="1523" w:type="dxa"/>
            <w:tcPrChange w:id="8933" w:author="fauzan" w:date="2022-08-01T17:36:00Z">
              <w:tcPr>
                <w:tcW w:w="1523" w:type="dxa"/>
              </w:tcPr>
            </w:tcPrChange>
          </w:tcPr>
          <w:p w:rsidR="00222167" w:rsidRDefault="008B3912">
            <w:pPr>
              <w:pStyle w:val="ListParagraph"/>
              <w:spacing w:line="240" w:lineRule="auto"/>
              <w:ind w:left="0"/>
              <w:rPr>
                <w:del w:id="8934" w:author="fauzan" w:date="2022-08-01T17:37:00Z"/>
                <w:szCs w:val="24"/>
              </w:rPr>
            </w:pPr>
            <w:del w:id="8935" w:author="fauzan" w:date="2022-08-01T17:37:00Z">
              <w:r>
                <w:rPr>
                  <w:szCs w:val="24"/>
                </w:rPr>
                <w:delText>Sistem akan menampilkan error</w:delText>
              </w:r>
            </w:del>
          </w:p>
        </w:tc>
        <w:tc>
          <w:tcPr>
            <w:tcW w:w="1252" w:type="dxa"/>
            <w:vAlign w:val="center"/>
            <w:tcPrChange w:id="8936" w:author="fauzan" w:date="2022-08-01T17:36:00Z">
              <w:tcPr>
                <w:tcW w:w="1252" w:type="dxa"/>
                <w:vAlign w:val="center"/>
              </w:tcPr>
            </w:tcPrChange>
          </w:tcPr>
          <w:p w:rsidR="00222167" w:rsidRDefault="008B3912">
            <w:pPr>
              <w:pStyle w:val="ListParagraph"/>
              <w:spacing w:line="240" w:lineRule="auto"/>
              <w:ind w:left="0"/>
              <w:rPr>
                <w:del w:id="8937" w:author="fauzan" w:date="2022-08-01T17:37:00Z"/>
              </w:rPr>
            </w:pPr>
            <w:del w:id="8938" w:author="fauzan" w:date="2022-08-01T17:37:00Z">
              <w:r>
                <w:delText>Sukses</w:delText>
              </w:r>
            </w:del>
          </w:p>
        </w:tc>
      </w:tr>
      <w:tr w:rsidR="00222167" w:rsidTr="00222167">
        <w:trPr>
          <w:del w:id="8939" w:author="fauzan" w:date="2022-08-01T17:37:00Z"/>
        </w:trPr>
        <w:tc>
          <w:tcPr>
            <w:tcW w:w="1017" w:type="dxa"/>
            <w:vAlign w:val="center"/>
            <w:tcPrChange w:id="8940" w:author="fauzan" w:date="2022-08-01T17:36:00Z">
              <w:tcPr>
                <w:tcW w:w="1017" w:type="dxa"/>
                <w:vAlign w:val="center"/>
              </w:tcPr>
            </w:tcPrChange>
          </w:tcPr>
          <w:p w:rsidR="00222167" w:rsidRDefault="008B3912">
            <w:pPr>
              <w:pStyle w:val="ListParagraph"/>
              <w:spacing w:line="240" w:lineRule="auto"/>
              <w:ind w:left="0"/>
              <w:jc w:val="center"/>
              <w:rPr>
                <w:del w:id="8941" w:author="fauzan" w:date="2022-08-01T17:37:00Z"/>
                <w:szCs w:val="24"/>
              </w:rPr>
            </w:pPr>
            <w:del w:id="8942" w:author="fauzan" w:date="2022-08-01T17:37:00Z">
              <w:r>
                <w:rPr>
                  <w:szCs w:val="24"/>
                </w:rPr>
                <w:delText>5</w:delText>
              </w:r>
            </w:del>
          </w:p>
        </w:tc>
        <w:tc>
          <w:tcPr>
            <w:tcW w:w="1222" w:type="dxa"/>
            <w:tcPrChange w:id="8943" w:author="fauzan" w:date="2022-08-01T17:36:00Z">
              <w:tcPr>
                <w:tcW w:w="1222" w:type="dxa"/>
              </w:tcPr>
            </w:tcPrChange>
          </w:tcPr>
          <w:p w:rsidR="00222167" w:rsidRDefault="008B3912">
            <w:pPr>
              <w:pStyle w:val="ListParagraph"/>
              <w:spacing w:line="240" w:lineRule="auto"/>
              <w:ind w:left="0"/>
              <w:rPr>
                <w:del w:id="8944" w:author="fauzan" w:date="2022-08-01T17:37:00Z"/>
                <w:szCs w:val="24"/>
              </w:rPr>
            </w:pPr>
            <w:del w:id="8945" w:author="fauzan" w:date="2022-08-01T17:37:00Z">
              <w:r>
                <w:rPr>
                  <w:szCs w:val="24"/>
                </w:rPr>
                <w:delText>Username berisi dan password kosong kemudian menekan button login</w:delText>
              </w:r>
            </w:del>
          </w:p>
        </w:tc>
        <w:tc>
          <w:tcPr>
            <w:tcW w:w="1256" w:type="dxa"/>
            <w:tcPrChange w:id="8946" w:author="fauzan" w:date="2022-08-01T17:36:00Z">
              <w:tcPr>
                <w:tcW w:w="1256" w:type="dxa"/>
              </w:tcPr>
            </w:tcPrChange>
          </w:tcPr>
          <w:p w:rsidR="00222167" w:rsidRDefault="008B3912">
            <w:pPr>
              <w:pStyle w:val="ListParagraph"/>
              <w:spacing w:line="240" w:lineRule="auto"/>
              <w:ind w:left="0"/>
              <w:rPr>
                <w:del w:id="8947" w:author="fauzan" w:date="2022-08-01T17:37:00Z"/>
                <w:szCs w:val="24"/>
              </w:rPr>
            </w:pPr>
            <w:del w:id="8948" w:author="fauzan" w:date="2022-08-01T17:37:00Z">
              <w:r>
                <w:rPr>
                  <w:szCs w:val="24"/>
                </w:rPr>
                <w:delText>Username: Fauzan</w:delText>
              </w:r>
            </w:del>
          </w:p>
          <w:p w:rsidR="00222167" w:rsidRDefault="008B3912">
            <w:pPr>
              <w:pStyle w:val="ListParagraph"/>
              <w:spacing w:line="240" w:lineRule="auto"/>
              <w:ind w:left="0"/>
              <w:rPr>
                <w:del w:id="8949" w:author="fauzan" w:date="2022-08-01T17:37:00Z"/>
                <w:szCs w:val="24"/>
              </w:rPr>
            </w:pPr>
            <w:del w:id="8950" w:author="fauzan" w:date="2022-08-01T17:37:00Z">
              <w:r>
                <w:rPr>
                  <w:szCs w:val="24"/>
                </w:rPr>
                <w:delText>Password: (kosong)</w:delText>
              </w:r>
            </w:del>
          </w:p>
        </w:tc>
        <w:tc>
          <w:tcPr>
            <w:tcW w:w="1523" w:type="dxa"/>
            <w:tcPrChange w:id="8951" w:author="fauzan" w:date="2022-08-01T17:36:00Z">
              <w:tcPr>
                <w:tcW w:w="1523" w:type="dxa"/>
              </w:tcPr>
            </w:tcPrChange>
          </w:tcPr>
          <w:p w:rsidR="00222167" w:rsidRDefault="008B3912">
            <w:pPr>
              <w:pStyle w:val="ListParagraph"/>
              <w:spacing w:line="240" w:lineRule="auto"/>
              <w:ind w:left="0"/>
              <w:rPr>
                <w:del w:id="8952" w:author="fauzan" w:date="2022-08-01T17:37:00Z"/>
                <w:szCs w:val="24"/>
              </w:rPr>
            </w:pPr>
            <w:del w:id="8953" w:author="fauzan" w:date="2022-08-01T17:37:00Z">
              <w:r>
                <w:rPr>
                  <w:szCs w:val="24"/>
                </w:rPr>
                <w:delText>Sistem akan menampilkan error</w:delText>
              </w:r>
            </w:del>
          </w:p>
        </w:tc>
        <w:tc>
          <w:tcPr>
            <w:tcW w:w="1252" w:type="dxa"/>
            <w:vAlign w:val="center"/>
            <w:tcPrChange w:id="8954" w:author="fauzan" w:date="2022-08-01T17:36:00Z">
              <w:tcPr>
                <w:tcW w:w="1252" w:type="dxa"/>
                <w:vAlign w:val="center"/>
              </w:tcPr>
            </w:tcPrChange>
          </w:tcPr>
          <w:p w:rsidR="00222167" w:rsidRDefault="008B3912">
            <w:pPr>
              <w:pStyle w:val="ListParagraph"/>
              <w:spacing w:line="240" w:lineRule="auto"/>
              <w:ind w:left="0"/>
              <w:rPr>
                <w:del w:id="8955" w:author="fauzan" w:date="2022-08-01T17:37:00Z"/>
              </w:rPr>
            </w:pPr>
            <w:del w:id="8956" w:author="fauzan" w:date="2022-08-01T17:37:00Z">
              <w:r>
                <w:delText>sukses</w:delText>
              </w:r>
            </w:del>
          </w:p>
        </w:tc>
      </w:tr>
      <w:tr w:rsidR="00222167" w:rsidTr="00222167">
        <w:trPr>
          <w:del w:id="8957" w:author="fauzan" w:date="2022-08-01T17:37:00Z"/>
        </w:trPr>
        <w:tc>
          <w:tcPr>
            <w:tcW w:w="1017" w:type="dxa"/>
            <w:vAlign w:val="center"/>
            <w:tcPrChange w:id="8958" w:author="fauzan" w:date="2022-08-01T17:36:00Z">
              <w:tcPr>
                <w:tcW w:w="1017" w:type="dxa"/>
                <w:vAlign w:val="center"/>
              </w:tcPr>
            </w:tcPrChange>
          </w:tcPr>
          <w:p w:rsidR="00222167" w:rsidRDefault="008B3912">
            <w:pPr>
              <w:pStyle w:val="ListParagraph"/>
              <w:spacing w:line="240" w:lineRule="auto"/>
              <w:ind w:left="0"/>
              <w:jc w:val="center"/>
              <w:rPr>
                <w:del w:id="8959" w:author="fauzan" w:date="2022-08-01T17:37:00Z"/>
                <w:szCs w:val="24"/>
              </w:rPr>
            </w:pPr>
            <w:del w:id="8960" w:author="fauzan" w:date="2022-08-01T17:37:00Z">
              <w:r>
                <w:rPr>
                  <w:szCs w:val="24"/>
                </w:rPr>
                <w:delText>6</w:delText>
              </w:r>
            </w:del>
          </w:p>
        </w:tc>
        <w:tc>
          <w:tcPr>
            <w:tcW w:w="1222" w:type="dxa"/>
            <w:tcPrChange w:id="8961" w:author="fauzan" w:date="2022-08-01T17:36:00Z">
              <w:tcPr>
                <w:tcW w:w="1222" w:type="dxa"/>
              </w:tcPr>
            </w:tcPrChange>
          </w:tcPr>
          <w:p w:rsidR="00222167" w:rsidRDefault="008B3912">
            <w:pPr>
              <w:pStyle w:val="ListParagraph"/>
              <w:spacing w:line="240" w:lineRule="auto"/>
              <w:ind w:left="0"/>
              <w:rPr>
                <w:del w:id="8962" w:author="fauzan" w:date="2022-08-01T17:37:00Z"/>
                <w:szCs w:val="24"/>
              </w:rPr>
            </w:pPr>
            <w:del w:id="8963" w:author="fauzan" w:date="2022-08-01T17:37:00Z">
              <w:r>
                <w:rPr>
                  <w:szCs w:val="24"/>
                </w:rPr>
                <w:delText>Username kosong dan password berisi kemudian menekan button login</w:delText>
              </w:r>
            </w:del>
          </w:p>
        </w:tc>
        <w:tc>
          <w:tcPr>
            <w:tcW w:w="1256" w:type="dxa"/>
            <w:tcPrChange w:id="8964" w:author="fauzan" w:date="2022-08-01T17:36:00Z">
              <w:tcPr>
                <w:tcW w:w="1256" w:type="dxa"/>
              </w:tcPr>
            </w:tcPrChange>
          </w:tcPr>
          <w:p w:rsidR="00222167" w:rsidRDefault="008B3912">
            <w:pPr>
              <w:pStyle w:val="ListParagraph"/>
              <w:spacing w:line="240" w:lineRule="auto"/>
              <w:ind w:left="0"/>
              <w:rPr>
                <w:del w:id="8965" w:author="fauzan" w:date="2022-08-01T17:37:00Z"/>
                <w:szCs w:val="24"/>
              </w:rPr>
            </w:pPr>
            <w:del w:id="8966" w:author="fauzan" w:date="2022-08-01T17:37:00Z">
              <w:r>
                <w:rPr>
                  <w:szCs w:val="24"/>
                </w:rPr>
                <w:delText>Username: (kosong)</w:delText>
              </w:r>
            </w:del>
          </w:p>
          <w:p w:rsidR="00222167" w:rsidRDefault="008B3912">
            <w:pPr>
              <w:pStyle w:val="ListParagraph"/>
              <w:spacing w:line="240" w:lineRule="auto"/>
              <w:ind w:left="0"/>
              <w:rPr>
                <w:del w:id="8967" w:author="fauzan" w:date="2022-08-01T17:37:00Z"/>
                <w:szCs w:val="24"/>
              </w:rPr>
            </w:pPr>
            <w:del w:id="8968" w:author="fauzan" w:date="2022-08-01T17:37:00Z">
              <w:r>
                <w:rPr>
                  <w:szCs w:val="24"/>
                </w:rPr>
                <w:delText>Password: 12345678</w:delText>
              </w:r>
            </w:del>
          </w:p>
        </w:tc>
        <w:tc>
          <w:tcPr>
            <w:tcW w:w="1523" w:type="dxa"/>
            <w:tcPrChange w:id="8969" w:author="fauzan" w:date="2022-08-01T17:36:00Z">
              <w:tcPr>
                <w:tcW w:w="1523" w:type="dxa"/>
              </w:tcPr>
            </w:tcPrChange>
          </w:tcPr>
          <w:p w:rsidR="00222167" w:rsidRDefault="008B3912">
            <w:pPr>
              <w:pStyle w:val="ListParagraph"/>
              <w:spacing w:line="240" w:lineRule="auto"/>
              <w:ind w:left="0"/>
              <w:rPr>
                <w:del w:id="8970" w:author="fauzan" w:date="2022-08-01T17:37:00Z"/>
                <w:szCs w:val="24"/>
              </w:rPr>
            </w:pPr>
            <w:del w:id="8971" w:author="fauzan" w:date="2022-08-01T17:37:00Z">
              <w:r>
                <w:rPr>
                  <w:szCs w:val="24"/>
                </w:rPr>
                <w:delText>Sistem akan menampilkan error</w:delText>
              </w:r>
            </w:del>
          </w:p>
        </w:tc>
        <w:tc>
          <w:tcPr>
            <w:tcW w:w="1252" w:type="dxa"/>
            <w:vAlign w:val="center"/>
            <w:tcPrChange w:id="8972" w:author="fauzan" w:date="2022-08-01T17:36:00Z">
              <w:tcPr>
                <w:tcW w:w="1252" w:type="dxa"/>
                <w:vAlign w:val="center"/>
              </w:tcPr>
            </w:tcPrChange>
          </w:tcPr>
          <w:p w:rsidR="00222167" w:rsidRDefault="008B3912">
            <w:pPr>
              <w:pStyle w:val="ListParagraph"/>
              <w:spacing w:line="240" w:lineRule="auto"/>
              <w:ind w:left="0"/>
              <w:rPr>
                <w:del w:id="8973" w:author="fauzan" w:date="2022-08-01T17:37:00Z"/>
              </w:rPr>
            </w:pPr>
            <w:del w:id="8974" w:author="fauzan" w:date="2022-08-01T17:37:00Z">
              <w:r>
                <w:delText>sukses</w:delText>
              </w:r>
            </w:del>
          </w:p>
        </w:tc>
      </w:tr>
    </w:tbl>
    <w:p w:rsidR="00222167" w:rsidRDefault="008B3912">
      <w:pPr>
        <w:spacing w:line="240" w:lineRule="auto"/>
        <w:ind w:left="851"/>
        <w:jc w:val="center"/>
        <w:pPrChange w:id="8975" w:author="muhammad fauzan" w:date="2022-08-04T16:23:00Z">
          <w:pPr>
            <w:pStyle w:val="ListParagraph"/>
            <w:ind w:left="851"/>
          </w:pPr>
        </w:pPrChange>
      </w:pPr>
      <w:del w:id="8976" w:author="muhammad fauzan" w:date="2022-08-04T16:23:00Z">
        <w:r>
          <w:delText>asaas</w:delText>
        </w:r>
      </w:del>
    </w:p>
    <w:p w:rsidR="00222167" w:rsidRDefault="008B3912">
      <w:pPr>
        <w:pStyle w:val="ListParagraph"/>
        <w:numPr>
          <w:ilvl w:val="0"/>
          <w:numId w:val="38"/>
        </w:numPr>
        <w:ind w:left="426" w:hanging="425"/>
        <w:rPr>
          <w:ins w:id="8977" w:author="muhammad fauzan" w:date="2022-08-07T17:51:00Z"/>
        </w:rPr>
      </w:pPr>
      <w:r>
        <w:t xml:space="preserve">Halaman tambah data roti pada admin </w:t>
      </w:r>
    </w:p>
    <w:p w:rsidR="00222167" w:rsidRDefault="008B3912">
      <w:pPr>
        <w:pStyle w:val="ListParagraph"/>
        <w:ind w:left="426"/>
        <w:pPrChange w:id="8978" w:author="muhammad fauzan" w:date="2022-08-07T17:51:00Z">
          <w:pPr>
            <w:pStyle w:val="ListParagraph"/>
            <w:numPr>
              <w:numId w:val="38"/>
            </w:numPr>
            <w:ind w:left="851" w:hanging="425"/>
          </w:pPr>
        </w:pPrChange>
      </w:pPr>
      <w:ins w:id="8979" w:author="muhammad fauzan" w:date="2022-08-07T17:51:00Z">
        <w:r>
          <w:t>Halaman tambah data roti merupakan halaman untuk roti menambahkan data</w:t>
        </w:r>
      </w:ins>
    </w:p>
    <w:p w:rsidR="00222167" w:rsidRDefault="008B3912">
      <w:pPr>
        <w:pStyle w:val="ListParagraph"/>
        <w:ind w:left="851"/>
        <w:rPr>
          <w:del w:id="8980" w:author="fauzan" w:date="2022-08-01T17:39:00Z"/>
        </w:rPr>
      </w:pPr>
      <w:del w:id="8981" w:author="fauzan" w:date="2022-08-01T17:39: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p>
    <w:tbl>
      <w:tblPr>
        <w:tblStyle w:val="TableGrid"/>
        <w:tblpPr w:leftFromText="180" w:rightFromText="180" w:vertAnchor="text" w:tblpY="1"/>
        <w:tblOverlap w:val="never"/>
        <w:tblW w:w="0" w:type="auto"/>
        <w:tblLook w:val="04A0" w:firstRow="1" w:lastRow="0" w:firstColumn="1" w:lastColumn="0" w:noHBand="0" w:noVBand="1"/>
        <w:tblPrChange w:id="8982" w:author="fauzan" w:date="2022-08-01T17:39:00Z">
          <w:tblPr>
            <w:tblStyle w:val="TableGrid"/>
            <w:tblW w:w="0" w:type="auto"/>
            <w:tblInd w:w="720" w:type="dxa"/>
            <w:tblLook w:val="04A0" w:firstRow="1" w:lastRow="0" w:firstColumn="1" w:lastColumn="0" w:noHBand="0" w:noVBand="1"/>
          </w:tblPr>
        </w:tblPrChange>
      </w:tblPr>
      <w:tblGrid>
        <w:gridCol w:w="1017"/>
        <w:gridCol w:w="1222"/>
        <w:gridCol w:w="1256"/>
        <w:gridCol w:w="1523"/>
        <w:gridCol w:w="1252"/>
        <w:tblGridChange w:id="8983">
          <w:tblGrid>
            <w:gridCol w:w="1017"/>
            <w:gridCol w:w="1222"/>
            <w:gridCol w:w="1256"/>
            <w:gridCol w:w="1523"/>
            <w:gridCol w:w="1252"/>
          </w:tblGrid>
        </w:tblGridChange>
      </w:tblGrid>
      <w:tr w:rsidR="00222167" w:rsidTr="00222167">
        <w:trPr>
          <w:trHeight w:val="1314"/>
          <w:del w:id="8984" w:author="fauzan" w:date="2022-08-01T17:39:00Z"/>
          <w:trPrChange w:id="8985" w:author="fauzan" w:date="2022-08-01T17:39:00Z">
            <w:trPr>
              <w:trHeight w:val="1314"/>
            </w:trPr>
          </w:trPrChange>
        </w:trPr>
        <w:tc>
          <w:tcPr>
            <w:tcW w:w="1017" w:type="dxa"/>
            <w:vAlign w:val="center"/>
            <w:tcPrChange w:id="8986" w:author="fauzan" w:date="2022-08-01T17:39:00Z">
              <w:tcPr>
                <w:tcW w:w="1017" w:type="dxa"/>
                <w:vAlign w:val="center"/>
              </w:tcPr>
            </w:tcPrChange>
          </w:tcPr>
          <w:p w:rsidR="00222167" w:rsidRDefault="008B3912">
            <w:pPr>
              <w:pStyle w:val="ListParagraph"/>
              <w:spacing w:line="240" w:lineRule="auto"/>
              <w:ind w:left="0"/>
              <w:jc w:val="center"/>
              <w:rPr>
                <w:del w:id="8987" w:author="fauzan" w:date="2022-08-01T17:39:00Z"/>
              </w:rPr>
            </w:pPr>
            <w:del w:id="8988" w:author="fauzan" w:date="2022-08-01T17:39:00Z">
              <w:r>
                <w:rPr>
                  <w:szCs w:val="24"/>
                </w:rPr>
                <w:delText>NO</w:delText>
              </w:r>
            </w:del>
          </w:p>
        </w:tc>
        <w:tc>
          <w:tcPr>
            <w:tcW w:w="1222" w:type="dxa"/>
            <w:vAlign w:val="center"/>
            <w:tcPrChange w:id="8989" w:author="fauzan" w:date="2022-08-01T17:39:00Z">
              <w:tcPr>
                <w:tcW w:w="1222" w:type="dxa"/>
                <w:vAlign w:val="center"/>
              </w:tcPr>
            </w:tcPrChange>
          </w:tcPr>
          <w:p w:rsidR="00222167" w:rsidRDefault="008B3912">
            <w:pPr>
              <w:pStyle w:val="ListParagraph"/>
              <w:spacing w:line="240" w:lineRule="auto"/>
              <w:ind w:left="0"/>
              <w:jc w:val="center"/>
              <w:rPr>
                <w:del w:id="8990" w:author="fauzan" w:date="2022-08-01T17:39:00Z"/>
              </w:rPr>
            </w:pPr>
            <w:del w:id="8991" w:author="fauzan" w:date="2022-08-01T17:39:00Z">
              <w:r>
                <w:rPr>
                  <w:szCs w:val="24"/>
                </w:rPr>
                <w:delText>Pengujian</w:delText>
              </w:r>
            </w:del>
          </w:p>
        </w:tc>
        <w:tc>
          <w:tcPr>
            <w:tcW w:w="1256" w:type="dxa"/>
            <w:vAlign w:val="center"/>
            <w:tcPrChange w:id="8992" w:author="fauzan" w:date="2022-08-01T17:39:00Z">
              <w:tcPr>
                <w:tcW w:w="1256" w:type="dxa"/>
                <w:vAlign w:val="center"/>
              </w:tcPr>
            </w:tcPrChange>
          </w:tcPr>
          <w:p w:rsidR="00222167" w:rsidRDefault="008B3912">
            <w:pPr>
              <w:pStyle w:val="ListParagraph"/>
              <w:spacing w:line="240" w:lineRule="auto"/>
              <w:ind w:left="0"/>
              <w:jc w:val="center"/>
              <w:rPr>
                <w:del w:id="8993" w:author="fauzan" w:date="2022-08-01T17:39:00Z"/>
              </w:rPr>
            </w:pPr>
            <w:del w:id="8994" w:author="fauzan" w:date="2022-08-01T17:39:00Z">
              <w:r>
                <w:rPr>
                  <w:szCs w:val="24"/>
                </w:rPr>
                <w:delText>Fungsi Yang Diuji</w:delText>
              </w:r>
            </w:del>
          </w:p>
        </w:tc>
        <w:tc>
          <w:tcPr>
            <w:tcW w:w="1523" w:type="dxa"/>
            <w:vAlign w:val="center"/>
            <w:tcPrChange w:id="8995" w:author="fauzan" w:date="2022-08-01T17:39:00Z">
              <w:tcPr>
                <w:tcW w:w="1523" w:type="dxa"/>
                <w:vAlign w:val="center"/>
              </w:tcPr>
            </w:tcPrChange>
          </w:tcPr>
          <w:p w:rsidR="00222167" w:rsidRDefault="008B3912">
            <w:pPr>
              <w:pStyle w:val="ListParagraph"/>
              <w:spacing w:line="240" w:lineRule="auto"/>
              <w:ind w:left="0"/>
              <w:jc w:val="center"/>
              <w:rPr>
                <w:del w:id="8996" w:author="fauzan" w:date="2022-08-01T17:39:00Z"/>
              </w:rPr>
            </w:pPr>
            <w:del w:id="8997" w:author="fauzan" w:date="2022-08-01T17:39:00Z">
              <w:r>
                <w:rPr>
                  <w:szCs w:val="24"/>
                </w:rPr>
                <w:delText>Hasil Yang Diharapkan</w:delText>
              </w:r>
            </w:del>
          </w:p>
        </w:tc>
        <w:tc>
          <w:tcPr>
            <w:tcW w:w="1252" w:type="dxa"/>
            <w:vAlign w:val="center"/>
            <w:tcPrChange w:id="8998" w:author="fauzan" w:date="2022-08-01T17:39:00Z">
              <w:tcPr>
                <w:tcW w:w="1252" w:type="dxa"/>
                <w:vAlign w:val="center"/>
              </w:tcPr>
            </w:tcPrChange>
          </w:tcPr>
          <w:p w:rsidR="00222167" w:rsidRDefault="008B3912">
            <w:pPr>
              <w:pStyle w:val="ListParagraph"/>
              <w:spacing w:line="240" w:lineRule="auto"/>
              <w:ind w:left="0"/>
              <w:jc w:val="center"/>
              <w:rPr>
                <w:del w:id="8999" w:author="fauzan" w:date="2022-08-01T17:39:00Z"/>
              </w:rPr>
            </w:pPr>
            <w:del w:id="9000" w:author="fauzan" w:date="2022-08-01T17:39:00Z">
              <w:r>
                <w:rPr>
                  <w:szCs w:val="24"/>
                </w:rPr>
                <w:delText>Hasil</w:delText>
              </w:r>
            </w:del>
          </w:p>
        </w:tc>
      </w:tr>
      <w:tr w:rsidR="00222167" w:rsidTr="00222167">
        <w:trPr>
          <w:del w:id="9001" w:author="fauzan" w:date="2022-08-01T17:39:00Z"/>
        </w:trPr>
        <w:tc>
          <w:tcPr>
            <w:tcW w:w="1017" w:type="dxa"/>
            <w:vAlign w:val="center"/>
            <w:tcPrChange w:id="9002" w:author="fauzan" w:date="2022-08-01T17:39:00Z">
              <w:tcPr>
                <w:tcW w:w="1017" w:type="dxa"/>
                <w:vAlign w:val="center"/>
              </w:tcPr>
            </w:tcPrChange>
          </w:tcPr>
          <w:p w:rsidR="00222167" w:rsidRDefault="008B3912">
            <w:pPr>
              <w:pStyle w:val="ListParagraph"/>
              <w:spacing w:line="240" w:lineRule="auto"/>
              <w:ind w:left="0"/>
              <w:jc w:val="center"/>
              <w:rPr>
                <w:del w:id="9003" w:author="fauzan" w:date="2022-08-01T17:39:00Z"/>
              </w:rPr>
            </w:pPr>
            <w:del w:id="9004" w:author="fauzan" w:date="2022-08-01T17:39:00Z">
              <w:r>
                <w:rPr>
                  <w:szCs w:val="24"/>
                </w:rPr>
                <w:delText>1</w:delText>
              </w:r>
            </w:del>
          </w:p>
        </w:tc>
        <w:tc>
          <w:tcPr>
            <w:tcW w:w="1222" w:type="dxa"/>
            <w:tcPrChange w:id="9005" w:author="fauzan" w:date="2022-08-01T17:39:00Z">
              <w:tcPr>
                <w:tcW w:w="1222" w:type="dxa"/>
              </w:tcPr>
            </w:tcPrChange>
          </w:tcPr>
          <w:p w:rsidR="00222167" w:rsidRDefault="008B3912">
            <w:pPr>
              <w:pStyle w:val="ListParagraph"/>
              <w:spacing w:line="240" w:lineRule="auto"/>
              <w:ind w:left="0"/>
              <w:rPr>
                <w:del w:id="9006" w:author="fauzan" w:date="2022-08-01T17:39:00Z"/>
              </w:rPr>
            </w:pPr>
            <w:del w:id="9007" w:author="fauzan" w:date="2022-08-01T17:39:00Z">
              <w:r>
                <w:rPr>
                  <w:szCs w:val="24"/>
                </w:rPr>
                <w:delText>Username dan password kosong kemudian menekan button login</w:delText>
              </w:r>
            </w:del>
          </w:p>
        </w:tc>
        <w:tc>
          <w:tcPr>
            <w:tcW w:w="1256" w:type="dxa"/>
            <w:tcPrChange w:id="9008" w:author="fauzan" w:date="2022-08-01T17:39:00Z">
              <w:tcPr>
                <w:tcW w:w="1256" w:type="dxa"/>
              </w:tcPr>
            </w:tcPrChange>
          </w:tcPr>
          <w:p w:rsidR="00222167" w:rsidRDefault="008B3912">
            <w:pPr>
              <w:pStyle w:val="ListParagraph"/>
              <w:spacing w:line="240" w:lineRule="auto"/>
              <w:ind w:left="0"/>
              <w:rPr>
                <w:del w:id="9009" w:author="fauzan" w:date="2022-08-01T17:39:00Z"/>
                <w:szCs w:val="24"/>
              </w:rPr>
            </w:pPr>
            <w:del w:id="9010" w:author="fauzan" w:date="2022-08-01T17:39:00Z">
              <w:r>
                <w:rPr>
                  <w:szCs w:val="24"/>
                </w:rPr>
                <w:delText>Username: (kosong)</w:delText>
              </w:r>
            </w:del>
          </w:p>
          <w:p w:rsidR="00222167" w:rsidRDefault="008B3912">
            <w:pPr>
              <w:pStyle w:val="ListParagraph"/>
              <w:spacing w:line="240" w:lineRule="auto"/>
              <w:ind w:left="0"/>
              <w:rPr>
                <w:del w:id="9011" w:author="fauzan" w:date="2022-08-01T17:39:00Z"/>
              </w:rPr>
            </w:pPr>
            <w:del w:id="9012" w:author="fauzan" w:date="2022-08-01T17:39:00Z">
              <w:r>
                <w:rPr>
                  <w:szCs w:val="24"/>
                </w:rPr>
                <w:delText>Password: (kosong)</w:delText>
              </w:r>
            </w:del>
          </w:p>
        </w:tc>
        <w:tc>
          <w:tcPr>
            <w:tcW w:w="1523" w:type="dxa"/>
            <w:tcPrChange w:id="9013" w:author="fauzan" w:date="2022-08-01T17:39:00Z">
              <w:tcPr>
                <w:tcW w:w="1523" w:type="dxa"/>
              </w:tcPr>
            </w:tcPrChange>
          </w:tcPr>
          <w:p w:rsidR="00222167" w:rsidRDefault="008B3912">
            <w:pPr>
              <w:pStyle w:val="ListParagraph"/>
              <w:spacing w:line="240" w:lineRule="auto"/>
              <w:ind w:left="0"/>
              <w:rPr>
                <w:del w:id="9014" w:author="fauzan" w:date="2022-08-01T17:39:00Z"/>
              </w:rPr>
            </w:pPr>
            <w:del w:id="9015" w:author="fauzan" w:date="2022-08-01T17:39:00Z">
              <w:r>
                <w:rPr>
                  <w:szCs w:val="24"/>
                </w:rPr>
                <w:delText>Sistem akan menampilkan error</w:delText>
              </w:r>
            </w:del>
          </w:p>
        </w:tc>
        <w:tc>
          <w:tcPr>
            <w:tcW w:w="1252" w:type="dxa"/>
            <w:vAlign w:val="center"/>
            <w:tcPrChange w:id="9016" w:author="fauzan" w:date="2022-08-01T17:39:00Z">
              <w:tcPr>
                <w:tcW w:w="1252" w:type="dxa"/>
                <w:vAlign w:val="center"/>
              </w:tcPr>
            </w:tcPrChange>
          </w:tcPr>
          <w:p w:rsidR="00222167" w:rsidRDefault="008B3912">
            <w:pPr>
              <w:pStyle w:val="ListParagraph"/>
              <w:spacing w:line="240" w:lineRule="auto"/>
              <w:ind w:left="0"/>
              <w:rPr>
                <w:del w:id="9017" w:author="fauzan" w:date="2022-08-01T17:39:00Z"/>
              </w:rPr>
            </w:pPr>
            <w:del w:id="9018" w:author="fauzan" w:date="2022-08-01T17:39:00Z">
              <w:r>
                <w:delText>Sukses</w:delText>
              </w:r>
            </w:del>
          </w:p>
        </w:tc>
      </w:tr>
      <w:tr w:rsidR="00222167" w:rsidTr="00222167">
        <w:trPr>
          <w:del w:id="9019" w:author="fauzan" w:date="2022-08-01T17:39:00Z"/>
        </w:trPr>
        <w:tc>
          <w:tcPr>
            <w:tcW w:w="1017" w:type="dxa"/>
            <w:vAlign w:val="center"/>
            <w:tcPrChange w:id="9020" w:author="fauzan" w:date="2022-08-01T17:39:00Z">
              <w:tcPr>
                <w:tcW w:w="1017" w:type="dxa"/>
                <w:vAlign w:val="center"/>
              </w:tcPr>
            </w:tcPrChange>
          </w:tcPr>
          <w:p w:rsidR="00222167" w:rsidRDefault="008B3912">
            <w:pPr>
              <w:pStyle w:val="ListParagraph"/>
              <w:spacing w:line="240" w:lineRule="auto"/>
              <w:ind w:left="0"/>
              <w:jc w:val="center"/>
              <w:rPr>
                <w:del w:id="9021" w:author="fauzan" w:date="2022-08-01T17:39:00Z"/>
                <w:szCs w:val="24"/>
              </w:rPr>
            </w:pPr>
            <w:del w:id="9022" w:author="fauzan" w:date="2022-08-01T17:39:00Z">
              <w:r>
                <w:rPr>
                  <w:szCs w:val="24"/>
                </w:rPr>
                <w:delText>2</w:delText>
              </w:r>
            </w:del>
          </w:p>
        </w:tc>
        <w:tc>
          <w:tcPr>
            <w:tcW w:w="1222" w:type="dxa"/>
            <w:tcPrChange w:id="9023" w:author="fauzan" w:date="2022-08-01T17:39:00Z">
              <w:tcPr>
                <w:tcW w:w="1222" w:type="dxa"/>
              </w:tcPr>
            </w:tcPrChange>
          </w:tcPr>
          <w:p w:rsidR="00222167" w:rsidRDefault="008B3912">
            <w:pPr>
              <w:pStyle w:val="ListParagraph"/>
              <w:spacing w:line="240" w:lineRule="auto"/>
              <w:ind w:left="0"/>
              <w:rPr>
                <w:del w:id="9024" w:author="fauzan" w:date="2022-08-01T17:39:00Z"/>
                <w:szCs w:val="24"/>
              </w:rPr>
            </w:pPr>
            <w:del w:id="9025" w:author="fauzan" w:date="2022-08-01T17:39:00Z">
              <w:r>
                <w:rPr>
                  <w:szCs w:val="24"/>
                </w:rPr>
                <w:delText>Username berisi dan password kosong kemudian menekan button login</w:delText>
              </w:r>
            </w:del>
          </w:p>
        </w:tc>
        <w:tc>
          <w:tcPr>
            <w:tcW w:w="1256" w:type="dxa"/>
            <w:tcPrChange w:id="9026" w:author="fauzan" w:date="2022-08-01T17:39:00Z">
              <w:tcPr>
                <w:tcW w:w="1256" w:type="dxa"/>
              </w:tcPr>
            </w:tcPrChange>
          </w:tcPr>
          <w:p w:rsidR="00222167" w:rsidRDefault="008B3912">
            <w:pPr>
              <w:pStyle w:val="ListParagraph"/>
              <w:spacing w:line="240" w:lineRule="auto"/>
              <w:ind w:left="0"/>
              <w:rPr>
                <w:del w:id="9027" w:author="fauzan" w:date="2022-08-01T17:39:00Z"/>
                <w:szCs w:val="24"/>
              </w:rPr>
            </w:pPr>
            <w:del w:id="9028" w:author="fauzan" w:date="2022-08-01T17:39:00Z">
              <w:r>
                <w:rPr>
                  <w:szCs w:val="24"/>
                </w:rPr>
                <w:delText>Username: Fauzan</w:delText>
              </w:r>
            </w:del>
          </w:p>
          <w:p w:rsidR="00222167" w:rsidRDefault="008B3912">
            <w:pPr>
              <w:pStyle w:val="ListParagraph"/>
              <w:spacing w:line="240" w:lineRule="auto"/>
              <w:ind w:left="0"/>
              <w:rPr>
                <w:del w:id="9029" w:author="fauzan" w:date="2022-08-01T17:39:00Z"/>
                <w:szCs w:val="24"/>
              </w:rPr>
            </w:pPr>
            <w:del w:id="9030" w:author="fauzan" w:date="2022-08-01T17:39:00Z">
              <w:r>
                <w:rPr>
                  <w:szCs w:val="24"/>
                </w:rPr>
                <w:delText>Password: (kosong)</w:delText>
              </w:r>
            </w:del>
          </w:p>
        </w:tc>
        <w:tc>
          <w:tcPr>
            <w:tcW w:w="1523" w:type="dxa"/>
            <w:tcPrChange w:id="9031" w:author="fauzan" w:date="2022-08-01T17:39:00Z">
              <w:tcPr>
                <w:tcW w:w="1523" w:type="dxa"/>
              </w:tcPr>
            </w:tcPrChange>
          </w:tcPr>
          <w:p w:rsidR="00222167" w:rsidRDefault="008B3912">
            <w:pPr>
              <w:pStyle w:val="ListParagraph"/>
              <w:spacing w:line="240" w:lineRule="auto"/>
              <w:ind w:left="0"/>
              <w:rPr>
                <w:del w:id="9032" w:author="fauzan" w:date="2022-08-01T17:39:00Z"/>
                <w:szCs w:val="24"/>
              </w:rPr>
            </w:pPr>
            <w:del w:id="9033" w:author="fauzan" w:date="2022-08-01T17:39:00Z">
              <w:r>
                <w:rPr>
                  <w:szCs w:val="24"/>
                </w:rPr>
                <w:delText>Sistem akan menampilkan error</w:delText>
              </w:r>
            </w:del>
          </w:p>
        </w:tc>
        <w:tc>
          <w:tcPr>
            <w:tcW w:w="1252" w:type="dxa"/>
            <w:vAlign w:val="center"/>
            <w:tcPrChange w:id="9034" w:author="fauzan" w:date="2022-08-01T17:39:00Z">
              <w:tcPr>
                <w:tcW w:w="1252" w:type="dxa"/>
                <w:vAlign w:val="center"/>
              </w:tcPr>
            </w:tcPrChange>
          </w:tcPr>
          <w:p w:rsidR="00222167" w:rsidRDefault="008B3912">
            <w:pPr>
              <w:pStyle w:val="ListParagraph"/>
              <w:spacing w:line="240" w:lineRule="auto"/>
              <w:ind w:left="0"/>
              <w:rPr>
                <w:del w:id="9035" w:author="fauzan" w:date="2022-08-01T17:39:00Z"/>
              </w:rPr>
            </w:pPr>
            <w:del w:id="9036" w:author="fauzan" w:date="2022-08-01T17:39:00Z">
              <w:r>
                <w:delText>sukses</w:delText>
              </w:r>
            </w:del>
          </w:p>
        </w:tc>
      </w:tr>
      <w:tr w:rsidR="00222167" w:rsidTr="00222167">
        <w:trPr>
          <w:del w:id="9037" w:author="fauzan" w:date="2022-08-01T17:39:00Z"/>
        </w:trPr>
        <w:tc>
          <w:tcPr>
            <w:tcW w:w="1017" w:type="dxa"/>
            <w:vAlign w:val="center"/>
            <w:tcPrChange w:id="9038" w:author="fauzan" w:date="2022-08-01T17:39:00Z">
              <w:tcPr>
                <w:tcW w:w="1017" w:type="dxa"/>
                <w:vAlign w:val="center"/>
              </w:tcPr>
            </w:tcPrChange>
          </w:tcPr>
          <w:p w:rsidR="00222167" w:rsidRDefault="008B3912">
            <w:pPr>
              <w:pStyle w:val="ListParagraph"/>
              <w:spacing w:line="240" w:lineRule="auto"/>
              <w:ind w:left="0"/>
              <w:jc w:val="center"/>
              <w:rPr>
                <w:del w:id="9039" w:author="fauzan" w:date="2022-08-01T17:39:00Z"/>
                <w:szCs w:val="24"/>
              </w:rPr>
            </w:pPr>
            <w:del w:id="9040" w:author="fauzan" w:date="2022-08-01T17:39:00Z">
              <w:r>
                <w:rPr>
                  <w:szCs w:val="24"/>
                </w:rPr>
                <w:delText>3</w:delText>
              </w:r>
            </w:del>
          </w:p>
        </w:tc>
        <w:tc>
          <w:tcPr>
            <w:tcW w:w="1222" w:type="dxa"/>
            <w:tcPrChange w:id="9041" w:author="fauzan" w:date="2022-08-01T17:39:00Z">
              <w:tcPr>
                <w:tcW w:w="1222" w:type="dxa"/>
              </w:tcPr>
            </w:tcPrChange>
          </w:tcPr>
          <w:p w:rsidR="00222167" w:rsidRDefault="008B3912">
            <w:pPr>
              <w:pStyle w:val="ListParagraph"/>
              <w:spacing w:line="240" w:lineRule="auto"/>
              <w:ind w:left="0"/>
              <w:rPr>
                <w:del w:id="9042" w:author="fauzan" w:date="2022-08-01T17:39:00Z"/>
                <w:szCs w:val="24"/>
              </w:rPr>
            </w:pPr>
            <w:del w:id="9043" w:author="fauzan" w:date="2022-08-01T17:39:00Z">
              <w:r>
                <w:rPr>
                  <w:szCs w:val="24"/>
                </w:rPr>
                <w:delText>Username kosong dan password berisi kemudian menekan button login</w:delText>
              </w:r>
            </w:del>
          </w:p>
        </w:tc>
        <w:tc>
          <w:tcPr>
            <w:tcW w:w="1256" w:type="dxa"/>
            <w:tcPrChange w:id="9044" w:author="fauzan" w:date="2022-08-01T17:39:00Z">
              <w:tcPr>
                <w:tcW w:w="1256" w:type="dxa"/>
              </w:tcPr>
            </w:tcPrChange>
          </w:tcPr>
          <w:p w:rsidR="00222167" w:rsidRDefault="008B3912">
            <w:pPr>
              <w:pStyle w:val="ListParagraph"/>
              <w:spacing w:line="240" w:lineRule="auto"/>
              <w:ind w:left="0"/>
              <w:rPr>
                <w:del w:id="9045" w:author="fauzan" w:date="2022-08-01T17:39:00Z"/>
                <w:szCs w:val="24"/>
              </w:rPr>
            </w:pPr>
            <w:del w:id="9046" w:author="fauzan" w:date="2022-08-01T17:39:00Z">
              <w:r>
                <w:rPr>
                  <w:szCs w:val="24"/>
                </w:rPr>
                <w:delText>Username: (kosong)</w:delText>
              </w:r>
            </w:del>
          </w:p>
          <w:p w:rsidR="00222167" w:rsidRDefault="008B3912">
            <w:pPr>
              <w:pStyle w:val="ListParagraph"/>
              <w:spacing w:line="240" w:lineRule="auto"/>
              <w:ind w:left="0"/>
              <w:rPr>
                <w:del w:id="9047" w:author="fauzan" w:date="2022-08-01T17:39:00Z"/>
                <w:szCs w:val="24"/>
              </w:rPr>
            </w:pPr>
            <w:del w:id="9048" w:author="fauzan" w:date="2022-08-01T17:39:00Z">
              <w:r>
                <w:rPr>
                  <w:szCs w:val="24"/>
                </w:rPr>
                <w:delText>Password: 12345678</w:delText>
              </w:r>
            </w:del>
          </w:p>
        </w:tc>
        <w:tc>
          <w:tcPr>
            <w:tcW w:w="1523" w:type="dxa"/>
            <w:tcPrChange w:id="9049" w:author="fauzan" w:date="2022-08-01T17:39:00Z">
              <w:tcPr>
                <w:tcW w:w="1523" w:type="dxa"/>
              </w:tcPr>
            </w:tcPrChange>
          </w:tcPr>
          <w:p w:rsidR="00222167" w:rsidRDefault="008B3912">
            <w:pPr>
              <w:pStyle w:val="ListParagraph"/>
              <w:spacing w:line="240" w:lineRule="auto"/>
              <w:ind w:left="0"/>
              <w:rPr>
                <w:del w:id="9050" w:author="fauzan" w:date="2022-08-01T17:39:00Z"/>
                <w:szCs w:val="24"/>
              </w:rPr>
            </w:pPr>
            <w:del w:id="9051" w:author="fauzan" w:date="2022-08-01T17:39:00Z">
              <w:r>
                <w:rPr>
                  <w:szCs w:val="24"/>
                </w:rPr>
                <w:delText>Sistem akan menampilkan error</w:delText>
              </w:r>
            </w:del>
          </w:p>
        </w:tc>
        <w:tc>
          <w:tcPr>
            <w:tcW w:w="1252" w:type="dxa"/>
            <w:vAlign w:val="center"/>
            <w:tcPrChange w:id="9052" w:author="fauzan" w:date="2022-08-01T17:39:00Z">
              <w:tcPr>
                <w:tcW w:w="1252" w:type="dxa"/>
                <w:vAlign w:val="center"/>
              </w:tcPr>
            </w:tcPrChange>
          </w:tcPr>
          <w:p w:rsidR="00222167" w:rsidRDefault="008B3912">
            <w:pPr>
              <w:pStyle w:val="ListParagraph"/>
              <w:spacing w:line="240" w:lineRule="auto"/>
              <w:ind w:left="0"/>
              <w:rPr>
                <w:del w:id="9053" w:author="fauzan" w:date="2022-08-01T17:39:00Z"/>
              </w:rPr>
            </w:pPr>
            <w:del w:id="9054" w:author="fauzan" w:date="2022-08-01T17:39:00Z">
              <w:r>
                <w:delText>sukses</w:delText>
              </w:r>
            </w:del>
          </w:p>
        </w:tc>
      </w:tr>
      <w:tr w:rsidR="00222167" w:rsidTr="00222167">
        <w:trPr>
          <w:del w:id="9055" w:author="fauzan" w:date="2022-08-01T17:39:00Z"/>
        </w:trPr>
        <w:tc>
          <w:tcPr>
            <w:tcW w:w="1017" w:type="dxa"/>
            <w:vAlign w:val="center"/>
            <w:tcPrChange w:id="9056" w:author="fauzan" w:date="2022-08-01T17:39:00Z">
              <w:tcPr>
                <w:tcW w:w="1017" w:type="dxa"/>
                <w:vAlign w:val="center"/>
              </w:tcPr>
            </w:tcPrChange>
          </w:tcPr>
          <w:p w:rsidR="00222167" w:rsidRDefault="008B3912">
            <w:pPr>
              <w:pStyle w:val="ListParagraph"/>
              <w:spacing w:line="240" w:lineRule="auto"/>
              <w:ind w:left="0"/>
              <w:jc w:val="center"/>
              <w:rPr>
                <w:del w:id="9057" w:author="fauzan" w:date="2022-08-01T17:39:00Z"/>
                <w:szCs w:val="24"/>
              </w:rPr>
            </w:pPr>
            <w:del w:id="9058" w:author="fauzan" w:date="2022-08-01T17:39:00Z">
              <w:r>
                <w:rPr>
                  <w:szCs w:val="24"/>
                </w:rPr>
                <w:delText>4</w:delText>
              </w:r>
            </w:del>
          </w:p>
        </w:tc>
        <w:tc>
          <w:tcPr>
            <w:tcW w:w="1222" w:type="dxa"/>
            <w:tcPrChange w:id="9059" w:author="fauzan" w:date="2022-08-01T17:39:00Z">
              <w:tcPr>
                <w:tcW w:w="1222" w:type="dxa"/>
              </w:tcPr>
            </w:tcPrChange>
          </w:tcPr>
          <w:p w:rsidR="00222167" w:rsidRDefault="008B3912">
            <w:pPr>
              <w:pStyle w:val="ListParagraph"/>
              <w:spacing w:line="240" w:lineRule="auto"/>
              <w:ind w:left="0"/>
              <w:rPr>
                <w:del w:id="9060" w:author="fauzan" w:date="2022-08-01T17:39:00Z"/>
                <w:szCs w:val="24"/>
              </w:rPr>
            </w:pPr>
            <w:del w:id="9061" w:author="fauzan" w:date="2022-08-01T17:39:00Z">
              <w:r>
                <w:rPr>
                  <w:szCs w:val="24"/>
                </w:rPr>
                <w:delText>Username dan password kosong kemudian menekan button login</w:delText>
              </w:r>
            </w:del>
          </w:p>
        </w:tc>
        <w:tc>
          <w:tcPr>
            <w:tcW w:w="1256" w:type="dxa"/>
            <w:tcPrChange w:id="9062" w:author="fauzan" w:date="2022-08-01T17:39:00Z">
              <w:tcPr>
                <w:tcW w:w="1256" w:type="dxa"/>
              </w:tcPr>
            </w:tcPrChange>
          </w:tcPr>
          <w:p w:rsidR="00222167" w:rsidRDefault="008B3912">
            <w:pPr>
              <w:pStyle w:val="ListParagraph"/>
              <w:spacing w:line="240" w:lineRule="auto"/>
              <w:ind w:left="0"/>
              <w:rPr>
                <w:del w:id="9063" w:author="fauzan" w:date="2022-08-01T17:39:00Z"/>
                <w:szCs w:val="24"/>
              </w:rPr>
            </w:pPr>
            <w:del w:id="9064" w:author="fauzan" w:date="2022-08-01T17:39:00Z">
              <w:r>
                <w:rPr>
                  <w:szCs w:val="24"/>
                </w:rPr>
                <w:delText>Username: (kosong)</w:delText>
              </w:r>
            </w:del>
          </w:p>
          <w:p w:rsidR="00222167" w:rsidRDefault="008B3912">
            <w:pPr>
              <w:pStyle w:val="ListParagraph"/>
              <w:spacing w:line="240" w:lineRule="auto"/>
              <w:ind w:left="0"/>
              <w:rPr>
                <w:del w:id="9065" w:author="fauzan" w:date="2022-08-01T17:39:00Z"/>
                <w:szCs w:val="24"/>
              </w:rPr>
            </w:pPr>
            <w:del w:id="9066" w:author="fauzan" w:date="2022-08-01T17:39:00Z">
              <w:r>
                <w:rPr>
                  <w:szCs w:val="24"/>
                </w:rPr>
                <w:delText>Password: (kosong)</w:delText>
              </w:r>
            </w:del>
          </w:p>
        </w:tc>
        <w:tc>
          <w:tcPr>
            <w:tcW w:w="1523" w:type="dxa"/>
            <w:tcPrChange w:id="9067" w:author="fauzan" w:date="2022-08-01T17:39:00Z">
              <w:tcPr>
                <w:tcW w:w="1523" w:type="dxa"/>
              </w:tcPr>
            </w:tcPrChange>
          </w:tcPr>
          <w:p w:rsidR="00222167" w:rsidRDefault="008B3912">
            <w:pPr>
              <w:pStyle w:val="ListParagraph"/>
              <w:spacing w:line="240" w:lineRule="auto"/>
              <w:ind w:left="0"/>
              <w:rPr>
                <w:del w:id="9068" w:author="fauzan" w:date="2022-08-01T17:39:00Z"/>
                <w:szCs w:val="24"/>
              </w:rPr>
            </w:pPr>
            <w:del w:id="9069" w:author="fauzan" w:date="2022-08-01T17:39:00Z">
              <w:r>
                <w:rPr>
                  <w:szCs w:val="24"/>
                </w:rPr>
                <w:delText>Sistem akan menampilkan error</w:delText>
              </w:r>
            </w:del>
          </w:p>
        </w:tc>
        <w:tc>
          <w:tcPr>
            <w:tcW w:w="1252" w:type="dxa"/>
            <w:vAlign w:val="center"/>
            <w:tcPrChange w:id="9070" w:author="fauzan" w:date="2022-08-01T17:39:00Z">
              <w:tcPr>
                <w:tcW w:w="1252" w:type="dxa"/>
                <w:vAlign w:val="center"/>
              </w:tcPr>
            </w:tcPrChange>
          </w:tcPr>
          <w:p w:rsidR="00222167" w:rsidRDefault="008B3912">
            <w:pPr>
              <w:pStyle w:val="ListParagraph"/>
              <w:spacing w:line="240" w:lineRule="auto"/>
              <w:ind w:left="0"/>
              <w:rPr>
                <w:del w:id="9071" w:author="fauzan" w:date="2022-08-01T17:39:00Z"/>
              </w:rPr>
            </w:pPr>
            <w:del w:id="9072" w:author="fauzan" w:date="2022-08-01T17:39:00Z">
              <w:r>
                <w:delText>Sukses</w:delText>
              </w:r>
            </w:del>
          </w:p>
        </w:tc>
      </w:tr>
      <w:tr w:rsidR="00222167" w:rsidTr="00222167">
        <w:trPr>
          <w:del w:id="9073" w:author="fauzan" w:date="2022-08-01T17:39:00Z"/>
        </w:trPr>
        <w:tc>
          <w:tcPr>
            <w:tcW w:w="1017" w:type="dxa"/>
            <w:vAlign w:val="center"/>
            <w:tcPrChange w:id="9074" w:author="fauzan" w:date="2022-08-01T17:39:00Z">
              <w:tcPr>
                <w:tcW w:w="1017" w:type="dxa"/>
                <w:vAlign w:val="center"/>
              </w:tcPr>
            </w:tcPrChange>
          </w:tcPr>
          <w:p w:rsidR="00222167" w:rsidRDefault="008B3912">
            <w:pPr>
              <w:pStyle w:val="ListParagraph"/>
              <w:spacing w:line="240" w:lineRule="auto"/>
              <w:ind w:left="0"/>
              <w:jc w:val="center"/>
              <w:rPr>
                <w:del w:id="9075" w:author="fauzan" w:date="2022-08-01T17:39:00Z"/>
                <w:szCs w:val="24"/>
              </w:rPr>
            </w:pPr>
            <w:del w:id="9076" w:author="fauzan" w:date="2022-08-01T17:39:00Z">
              <w:r>
                <w:rPr>
                  <w:szCs w:val="24"/>
                </w:rPr>
                <w:delText>5</w:delText>
              </w:r>
            </w:del>
          </w:p>
        </w:tc>
        <w:tc>
          <w:tcPr>
            <w:tcW w:w="1222" w:type="dxa"/>
            <w:tcPrChange w:id="9077" w:author="fauzan" w:date="2022-08-01T17:39:00Z">
              <w:tcPr>
                <w:tcW w:w="1222" w:type="dxa"/>
              </w:tcPr>
            </w:tcPrChange>
          </w:tcPr>
          <w:p w:rsidR="00222167" w:rsidRDefault="008B3912">
            <w:pPr>
              <w:pStyle w:val="ListParagraph"/>
              <w:spacing w:line="240" w:lineRule="auto"/>
              <w:ind w:left="0"/>
              <w:rPr>
                <w:del w:id="9078" w:author="fauzan" w:date="2022-08-01T17:39:00Z"/>
                <w:szCs w:val="24"/>
              </w:rPr>
            </w:pPr>
            <w:del w:id="9079" w:author="fauzan" w:date="2022-08-01T17:39:00Z">
              <w:r>
                <w:rPr>
                  <w:szCs w:val="24"/>
                </w:rPr>
                <w:delText>Username berisi dan password kosong kemudian menekan button login</w:delText>
              </w:r>
            </w:del>
          </w:p>
        </w:tc>
        <w:tc>
          <w:tcPr>
            <w:tcW w:w="1256" w:type="dxa"/>
            <w:tcPrChange w:id="9080" w:author="fauzan" w:date="2022-08-01T17:39:00Z">
              <w:tcPr>
                <w:tcW w:w="1256" w:type="dxa"/>
              </w:tcPr>
            </w:tcPrChange>
          </w:tcPr>
          <w:p w:rsidR="00222167" w:rsidRDefault="008B3912">
            <w:pPr>
              <w:pStyle w:val="ListParagraph"/>
              <w:spacing w:line="240" w:lineRule="auto"/>
              <w:ind w:left="0"/>
              <w:rPr>
                <w:del w:id="9081" w:author="fauzan" w:date="2022-08-01T17:39:00Z"/>
                <w:szCs w:val="24"/>
              </w:rPr>
            </w:pPr>
            <w:del w:id="9082" w:author="fauzan" w:date="2022-08-01T17:39:00Z">
              <w:r>
                <w:rPr>
                  <w:szCs w:val="24"/>
                </w:rPr>
                <w:delText>Username: Fauzan</w:delText>
              </w:r>
            </w:del>
          </w:p>
          <w:p w:rsidR="00222167" w:rsidRDefault="008B3912">
            <w:pPr>
              <w:pStyle w:val="ListParagraph"/>
              <w:spacing w:line="240" w:lineRule="auto"/>
              <w:ind w:left="0"/>
              <w:rPr>
                <w:del w:id="9083" w:author="fauzan" w:date="2022-08-01T17:39:00Z"/>
                <w:szCs w:val="24"/>
              </w:rPr>
            </w:pPr>
            <w:del w:id="9084" w:author="fauzan" w:date="2022-08-01T17:39:00Z">
              <w:r>
                <w:rPr>
                  <w:szCs w:val="24"/>
                </w:rPr>
                <w:delText>Password: (kosong)</w:delText>
              </w:r>
            </w:del>
          </w:p>
        </w:tc>
        <w:tc>
          <w:tcPr>
            <w:tcW w:w="1523" w:type="dxa"/>
            <w:tcPrChange w:id="9085" w:author="fauzan" w:date="2022-08-01T17:39:00Z">
              <w:tcPr>
                <w:tcW w:w="1523" w:type="dxa"/>
              </w:tcPr>
            </w:tcPrChange>
          </w:tcPr>
          <w:p w:rsidR="00222167" w:rsidRDefault="008B3912">
            <w:pPr>
              <w:pStyle w:val="ListParagraph"/>
              <w:spacing w:line="240" w:lineRule="auto"/>
              <w:ind w:left="0"/>
              <w:rPr>
                <w:del w:id="9086" w:author="fauzan" w:date="2022-08-01T17:39:00Z"/>
                <w:szCs w:val="24"/>
              </w:rPr>
            </w:pPr>
            <w:del w:id="9087" w:author="fauzan" w:date="2022-08-01T17:39:00Z">
              <w:r>
                <w:rPr>
                  <w:szCs w:val="24"/>
                </w:rPr>
                <w:delText>Sistem akan menampilkan error</w:delText>
              </w:r>
            </w:del>
          </w:p>
        </w:tc>
        <w:tc>
          <w:tcPr>
            <w:tcW w:w="1252" w:type="dxa"/>
            <w:vAlign w:val="center"/>
            <w:tcPrChange w:id="9088" w:author="fauzan" w:date="2022-08-01T17:39:00Z">
              <w:tcPr>
                <w:tcW w:w="1252" w:type="dxa"/>
                <w:vAlign w:val="center"/>
              </w:tcPr>
            </w:tcPrChange>
          </w:tcPr>
          <w:p w:rsidR="00222167" w:rsidRDefault="008B3912">
            <w:pPr>
              <w:pStyle w:val="ListParagraph"/>
              <w:spacing w:line="240" w:lineRule="auto"/>
              <w:ind w:left="0"/>
              <w:rPr>
                <w:del w:id="9089" w:author="fauzan" w:date="2022-08-01T17:39:00Z"/>
              </w:rPr>
            </w:pPr>
            <w:del w:id="9090" w:author="fauzan" w:date="2022-08-01T17:39:00Z">
              <w:r>
                <w:delText>sukses</w:delText>
              </w:r>
            </w:del>
          </w:p>
        </w:tc>
      </w:tr>
      <w:tr w:rsidR="00222167" w:rsidTr="00222167">
        <w:trPr>
          <w:del w:id="9091" w:author="fauzan" w:date="2022-08-01T17:39:00Z"/>
        </w:trPr>
        <w:tc>
          <w:tcPr>
            <w:tcW w:w="1017" w:type="dxa"/>
            <w:vAlign w:val="center"/>
            <w:tcPrChange w:id="9092" w:author="fauzan" w:date="2022-08-01T17:39:00Z">
              <w:tcPr>
                <w:tcW w:w="1017" w:type="dxa"/>
                <w:vAlign w:val="center"/>
              </w:tcPr>
            </w:tcPrChange>
          </w:tcPr>
          <w:p w:rsidR="00222167" w:rsidRDefault="008B3912">
            <w:pPr>
              <w:pStyle w:val="ListParagraph"/>
              <w:spacing w:line="240" w:lineRule="auto"/>
              <w:ind w:left="0"/>
              <w:jc w:val="center"/>
              <w:rPr>
                <w:del w:id="9093" w:author="fauzan" w:date="2022-08-01T17:39:00Z"/>
                <w:szCs w:val="24"/>
              </w:rPr>
            </w:pPr>
            <w:del w:id="9094" w:author="fauzan" w:date="2022-08-01T17:39:00Z">
              <w:r>
                <w:rPr>
                  <w:szCs w:val="24"/>
                </w:rPr>
                <w:delText>6</w:delText>
              </w:r>
            </w:del>
          </w:p>
        </w:tc>
        <w:tc>
          <w:tcPr>
            <w:tcW w:w="1222" w:type="dxa"/>
            <w:tcPrChange w:id="9095" w:author="fauzan" w:date="2022-08-01T17:39:00Z">
              <w:tcPr>
                <w:tcW w:w="1222" w:type="dxa"/>
              </w:tcPr>
            </w:tcPrChange>
          </w:tcPr>
          <w:p w:rsidR="00222167" w:rsidRDefault="008B3912">
            <w:pPr>
              <w:pStyle w:val="ListParagraph"/>
              <w:spacing w:line="240" w:lineRule="auto"/>
              <w:ind w:left="0"/>
              <w:rPr>
                <w:del w:id="9096" w:author="fauzan" w:date="2022-08-01T17:39:00Z"/>
                <w:szCs w:val="24"/>
              </w:rPr>
            </w:pPr>
            <w:del w:id="9097" w:author="fauzan" w:date="2022-08-01T17:39:00Z">
              <w:r>
                <w:rPr>
                  <w:szCs w:val="24"/>
                </w:rPr>
                <w:delText>Username kosong dan password berisi kemudian menekan button login</w:delText>
              </w:r>
            </w:del>
          </w:p>
        </w:tc>
        <w:tc>
          <w:tcPr>
            <w:tcW w:w="1256" w:type="dxa"/>
            <w:tcPrChange w:id="9098" w:author="fauzan" w:date="2022-08-01T17:39:00Z">
              <w:tcPr>
                <w:tcW w:w="1256" w:type="dxa"/>
              </w:tcPr>
            </w:tcPrChange>
          </w:tcPr>
          <w:p w:rsidR="00222167" w:rsidRDefault="008B3912">
            <w:pPr>
              <w:pStyle w:val="ListParagraph"/>
              <w:spacing w:line="240" w:lineRule="auto"/>
              <w:ind w:left="0"/>
              <w:rPr>
                <w:del w:id="9099" w:author="fauzan" w:date="2022-08-01T17:39:00Z"/>
                <w:szCs w:val="24"/>
              </w:rPr>
            </w:pPr>
            <w:del w:id="9100" w:author="fauzan" w:date="2022-08-01T17:39:00Z">
              <w:r>
                <w:rPr>
                  <w:szCs w:val="24"/>
                </w:rPr>
                <w:delText>Username: (kosong)</w:delText>
              </w:r>
            </w:del>
          </w:p>
          <w:p w:rsidR="00222167" w:rsidRDefault="008B3912">
            <w:pPr>
              <w:pStyle w:val="ListParagraph"/>
              <w:spacing w:line="240" w:lineRule="auto"/>
              <w:ind w:left="0"/>
              <w:rPr>
                <w:del w:id="9101" w:author="fauzan" w:date="2022-08-01T17:39:00Z"/>
                <w:szCs w:val="24"/>
              </w:rPr>
            </w:pPr>
            <w:del w:id="9102" w:author="fauzan" w:date="2022-08-01T17:39:00Z">
              <w:r>
                <w:rPr>
                  <w:szCs w:val="24"/>
                </w:rPr>
                <w:delText>Password: 12345678</w:delText>
              </w:r>
            </w:del>
          </w:p>
        </w:tc>
        <w:tc>
          <w:tcPr>
            <w:tcW w:w="1523" w:type="dxa"/>
            <w:tcPrChange w:id="9103" w:author="fauzan" w:date="2022-08-01T17:39:00Z">
              <w:tcPr>
                <w:tcW w:w="1523" w:type="dxa"/>
              </w:tcPr>
            </w:tcPrChange>
          </w:tcPr>
          <w:p w:rsidR="00222167" w:rsidRDefault="008B3912">
            <w:pPr>
              <w:pStyle w:val="ListParagraph"/>
              <w:spacing w:line="240" w:lineRule="auto"/>
              <w:ind w:left="0"/>
              <w:rPr>
                <w:del w:id="9104" w:author="fauzan" w:date="2022-08-01T17:39:00Z"/>
                <w:szCs w:val="24"/>
              </w:rPr>
            </w:pPr>
            <w:del w:id="9105" w:author="fauzan" w:date="2022-08-01T17:39:00Z">
              <w:r>
                <w:rPr>
                  <w:szCs w:val="24"/>
                </w:rPr>
                <w:delText>Sistem akan menampilkan error</w:delText>
              </w:r>
            </w:del>
          </w:p>
        </w:tc>
        <w:tc>
          <w:tcPr>
            <w:tcW w:w="1252" w:type="dxa"/>
            <w:vAlign w:val="center"/>
            <w:tcPrChange w:id="9106" w:author="fauzan" w:date="2022-08-01T17:39:00Z">
              <w:tcPr>
                <w:tcW w:w="1252" w:type="dxa"/>
                <w:vAlign w:val="center"/>
              </w:tcPr>
            </w:tcPrChange>
          </w:tcPr>
          <w:p w:rsidR="00222167" w:rsidRDefault="008B3912">
            <w:pPr>
              <w:pStyle w:val="ListParagraph"/>
              <w:spacing w:line="240" w:lineRule="auto"/>
              <w:ind w:left="0"/>
              <w:rPr>
                <w:del w:id="9107" w:author="fauzan" w:date="2022-08-01T17:39:00Z"/>
              </w:rPr>
            </w:pPr>
            <w:del w:id="9108" w:author="fauzan" w:date="2022-08-01T17:39:00Z">
              <w:r>
                <w:delText>sukses</w:delText>
              </w:r>
            </w:del>
          </w:p>
        </w:tc>
      </w:tr>
    </w:tbl>
    <w:p w:rsidR="00222167" w:rsidRDefault="008B3912">
      <w:pPr>
        <w:pStyle w:val="ListParagraph"/>
        <w:ind w:left="426"/>
        <w:rPr>
          <w:ins w:id="9109" w:author="muhammad fauzan" w:date="2022-08-04T16:25:00Z"/>
        </w:rPr>
        <w:pPrChange w:id="9110" w:author="muhammad fauzan" w:date="2022-08-05T02:59:00Z">
          <w:pPr>
            <w:pStyle w:val="ListParagraph"/>
            <w:ind w:left="851"/>
          </w:pPr>
        </w:pPrChange>
      </w:pPr>
      <w:ins w:id="9111" w:author="fauzan" w:date="2022-08-01T17:39:00Z">
        <w:del w:id="9112" w:author="muhammad fauzan" w:date="2022-08-07T17:51:00Z">
          <w:r>
            <w:lastRenderedPageBreak/>
            <w:delText xml:space="preserve">Halaman tambah data roti merupakan halaman untuk roti menambahkan data </w:delText>
          </w:r>
        </w:del>
        <w:r>
          <w:t xml:space="preserve">roti baru setelah menekan </w:t>
        </w:r>
        <w:del w:id="9113" w:author="muhammad fauzan" w:date="2022-08-04T18:59:00Z">
          <w:r>
            <w:delText>button</w:delText>
          </w:r>
        </w:del>
      </w:ins>
      <w:ins w:id="9114" w:author="muhammad fauzan" w:date="2022-08-04T18:59:00Z">
        <w:r>
          <w:rPr>
            <w:i/>
          </w:rPr>
          <w:t>button</w:t>
        </w:r>
      </w:ins>
      <w:ins w:id="9115" w:author="fauzan" w:date="2022-08-01T17:39:00Z">
        <w:r>
          <w:t xml:space="preserve"> tambah pada halaman data roti. Berikut pengujian pada halaman tambah data roti.</w:t>
        </w:r>
      </w:ins>
    </w:p>
    <w:p w:rsidR="00222167" w:rsidRDefault="008B3912">
      <w:pPr>
        <w:pStyle w:val="ListParagraph"/>
        <w:ind w:left="851"/>
        <w:rPr>
          <w:ins w:id="9116" w:author="fauzan" w:date="2022-08-01T17:39:00Z"/>
        </w:rPr>
      </w:pPr>
      <w:ins w:id="9117" w:author="muhammad fauzan" w:date="2022-08-04T16:23:00Z">
        <w:r>
          <w:t xml:space="preserve">Tabel 4. </w:t>
        </w:r>
        <w:r>
          <w:fldChar w:fldCharType="begin"/>
        </w:r>
        <w:r>
          <w:instrText xml:space="preserve"> SEQ Tabel_4. \* ARABIC </w:instrText>
        </w:r>
        <w:r>
          <w:fldChar w:fldCharType="separate"/>
        </w:r>
      </w:ins>
      <w:ins w:id="9118" w:author="muhammad fauzan" w:date="2022-08-10T01:43:00Z">
        <w:r>
          <w:t>11</w:t>
        </w:r>
      </w:ins>
      <w:ins w:id="9119" w:author="muhammad fauzan" w:date="2022-08-04T16:23:00Z">
        <w:r>
          <w:fldChar w:fldCharType="end"/>
        </w:r>
        <w:r>
          <w:t xml:space="preserve"> Tabel black box tambah data roti pada admin</w:t>
        </w:r>
      </w:ins>
    </w:p>
    <w:tbl>
      <w:tblPr>
        <w:tblStyle w:val="TableGrid"/>
        <w:tblW w:w="0" w:type="auto"/>
        <w:tblInd w:w="-5" w:type="dxa"/>
        <w:tblLook w:val="04A0" w:firstRow="1" w:lastRow="0" w:firstColumn="1" w:lastColumn="0" w:noHBand="0" w:noVBand="1"/>
        <w:tblPrChange w:id="9120" w:author="muhammad fauzan" w:date="2022-08-04T16:25:00Z">
          <w:tblPr>
            <w:tblStyle w:val="TableGrid"/>
            <w:tblW w:w="0" w:type="auto"/>
            <w:tblInd w:w="720" w:type="dxa"/>
            <w:tblLook w:val="04A0" w:firstRow="1" w:lastRow="0" w:firstColumn="1" w:lastColumn="0" w:noHBand="0" w:noVBand="1"/>
          </w:tblPr>
        </w:tblPrChange>
      </w:tblPr>
      <w:tblGrid>
        <w:gridCol w:w="563"/>
        <w:gridCol w:w="2453"/>
        <w:gridCol w:w="1764"/>
        <w:gridCol w:w="2270"/>
        <w:gridCol w:w="883"/>
        <w:tblGridChange w:id="9121">
          <w:tblGrid>
            <w:gridCol w:w="563"/>
            <w:gridCol w:w="1787"/>
            <w:gridCol w:w="1847"/>
            <w:gridCol w:w="1602"/>
            <w:gridCol w:w="1409"/>
          </w:tblGrid>
        </w:tblGridChange>
      </w:tblGrid>
      <w:tr w:rsidR="00222167" w:rsidTr="00222167">
        <w:trPr>
          <w:trHeight w:val="837"/>
          <w:tblHeader/>
          <w:ins w:id="9122" w:author="fauzan" w:date="2022-08-01T17:39:00Z"/>
          <w:trPrChange w:id="9123" w:author="muhammad fauzan" w:date="2022-08-04T16:25:00Z">
            <w:trPr>
              <w:trHeight w:val="1314"/>
            </w:trPr>
          </w:trPrChange>
        </w:trPr>
        <w:tc>
          <w:tcPr>
            <w:tcW w:w="0" w:type="auto"/>
            <w:vAlign w:val="center"/>
            <w:tcPrChange w:id="9124" w:author="muhammad fauzan" w:date="2022-08-04T16:25:00Z">
              <w:tcPr>
                <w:tcW w:w="530" w:type="dxa"/>
                <w:vAlign w:val="center"/>
              </w:tcPr>
            </w:tcPrChange>
          </w:tcPr>
          <w:p w:rsidR="00222167" w:rsidRDefault="008B3912">
            <w:pPr>
              <w:pStyle w:val="ListParagraph"/>
              <w:spacing w:line="240" w:lineRule="auto"/>
              <w:ind w:left="0"/>
              <w:jc w:val="center"/>
              <w:rPr>
                <w:ins w:id="9125" w:author="fauzan" w:date="2022-08-01T17:39:00Z"/>
              </w:rPr>
            </w:pPr>
            <w:ins w:id="9126" w:author="fauzan" w:date="2022-08-01T17:39:00Z">
              <w:r>
                <w:rPr>
                  <w:szCs w:val="24"/>
                </w:rPr>
                <w:t>NO</w:t>
              </w:r>
            </w:ins>
          </w:p>
        </w:tc>
        <w:tc>
          <w:tcPr>
            <w:tcW w:w="0" w:type="auto"/>
            <w:vAlign w:val="center"/>
            <w:tcPrChange w:id="9127" w:author="muhammad fauzan" w:date="2022-08-04T16:25:00Z">
              <w:tcPr>
                <w:tcW w:w="1795" w:type="dxa"/>
                <w:vAlign w:val="center"/>
              </w:tcPr>
            </w:tcPrChange>
          </w:tcPr>
          <w:p w:rsidR="00222167" w:rsidRDefault="008B3912">
            <w:pPr>
              <w:pStyle w:val="ListParagraph"/>
              <w:spacing w:line="240" w:lineRule="auto"/>
              <w:ind w:left="0"/>
              <w:jc w:val="center"/>
              <w:rPr>
                <w:ins w:id="9128" w:author="fauzan" w:date="2022-08-01T17:39:00Z"/>
              </w:rPr>
            </w:pPr>
            <w:ins w:id="9129" w:author="fauzan" w:date="2022-08-01T17:39:00Z">
              <w:r>
                <w:rPr>
                  <w:szCs w:val="24"/>
                </w:rPr>
                <w:t>Pengujian</w:t>
              </w:r>
            </w:ins>
          </w:p>
        </w:tc>
        <w:tc>
          <w:tcPr>
            <w:tcW w:w="0" w:type="auto"/>
            <w:vAlign w:val="center"/>
            <w:tcPrChange w:id="9130" w:author="muhammad fauzan" w:date="2022-08-04T16:25:00Z">
              <w:tcPr>
                <w:tcW w:w="1856" w:type="dxa"/>
                <w:vAlign w:val="center"/>
              </w:tcPr>
            </w:tcPrChange>
          </w:tcPr>
          <w:p w:rsidR="00222167" w:rsidRDefault="008B3912">
            <w:pPr>
              <w:pStyle w:val="ListParagraph"/>
              <w:spacing w:line="240" w:lineRule="auto"/>
              <w:ind w:left="0"/>
              <w:jc w:val="center"/>
              <w:rPr>
                <w:ins w:id="9131" w:author="fauzan" w:date="2022-08-01T17:39:00Z"/>
              </w:rPr>
            </w:pPr>
            <w:ins w:id="9132" w:author="fauzan" w:date="2022-08-01T17:39:00Z">
              <w:r>
                <w:rPr>
                  <w:szCs w:val="24"/>
                </w:rPr>
                <w:t>Fungsi Yang Diuji</w:t>
              </w:r>
            </w:ins>
          </w:p>
        </w:tc>
        <w:tc>
          <w:tcPr>
            <w:tcW w:w="0" w:type="auto"/>
            <w:vAlign w:val="center"/>
            <w:tcPrChange w:id="9133" w:author="muhammad fauzan" w:date="2022-08-04T16:25:00Z">
              <w:tcPr>
                <w:tcW w:w="1604" w:type="dxa"/>
                <w:vAlign w:val="center"/>
              </w:tcPr>
            </w:tcPrChange>
          </w:tcPr>
          <w:p w:rsidR="00222167" w:rsidRDefault="008B3912">
            <w:pPr>
              <w:pStyle w:val="ListParagraph"/>
              <w:spacing w:line="240" w:lineRule="auto"/>
              <w:ind w:left="0"/>
              <w:jc w:val="center"/>
              <w:rPr>
                <w:ins w:id="9134" w:author="fauzan" w:date="2022-08-01T17:39:00Z"/>
              </w:rPr>
            </w:pPr>
            <w:ins w:id="9135" w:author="fauzan" w:date="2022-08-01T17:39:00Z">
              <w:r>
                <w:rPr>
                  <w:szCs w:val="24"/>
                </w:rPr>
                <w:t>Hasil Yang Diharapkan</w:t>
              </w:r>
            </w:ins>
          </w:p>
        </w:tc>
        <w:tc>
          <w:tcPr>
            <w:tcW w:w="0" w:type="auto"/>
            <w:vAlign w:val="center"/>
            <w:tcPrChange w:id="9136" w:author="muhammad fauzan" w:date="2022-08-04T16:25:00Z">
              <w:tcPr>
                <w:tcW w:w="1423" w:type="dxa"/>
                <w:vAlign w:val="center"/>
              </w:tcPr>
            </w:tcPrChange>
          </w:tcPr>
          <w:p w:rsidR="00222167" w:rsidRDefault="008B3912">
            <w:pPr>
              <w:pStyle w:val="ListParagraph"/>
              <w:spacing w:line="240" w:lineRule="auto"/>
              <w:ind w:left="0"/>
              <w:jc w:val="center"/>
              <w:rPr>
                <w:ins w:id="9137" w:author="fauzan" w:date="2022-08-01T17:39:00Z"/>
              </w:rPr>
            </w:pPr>
            <w:ins w:id="9138" w:author="fauzan" w:date="2022-08-01T17:39:00Z">
              <w:r>
                <w:rPr>
                  <w:szCs w:val="24"/>
                </w:rPr>
                <w:t>Hasil</w:t>
              </w:r>
            </w:ins>
          </w:p>
        </w:tc>
      </w:tr>
      <w:tr w:rsidR="00222167" w:rsidTr="00222167">
        <w:trPr>
          <w:ins w:id="9139" w:author="fauzan" w:date="2022-08-01T17:39:00Z"/>
        </w:trPr>
        <w:tc>
          <w:tcPr>
            <w:tcW w:w="0" w:type="auto"/>
            <w:tcPrChange w:id="9140" w:author="muhammad fauzan" w:date="2022-08-04T16:25:00Z">
              <w:tcPr>
                <w:tcW w:w="530" w:type="dxa"/>
              </w:tcPr>
            </w:tcPrChange>
          </w:tcPr>
          <w:p w:rsidR="00222167" w:rsidRDefault="008B3912">
            <w:pPr>
              <w:pStyle w:val="ListParagraph"/>
              <w:spacing w:line="240" w:lineRule="auto"/>
              <w:ind w:left="0"/>
              <w:jc w:val="center"/>
              <w:rPr>
                <w:ins w:id="9141" w:author="fauzan" w:date="2022-08-01T17:39:00Z"/>
              </w:rPr>
            </w:pPr>
            <w:ins w:id="9142" w:author="fauzan" w:date="2022-08-01T17:39:00Z">
              <w:r>
                <w:rPr>
                  <w:szCs w:val="24"/>
                </w:rPr>
                <w:t>1</w:t>
              </w:r>
            </w:ins>
          </w:p>
        </w:tc>
        <w:tc>
          <w:tcPr>
            <w:tcW w:w="0" w:type="auto"/>
            <w:tcPrChange w:id="9143" w:author="muhammad fauzan" w:date="2022-08-04T16:25:00Z">
              <w:tcPr>
                <w:tcW w:w="1795" w:type="dxa"/>
              </w:tcPr>
            </w:tcPrChange>
          </w:tcPr>
          <w:p w:rsidR="00222167" w:rsidRDefault="008B3912">
            <w:pPr>
              <w:pStyle w:val="ListParagraph"/>
              <w:spacing w:line="240" w:lineRule="auto"/>
              <w:ind w:left="0"/>
              <w:rPr>
                <w:ins w:id="9144" w:author="fauzan" w:date="2022-08-01T17:39:00Z"/>
              </w:rPr>
            </w:pPr>
            <w:ins w:id="9145" w:author="fauzan" w:date="2022-08-01T17:39:00Z">
              <w:r>
                <w:rPr>
                  <w:szCs w:val="24"/>
                </w:rPr>
                <w:t>Tidak memasukkan data apapun lalu menekan tambah</w:t>
              </w:r>
            </w:ins>
          </w:p>
        </w:tc>
        <w:tc>
          <w:tcPr>
            <w:tcW w:w="0" w:type="auto"/>
            <w:tcPrChange w:id="9146" w:author="muhammad fauzan" w:date="2022-08-04T16:25:00Z">
              <w:tcPr>
                <w:tcW w:w="1856" w:type="dxa"/>
              </w:tcPr>
            </w:tcPrChange>
          </w:tcPr>
          <w:p w:rsidR="00222167" w:rsidRDefault="008B3912">
            <w:pPr>
              <w:pStyle w:val="ListParagraph"/>
              <w:spacing w:line="240" w:lineRule="auto"/>
              <w:ind w:left="0"/>
              <w:rPr>
                <w:ins w:id="9147" w:author="fauzan" w:date="2022-08-01T17:39:00Z"/>
              </w:rPr>
            </w:pPr>
            <w:ins w:id="9148" w:author="fauzan" w:date="2022-08-01T17:39:00Z">
              <w:r>
                <w:rPr>
                  <w:szCs w:val="24"/>
                </w:rPr>
                <w:t>Tidak memasukkan data</w:t>
              </w:r>
            </w:ins>
          </w:p>
        </w:tc>
        <w:tc>
          <w:tcPr>
            <w:tcW w:w="0" w:type="auto"/>
            <w:tcPrChange w:id="9149" w:author="muhammad fauzan" w:date="2022-08-04T16:25:00Z">
              <w:tcPr>
                <w:tcW w:w="1604" w:type="dxa"/>
              </w:tcPr>
            </w:tcPrChange>
          </w:tcPr>
          <w:p w:rsidR="00222167" w:rsidRDefault="008B3912">
            <w:pPr>
              <w:pStyle w:val="ListParagraph"/>
              <w:spacing w:line="240" w:lineRule="auto"/>
              <w:ind w:left="0"/>
              <w:rPr>
                <w:ins w:id="9150" w:author="fauzan" w:date="2022-08-01T17:39:00Z"/>
              </w:rPr>
            </w:pPr>
            <w:ins w:id="9151" w:author="fauzan" w:date="2022-08-01T17:39:00Z">
              <w:r>
                <w:rPr>
                  <w:szCs w:val="24"/>
                </w:rPr>
                <w:t>Sistem akan menampilkan error</w:t>
              </w:r>
            </w:ins>
          </w:p>
        </w:tc>
        <w:tc>
          <w:tcPr>
            <w:tcW w:w="0" w:type="auto"/>
            <w:tcPrChange w:id="9152" w:author="muhammad fauzan" w:date="2022-08-04T16:25:00Z">
              <w:tcPr>
                <w:tcW w:w="1423" w:type="dxa"/>
              </w:tcPr>
            </w:tcPrChange>
          </w:tcPr>
          <w:p w:rsidR="00222167" w:rsidRDefault="008B3912">
            <w:pPr>
              <w:pStyle w:val="ListParagraph"/>
              <w:spacing w:line="240" w:lineRule="auto"/>
              <w:ind w:left="0"/>
              <w:rPr>
                <w:ins w:id="9153" w:author="fauzan" w:date="2022-08-01T17:39:00Z"/>
              </w:rPr>
            </w:pPr>
            <w:ins w:id="9154" w:author="fauzan" w:date="2022-08-01T17:39:00Z">
              <w:r>
                <w:t>Sukses</w:t>
              </w:r>
            </w:ins>
          </w:p>
        </w:tc>
      </w:tr>
      <w:tr w:rsidR="00222167" w:rsidTr="00222167">
        <w:trPr>
          <w:ins w:id="9155" w:author="fauzan" w:date="2022-08-01T17:39:00Z"/>
        </w:trPr>
        <w:tc>
          <w:tcPr>
            <w:tcW w:w="0" w:type="auto"/>
            <w:tcPrChange w:id="9156" w:author="muhammad fauzan" w:date="2022-08-04T16:25:00Z">
              <w:tcPr>
                <w:tcW w:w="530" w:type="dxa"/>
              </w:tcPr>
            </w:tcPrChange>
          </w:tcPr>
          <w:p w:rsidR="00222167" w:rsidRDefault="008B3912">
            <w:pPr>
              <w:pStyle w:val="ListParagraph"/>
              <w:spacing w:line="240" w:lineRule="auto"/>
              <w:ind w:left="0"/>
              <w:jc w:val="center"/>
              <w:rPr>
                <w:ins w:id="9157" w:author="fauzan" w:date="2022-08-01T17:39:00Z"/>
                <w:szCs w:val="24"/>
              </w:rPr>
            </w:pPr>
            <w:ins w:id="9158" w:author="fauzan" w:date="2022-08-01T17:39:00Z">
              <w:r>
                <w:rPr>
                  <w:szCs w:val="24"/>
                </w:rPr>
                <w:t>2</w:t>
              </w:r>
            </w:ins>
          </w:p>
        </w:tc>
        <w:tc>
          <w:tcPr>
            <w:tcW w:w="0" w:type="auto"/>
            <w:tcPrChange w:id="9159" w:author="muhammad fauzan" w:date="2022-08-04T16:25:00Z">
              <w:tcPr>
                <w:tcW w:w="1795" w:type="dxa"/>
              </w:tcPr>
            </w:tcPrChange>
          </w:tcPr>
          <w:p w:rsidR="00222167" w:rsidRDefault="008B3912">
            <w:pPr>
              <w:pStyle w:val="ListParagraph"/>
              <w:spacing w:line="240" w:lineRule="auto"/>
              <w:ind w:left="0"/>
              <w:rPr>
                <w:ins w:id="9160" w:author="fauzan" w:date="2022-08-01T17:39:00Z"/>
                <w:szCs w:val="24"/>
              </w:rPr>
            </w:pPr>
            <w:ins w:id="9161" w:author="fauzan" w:date="2022-08-01T17:39:00Z">
              <w:r>
                <w:rPr>
                  <w:szCs w:val="24"/>
                </w:rPr>
                <w:t>Ada form yang tidak diisi lalu menekan tambah</w:t>
              </w:r>
            </w:ins>
          </w:p>
        </w:tc>
        <w:tc>
          <w:tcPr>
            <w:tcW w:w="0" w:type="auto"/>
            <w:tcPrChange w:id="9162" w:author="muhammad fauzan" w:date="2022-08-04T16:25:00Z">
              <w:tcPr>
                <w:tcW w:w="1856" w:type="dxa"/>
              </w:tcPr>
            </w:tcPrChange>
          </w:tcPr>
          <w:p w:rsidR="00222167" w:rsidRDefault="008B3912">
            <w:pPr>
              <w:pStyle w:val="ListParagraph"/>
              <w:spacing w:line="240" w:lineRule="auto"/>
              <w:ind w:left="0"/>
              <w:rPr>
                <w:ins w:id="9163" w:author="fauzan" w:date="2022-08-01T17:39:00Z"/>
                <w:szCs w:val="24"/>
              </w:rPr>
            </w:pPr>
            <w:ins w:id="9164" w:author="fauzan" w:date="2022-08-01T17:39:00Z">
              <w:r>
                <w:rPr>
                  <w:szCs w:val="24"/>
                </w:rPr>
                <w:t>Ada form yang tidak diisi</w:t>
              </w:r>
            </w:ins>
          </w:p>
        </w:tc>
        <w:tc>
          <w:tcPr>
            <w:tcW w:w="0" w:type="auto"/>
            <w:tcPrChange w:id="9165" w:author="muhammad fauzan" w:date="2022-08-04T16:25:00Z">
              <w:tcPr>
                <w:tcW w:w="1604" w:type="dxa"/>
              </w:tcPr>
            </w:tcPrChange>
          </w:tcPr>
          <w:p w:rsidR="00222167" w:rsidRDefault="008B3912">
            <w:pPr>
              <w:pStyle w:val="ListParagraph"/>
              <w:spacing w:line="240" w:lineRule="auto"/>
              <w:ind w:left="0"/>
              <w:rPr>
                <w:ins w:id="9166" w:author="fauzan" w:date="2022-08-01T17:39:00Z"/>
                <w:szCs w:val="24"/>
              </w:rPr>
            </w:pPr>
            <w:ins w:id="9167" w:author="fauzan" w:date="2022-08-01T17:39:00Z">
              <w:r>
                <w:rPr>
                  <w:szCs w:val="24"/>
                </w:rPr>
                <w:t>Sistem akan menampilkan error</w:t>
              </w:r>
            </w:ins>
          </w:p>
        </w:tc>
        <w:tc>
          <w:tcPr>
            <w:tcW w:w="0" w:type="auto"/>
            <w:tcPrChange w:id="9168" w:author="muhammad fauzan" w:date="2022-08-04T16:25:00Z">
              <w:tcPr>
                <w:tcW w:w="1423" w:type="dxa"/>
              </w:tcPr>
            </w:tcPrChange>
          </w:tcPr>
          <w:p w:rsidR="00222167" w:rsidRDefault="008B3912">
            <w:pPr>
              <w:pStyle w:val="ListParagraph"/>
              <w:spacing w:line="240" w:lineRule="auto"/>
              <w:ind w:left="0"/>
              <w:rPr>
                <w:ins w:id="9169" w:author="fauzan" w:date="2022-08-01T17:39:00Z"/>
              </w:rPr>
            </w:pPr>
            <w:ins w:id="9170" w:author="fauzan" w:date="2022-08-01T17:39:00Z">
              <w:r>
                <w:t>sukses</w:t>
              </w:r>
            </w:ins>
          </w:p>
        </w:tc>
      </w:tr>
      <w:tr w:rsidR="00222167" w:rsidTr="00222167">
        <w:trPr>
          <w:ins w:id="9171" w:author="fauzan" w:date="2022-08-01T17:39:00Z"/>
        </w:trPr>
        <w:tc>
          <w:tcPr>
            <w:tcW w:w="0" w:type="auto"/>
            <w:tcPrChange w:id="9172" w:author="muhammad fauzan" w:date="2022-08-04T16:25:00Z">
              <w:tcPr>
                <w:tcW w:w="530" w:type="dxa"/>
              </w:tcPr>
            </w:tcPrChange>
          </w:tcPr>
          <w:p w:rsidR="00222167" w:rsidRDefault="008B3912">
            <w:pPr>
              <w:pStyle w:val="ListParagraph"/>
              <w:spacing w:line="240" w:lineRule="auto"/>
              <w:ind w:left="0"/>
              <w:jc w:val="center"/>
              <w:rPr>
                <w:ins w:id="9173" w:author="fauzan" w:date="2022-08-01T17:39:00Z"/>
                <w:szCs w:val="24"/>
              </w:rPr>
            </w:pPr>
            <w:ins w:id="9174" w:author="fauzan" w:date="2022-08-01T17:39:00Z">
              <w:r>
                <w:rPr>
                  <w:szCs w:val="24"/>
                </w:rPr>
                <w:t>3</w:t>
              </w:r>
            </w:ins>
          </w:p>
        </w:tc>
        <w:tc>
          <w:tcPr>
            <w:tcW w:w="0" w:type="auto"/>
            <w:tcPrChange w:id="9175" w:author="muhammad fauzan" w:date="2022-08-04T16:25:00Z">
              <w:tcPr>
                <w:tcW w:w="1795" w:type="dxa"/>
              </w:tcPr>
            </w:tcPrChange>
          </w:tcPr>
          <w:p w:rsidR="00222167" w:rsidRDefault="008B3912">
            <w:pPr>
              <w:pStyle w:val="ListParagraph"/>
              <w:spacing w:line="240" w:lineRule="auto"/>
              <w:ind w:left="0"/>
              <w:rPr>
                <w:ins w:id="9176" w:author="fauzan" w:date="2022-08-01T17:39:00Z"/>
                <w:szCs w:val="24"/>
              </w:rPr>
            </w:pPr>
            <w:ins w:id="9177" w:author="fauzan" w:date="2022-08-01T17:39:00Z">
              <w:r>
                <w:rPr>
                  <w:szCs w:val="24"/>
                </w:rPr>
                <w:t>Memasukkan data semua dengan benar lalu menekan ubah</w:t>
              </w:r>
            </w:ins>
          </w:p>
        </w:tc>
        <w:tc>
          <w:tcPr>
            <w:tcW w:w="0" w:type="auto"/>
            <w:tcPrChange w:id="9178" w:author="muhammad fauzan" w:date="2022-08-04T16:25:00Z">
              <w:tcPr>
                <w:tcW w:w="1856" w:type="dxa"/>
              </w:tcPr>
            </w:tcPrChange>
          </w:tcPr>
          <w:p w:rsidR="00222167" w:rsidRDefault="008B3912">
            <w:pPr>
              <w:pStyle w:val="ListParagraph"/>
              <w:spacing w:line="240" w:lineRule="auto"/>
              <w:ind w:left="0"/>
              <w:rPr>
                <w:ins w:id="9179" w:author="fauzan" w:date="2022-08-01T17:39:00Z"/>
                <w:szCs w:val="24"/>
              </w:rPr>
            </w:pPr>
            <w:ins w:id="9180" w:author="fauzan" w:date="2022-08-01T17:39:00Z">
              <w:r>
                <w:rPr>
                  <w:szCs w:val="24"/>
                </w:rPr>
                <w:t>Memasukkan data semua</w:t>
              </w:r>
            </w:ins>
          </w:p>
        </w:tc>
        <w:tc>
          <w:tcPr>
            <w:tcW w:w="0" w:type="auto"/>
            <w:tcPrChange w:id="9181" w:author="muhammad fauzan" w:date="2022-08-04T16:25:00Z">
              <w:tcPr>
                <w:tcW w:w="1604" w:type="dxa"/>
              </w:tcPr>
            </w:tcPrChange>
          </w:tcPr>
          <w:p w:rsidR="00222167" w:rsidRDefault="008B3912">
            <w:pPr>
              <w:pStyle w:val="ListParagraph"/>
              <w:spacing w:line="240" w:lineRule="auto"/>
              <w:ind w:left="0"/>
              <w:rPr>
                <w:ins w:id="9182" w:author="fauzan" w:date="2022-08-01T17:39:00Z"/>
                <w:szCs w:val="24"/>
              </w:rPr>
            </w:pPr>
            <w:ins w:id="9183" w:author="fauzan" w:date="2022-08-01T17:39:00Z">
              <w:r>
                <w:rPr>
                  <w:szCs w:val="24"/>
                </w:rPr>
                <w:t>Sistem akan menampilkan data berhasil disimpan</w:t>
              </w:r>
            </w:ins>
          </w:p>
        </w:tc>
        <w:tc>
          <w:tcPr>
            <w:tcW w:w="0" w:type="auto"/>
            <w:tcPrChange w:id="9184" w:author="muhammad fauzan" w:date="2022-08-04T16:25:00Z">
              <w:tcPr>
                <w:tcW w:w="1423" w:type="dxa"/>
              </w:tcPr>
            </w:tcPrChange>
          </w:tcPr>
          <w:p w:rsidR="00222167" w:rsidRDefault="008B3912">
            <w:pPr>
              <w:pStyle w:val="ListParagraph"/>
              <w:spacing w:line="240" w:lineRule="auto"/>
              <w:ind w:left="0"/>
              <w:rPr>
                <w:ins w:id="9185" w:author="fauzan" w:date="2022-08-01T17:39:00Z"/>
              </w:rPr>
            </w:pPr>
            <w:ins w:id="9186" w:author="fauzan" w:date="2022-08-01T17:39:00Z">
              <w:r>
                <w:t>sukses</w:t>
              </w:r>
            </w:ins>
          </w:p>
        </w:tc>
      </w:tr>
      <w:tr w:rsidR="00222167" w:rsidTr="00222167">
        <w:trPr>
          <w:ins w:id="9187" w:author="fauzan" w:date="2022-08-01T17:39:00Z"/>
        </w:trPr>
        <w:tc>
          <w:tcPr>
            <w:tcW w:w="0" w:type="auto"/>
            <w:tcPrChange w:id="9188" w:author="muhammad fauzan" w:date="2022-08-04T16:25:00Z">
              <w:tcPr>
                <w:tcW w:w="530" w:type="dxa"/>
              </w:tcPr>
            </w:tcPrChange>
          </w:tcPr>
          <w:p w:rsidR="00222167" w:rsidRDefault="008B3912">
            <w:pPr>
              <w:pStyle w:val="ListParagraph"/>
              <w:spacing w:line="240" w:lineRule="auto"/>
              <w:ind w:left="0"/>
              <w:jc w:val="center"/>
              <w:rPr>
                <w:ins w:id="9189" w:author="fauzan" w:date="2022-08-01T17:39:00Z"/>
                <w:szCs w:val="24"/>
              </w:rPr>
            </w:pPr>
            <w:ins w:id="9190" w:author="fauzan" w:date="2022-08-01T17:39:00Z">
              <w:r>
                <w:rPr>
                  <w:szCs w:val="24"/>
                </w:rPr>
                <w:t>4</w:t>
              </w:r>
            </w:ins>
          </w:p>
        </w:tc>
        <w:tc>
          <w:tcPr>
            <w:tcW w:w="0" w:type="auto"/>
            <w:tcPrChange w:id="9191" w:author="muhammad fauzan" w:date="2022-08-04T16:25:00Z">
              <w:tcPr>
                <w:tcW w:w="1795" w:type="dxa"/>
              </w:tcPr>
            </w:tcPrChange>
          </w:tcPr>
          <w:p w:rsidR="00222167" w:rsidRDefault="008B3912">
            <w:pPr>
              <w:pStyle w:val="ListParagraph"/>
              <w:spacing w:line="240" w:lineRule="auto"/>
              <w:ind w:left="0"/>
              <w:rPr>
                <w:ins w:id="9192" w:author="fauzan" w:date="2022-08-01T17:39:00Z"/>
                <w:szCs w:val="24"/>
              </w:rPr>
            </w:pPr>
            <w:ins w:id="9193" w:author="fauzan" w:date="2022-08-01T17:39:00Z">
              <w:r>
                <w:rPr>
                  <w:szCs w:val="24"/>
                </w:rPr>
                <w:t xml:space="preserve">Menekan </w:t>
              </w:r>
              <w:del w:id="9194" w:author="muhammad fauzan" w:date="2022-08-04T18:59:00Z">
                <w:r>
                  <w:rPr>
                    <w:szCs w:val="24"/>
                  </w:rPr>
                  <w:delText>button</w:delText>
                </w:r>
              </w:del>
            </w:ins>
            <w:ins w:id="9195" w:author="muhammad fauzan" w:date="2022-08-04T18:59:00Z">
              <w:r>
                <w:rPr>
                  <w:i/>
                  <w:szCs w:val="24"/>
                </w:rPr>
                <w:t>button</w:t>
              </w:r>
            </w:ins>
            <w:ins w:id="9196" w:author="fauzan" w:date="2022-08-01T17:39:00Z">
              <w:r>
                <w:rPr>
                  <w:szCs w:val="24"/>
                </w:rPr>
                <w:t xml:space="preserve"> kembali</w:t>
              </w:r>
            </w:ins>
          </w:p>
        </w:tc>
        <w:tc>
          <w:tcPr>
            <w:tcW w:w="0" w:type="auto"/>
            <w:tcPrChange w:id="9197" w:author="muhammad fauzan" w:date="2022-08-04T16:25:00Z">
              <w:tcPr>
                <w:tcW w:w="1856" w:type="dxa"/>
              </w:tcPr>
            </w:tcPrChange>
          </w:tcPr>
          <w:p w:rsidR="00222167" w:rsidRDefault="008B3912">
            <w:pPr>
              <w:pStyle w:val="ListParagraph"/>
              <w:tabs>
                <w:tab w:val="left" w:pos="1526"/>
              </w:tabs>
              <w:spacing w:line="240" w:lineRule="auto"/>
              <w:ind w:left="0"/>
              <w:rPr>
                <w:ins w:id="9198" w:author="fauzan" w:date="2022-08-01T17:39:00Z"/>
                <w:szCs w:val="24"/>
              </w:rPr>
            </w:pPr>
            <w:ins w:id="9199" w:author="fauzan" w:date="2022-08-01T17:39:00Z">
              <w:r>
                <w:rPr>
                  <w:szCs w:val="24"/>
                </w:rPr>
                <w:t>kembali</w:t>
              </w:r>
              <w:r>
                <w:rPr>
                  <w:szCs w:val="24"/>
                </w:rPr>
                <w:tab/>
              </w:r>
            </w:ins>
          </w:p>
        </w:tc>
        <w:tc>
          <w:tcPr>
            <w:tcW w:w="0" w:type="auto"/>
            <w:tcPrChange w:id="9200" w:author="muhammad fauzan" w:date="2022-08-04T16:25:00Z">
              <w:tcPr>
                <w:tcW w:w="1604" w:type="dxa"/>
              </w:tcPr>
            </w:tcPrChange>
          </w:tcPr>
          <w:p w:rsidR="00222167" w:rsidRDefault="008B3912">
            <w:pPr>
              <w:pStyle w:val="ListParagraph"/>
              <w:spacing w:line="240" w:lineRule="auto"/>
              <w:ind w:left="0"/>
              <w:rPr>
                <w:ins w:id="9201" w:author="fauzan" w:date="2022-08-01T17:39:00Z"/>
                <w:szCs w:val="24"/>
              </w:rPr>
            </w:pPr>
            <w:ins w:id="9202" w:author="fauzan" w:date="2022-08-01T17:39:00Z">
              <w:r>
                <w:rPr>
                  <w:szCs w:val="24"/>
                </w:rPr>
                <w:t xml:space="preserve">Sistem akan menampilkan halaman data </w:t>
              </w:r>
              <w:r>
                <w:t>roti</w:t>
              </w:r>
            </w:ins>
          </w:p>
        </w:tc>
        <w:tc>
          <w:tcPr>
            <w:tcW w:w="0" w:type="auto"/>
            <w:tcPrChange w:id="9203" w:author="muhammad fauzan" w:date="2022-08-04T16:25:00Z">
              <w:tcPr>
                <w:tcW w:w="1423" w:type="dxa"/>
              </w:tcPr>
            </w:tcPrChange>
          </w:tcPr>
          <w:p w:rsidR="00222167" w:rsidRDefault="008B3912">
            <w:pPr>
              <w:pStyle w:val="ListParagraph"/>
              <w:spacing w:line="240" w:lineRule="auto"/>
              <w:ind w:left="0"/>
              <w:rPr>
                <w:ins w:id="9204" w:author="fauzan" w:date="2022-08-01T17:39:00Z"/>
              </w:rPr>
            </w:pPr>
            <w:ins w:id="9205" w:author="fauzan" w:date="2022-08-01T17:39:00Z">
              <w:r>
                <w:t>Sukses</w:t>
              </w:r>
            </w:ins>
          </w:p>
        </w:tc>
      </w:tr>
    </w:tbl>
    <w:p w:rsidR="00222167" w:rsidRDefault="008B3912">
      <w:pPr>
        <w:spacing w:line="240" w:lineRule="auto"/>
        <w:ind w:left="851"/>
        <w:jc w:val="center"/>
        <w:rPr>
          <w:del w:id="9206" w:author="muhammad fauzan" w:date="2022-08-07T17:59:00Z"/>
        </w:rPr>
        <w:pPrChange w:id="9207" w:author="muhammad fauzan" w:date="2022-08-04T16:25:00Z">
          <w:pPr>
            <w:pStyle w:val="ListParagraph"/>
            <w:ind w:left="851"/>
          </w:pPr>
        </w:pPrChange>
      </w:pPr>
      <w:del w:id="9208" w:author="muhammad fauzan" w:date="2022-08-04T16:25:00Z">
        <w:r>
          <w:delText>asaas</w:delText>
        </w:r>
      </w:del>
    </w:p>
    <w:p w:rsidR="00222167" w:rsidRDefault="00222167">
      <w:pPr>
        <w:numPr>
          <w:ilvl w:val="0"/>
          <w:numId w:val="38"/>
        </w:numPr>
        <w:spacing w:line="240" w:lineRule="auto"/>
        <w:ind w:left="426" w:hanging="425"/>
        <w:jc w:val="center"/>
        <w:rPr>
          <w:ins w:id="9209" w:author="muhammad fauzan" w:date="2022-08-05T02:59:00Z"/>
        </w:rPr>
        <w:pPrChange w:id="9210" w:author="muhammad fauzan" w:date="2022-08-07T17:59:00Z">
          <w:pPr>
            <w:pStyle w:val="ListParagraph"/>
            <w:numPr>
              <w:numId w:val="38"/>
            </w:numPr>
            <w:ind w:left="426" w:hanging="425"/>
          </w:pPr>
        </w:pPrChange>
      </w:pPr>
    </w:p>
    <w:p w:rsidR="00222167" w:rsidRDefault="008B3912">
      <w:pPr>
        <w:pStyle w:val="ListParagraph"/>
        <w:numPr>
          <w:ilvl w:val="0"/>
          <w:numId w:val="38"/>
        </w:numPr>
        <w:ind w:left="426" w:hanging="425"/>
        <w:pPrChange w:id="9211" w:author="muhammad fauzan" w:date="2022-08-04T16:25:00Z">
          <w:pPr>
            <w:pStyle w:val="ListParagraph"/>
            <w:numPr>
              <w:numId w:val="38"/>
            </w:numPr>
            <w:ind w:left="851" w:hanging="425"/>
          </w:pPr>
        </w:pPrChange>
      </w:pPr>
      <w:r>
        <w:t xml:space="preserve">Halaman ubah data roti pada admin </w:t>
      </w:r>
    </w:p>
    <w:p w:rsidR="00222167" w:rsidRDefault="008B3912">
      <w:pPr>
        <w:pStyle w:val="ListParagraph"/>
        <w:ind w:left="851"/>
        <w:rPr>
          <w:del w:id="9212" w:author="fauzan" w:date="2022-08-01T17:40:00Z"/>
        </w:rPr>
      </w:pPr>
      <w:del w:id="9213" w:author="fauzan" w:date="2022-08-01T17:40: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p>
    <w:tbl>
      <w:tblPr>
        <w:tblStyle w:val="TableGrid"/>
        <w:tblW w:w="0" w:type="auto"/>
        <w:tblInd w:w="720" w:type="dxa"/>
        <w:tblLook w:val="04A0" w:firstRow="1" w:lastRow="0" w:firstColumn="1" w:lastColumn="0" w:noHBand="0" w:noVBand="1"/>
      </w:tblPr>
      <w:tblGrid>
        <w:gridCol w:w="1017"/>
        <w:gridCol w:w="1222"/>
        <w:gridCol w:w="1256"/>
        <w:gridCol w:w="1523"/>
        <w:gridCol w:w="1252"/>
      </w:tblGrid>
      <w:tr w:rsidR="00222167">
        <w:trPr>
          <w:trHeight w:val="1314"/>
          <w:del w:id="9214" w:author="fauzan" w:date="2022-08-01T17:40:00Z"/>
        </w:trPr>
        <w:tc>
          <w:tcPr>
            <w:tcW w:w="1017" w:type="dxa"/>
            <w:vAlign w:val="center"/>
          </w:tcPr>
          <w:p w:rsidR="00222167" w:rsidRDefault="008B3912">
            <w:pPr>
              <w:pStyle w:val="ListParagraph"/>
              <w:spacing w:line="240" w:lineRule="auto"/>
              <w:ind w:left="0"/>
              <w:jc w:val="center"/>
              <w:rPr>
                <w:del w:id="9215" w:author="fauzan" w:date="2022-08-01T17:40:00Z"/>
              </w:rPr>
            </w:pPr>
            <w:del w:id="9216" w:author="fauzan" w:date="2022-08-01T17:40:00Z">
              <w:r>
                <w:rPr>
                  <w:szCs w:val="24"/>
                </w:rPr>
                <w:delText>NO</w:delText>
              </w:r>
            </w:del>
          </w:p>
        </w:tc>
        <w:tc>
          <w:tcPr>
            <w:tcW w:w="1222" w:type="dxa"/>
            <w:vAlign w:val="center"/>
          </w:tcPr>
          <w:p w:rsidR="00222167" w:rsidRDefault="008B3912">
            <w:pPr>
              <w:pStyle w:val="ListParagraph"/>
              <w:spacing w:line="240" w:lineRule="auto"/>
              <w:ind w:left="0"/>
              <w:jc w:val="center"/>
              <w:rPr>
                <w:del w:id="9217" w:author="fauzan" w:date="2022-08-01T17:40:00Z"/>
              </w:rPr>
            </w:pPr>
            <w:del w:id="9218" w:author="fauzan" w:date="2022-08-01T17:40:00Z">
              <w:r>
                <w:rPr>
                  <w:szCs w:val="24"/>
                </w:rPr>
                <w:delText>Pengujian</w:delText>
              </w:r>
            </w:del>
          </w:p>
        </w:tc>
        <w:tc>
          <w:tcPr>
            <w:tcW w:w="1256" w:type="dxa"/>
            <w:vAlign w:val="center"/>
          </w:tcPr>
          <w:p w:rsidR="00222167" w:rsidRDefault="008B3912">
            <w:pPr>
              <w:pStyle w:val="ListParagraph"/>
              <w:spacing w:line="240" w:lineRule="auto"/>
              <w:ind w:left="0"/>
              <w:jc w:val="center"/>
              <w:rPr>
                <w:del w:id="9219" w:author="fauzan" w:date="2022-08-01T17:40:00Z"/>
              </w:rPr>
            </w:pPr>
            <w:del w:id="9220" w:author="fauzan" w:date="2022-08-01T17:40:00Z">
              <w:r>
                <w:rPr>
                  <w:szCs w:val="24"/>
                </w:rPr>
                <w:delText>Fungsi Yang Diuji</w:delText>
              </w:r>
            </w:del>
          </w:p>
        </w:tc>
        <w:tc>
          <w:tcPr>
            <w:tcW w:w="1523" w:type="dxa"/>
            <w:vAlign w:val="center"/>
          </w:tcPr>
          <w:p w:rsidR="00222167" w:rsidRDefault="008B3912">
            <w:pPr>
              <w:pStyle w:val="ListParagraph"/>
              <w:spacing w:line="240" w:lineRule="auto"/>
              <w:ind w:left="0"/>
              <w:jc w:val="center"/>
              <w:rPr>
                <w:del w:id="9221" w:author="fauzan" w:date="2022-08-01T17:40:00Z"/>
              </w:rPr>
            </w:pPr>
            <w:del w:id="9222" w:author="fauzan" w:date="2022-08-01T17:40:00Z">
              <w:r>
                <w:rPr>
                  <w:szCs w:val="24"/>
                </w:rPr>
                <w:delText>Hasil Yang Diharapkan</w:delText>
              </w:r>
            </w:del>
          </w:p>
        </w:tc>
        <w:tc>
          <w:tcPr>
            <w:tcW w:w="1252" w:type="dxa"/>
            <w:vAlign w:val="center"/>
          </w:tcPr>
          <w:p w:rsidR="00222167" w:rsidRDefault="008B3912">
            <w:pPr>
              <w:pStyle w:val="ListParagraph"/>
              <w:spacing w:line="240" w:lineRule="auto"/>
              <w:ind w:left="0"/>
              <w:jc w:val="center"/>
              <w:rPr>
                <w:del w:id="9223" w:author="fauzan" w:date="2022-08-01T17:40:00Z"/>
              </w:rPr>
            </w:pPr>
            <w:del w:id="9224" w:author="fauzan" w:date="2022-08-01T17:40:00Z">
              <w:r>
                <w:rPr>
                  <w:szCs w:val="24"/>
                </w:rPr>
                <w:delText>Hasil</w:delText>
              </w:r>
            </w:del>
          </w:p>
        </w:tc>
      </w:tr>
      <w:tr w:rsidR="00222167">
        <w:trPr>
          <w:del w:id="9225" w:author="fauzan" w:date="2022-08-01T17:40:00Z"/>
        </w:trPr>
        <w:tc>
          <w:tcPr>
            <w:tcW w:w="1017" w:type="dxa"/>
            <w:vAlign w:val="center"/>
          </w:tcPr>
          <w:p w:rsidR="00222167" w:rsidRDefault="008B3912">
            <w:pPr>
              <w:pStyle w:val="ListParagraph"/>
              <w:spacing w:line="240" w:lineRule="auto"/>
              <w:ind w:left="0"/>
              <w:jc w:val="center"/>
              <w:rPr>
                <w:del w:id="9226" w:author="fauzan" w:date="2022-08-01T17:40:00Z"/>
              </w:rPr>
            </w:pPr>
            <w:del w:id="9227" w:author="fauzan" w:date="2022-08-01T17:40:00Z">
              <w:r>
                <w:rPr>
                  <w:szCs w:val="24"/>
                </w:rPr>
                <w:delText>1</w:delText>
              </w:r>
            </w:del>
          </w:p>
        </w:tc>
        <w:tc>
          <w:tcPr>
            <w:tcW w:w="1222" w:type="dxa"/>
          </w:tcPr>
          <w:p w:rsidR="00222167" w:rsidRDefault="008B3912">
            <w:pPr>
              <w:pStyle w:val="ListParagraph"/>
              <w:spacing w:line="240" w:lineRule="auto"/>
              <w:ind w:left="0"/>
              <w:rPr>
                <w:del w:id="9228" w:author="fauzan" w:date="2022-08-01T17:40:00Z"/>
              </w:rPr>
            </w:pPr>
            <w:del w:id="9229" w:author="fauzan" w:date="2022-08-01T17:40:00Z">
              <w:r>
                <w:rPr>
                  <w:szCs w:val="24"/>
                </w:rPr>
                <w:delText>Username dan password kosong kemudian menekan button login</w:delText>
              </w:r>
            </w:del>
          </w:p>
        </w:tc>
        <w:tc>
          <w:tcPr>
            <w:tcW w:w="1256" w:type="dxa"/>
          </w:tcPr>
          <w:p w:rsidR="00222167" w:rsidRDefault="008B3912">
            <w:pPr>
              <w:pStyle w:val="ListParagraph"/>
              <w:spacing w:line="240" w:lineRule="auto"/>
              <w:ind w:left="0"/>
              <w:rPr>
                <w:del w:id="9230" w:author="fauzan" w:date="2022-08-01T17:40:00Z"/>
                <w:szCs w:val="24"/>
              </w:rPr>
            </w:pPr>
            <w:del w:id="9231" w:author="fauzan" w:date="2022-08-01T17:40:00Z">
              <w:r>
                <w:rPr>
                  <w:szCs w:val="24"/>
                </w:rPr>
                <w:delText>Username: (kosong)</w:delText>
              </w:r>
            </w:del>
          </w:p>
          <w:p w:rsidR="00222167" w:rsidRDefault="008B3912">
            <w:pPr>
              <w:pStyle w:val="ListParagraph"/>
              <w:spacing w:line="240" w:lineRule="auto"/>
              <w:ind w:left="0"/>
              <w:rPr>
                <w:del w:id="9232" w:author="fauzan" w:date="2022-08-01T17:40:00Z"/>
              </w:rPr>
            </w:pPr>
            <w:del w:id="9233" w:author="fauzan" w:date="2022-08-01T17:40:00Z">
              <w:r>
                <w:rPr>
                  <w:szCs w:val="24"/>
                </w:rPr>
                <w:delText>Password: (kosong)</w:delText>
              </w:r>
            </w:del>
          </w:p>
        </w:tc>
        <w:tc>
          <w:tcPr>
            <w:tcW w:w="1523" w:type="dxa"/>
          </w:tcPr>
          <w:p w:rsidR="00222167" w:rsidRDefault="008B3912">
            <w:pPr>
              <w:pStyle w:val="ListParagraph"/>
              <w:spacing w:line="240" w:lineRule="auto"/>
              <w:ind w:left="0"/>
              <w:rPr>
                <w:del w:id="9234" w:author="fauzan" w:date="2022-08-01T17:40:00Z"/>
              </w:rPr>
            </w:pPr>
            <w:del w:id="9235" w:author="fauzan" w:date="2022-08-01T17:40:00Z">
              <w:r>
                <w:rPr>
                  <w:szCs w:val="24"/>
                </w:rPr>
                <w:delText>Sistem akan menampilkan error</w:delText>
              </w:r>
            </w:del>
          </w:p>
        </w:tc>
        <w:tc>
          <w:tcPr>
            <w:tcW w:w="1252" w:type="dxa"/>
            <w:vAlign w:val="center"/>
          </w:tcPr>
          <w:p w:rsidR="00222167" w:rsidRDefault="008B3912">
            <w:pPr>
              <w:pStyle w:val="ListParagraph"/>
              <w:spacing w:line="240" w:lineRule="auto"/>
              <w:ind w:left="0"/>
              <w:rPr>
                <w:del w:id="9236" w:author="fauzan" w:date="2022-08-01T17:40:00Z"/>
              </w:rPr>
            </w:pPr>
            <w:del w:id="9237" w:author="fauzan" w:date="2022-08-01T17:40:00Z">
              <w:r>
                <w:delText>Sukses</w:delText>
              </w:r>
            </w:del>
          </w:p>
        </w:tc>
      </w:tr>
      <w:tr w:rsidR="00222167">
        <w:trPr>
          <w:del w:id="9238" w:author="fauzan" w:date="2022-08-01T17:40:00Z"/>
        </w:trPr>
        <w:tc>
          <w:tcPr>
            <w:tcW w:w="1017" w:type="dxa"/>
            <w:vAlign w:val="center"/>
          </w:tcPr>
          <w:p w:rsidR="00222167" w:rsidRDefault="008B3912">
            <w:pPr>
              <w:pStyle w:val="ListParagraph"/>
              <w:spacing w:line="240" w:lineRule="auto"/>
              <w:ind w:left="0"/>
              <w:jc w:val="center"/>
              <w:rPr>
                <w:del w:id="9239" w:author="fauzan" w:date="2022-08-01T17:40:00Z"/>
                <w:szCs w:val="24"/>
              </w:rPr>
            </w:pPr>
            <w:del w:id="9240" w:author="fauzan" w:date="2022-08-01T17:40:00Z">
              <w:r>
                <w:rPr>
                  <w:szCs w:val="24"/>
                </w:rPr>
                <w:delText>2</w:delText>
              </w:r>
            </w:del>
          </w:p>
        </w:tc>
        <w:tc>
          <w:tcPr>
            <w:tcW w:w="1222" w:type="dxa"/>
          </w:tcPr>
          <w:p w:rsidR="00222167" w:rsidRDefault="008B3912">
            <w:pPr>
              <w:pStyle w:val="ListParagraph"/>
              <w:spacing w:line="240" w:lineRule="auto"/>
              <w:ind w:left="0"/>
              <w:rPr>
                <w:del w:id="9241" w:author="fauzan" w:date="2022-08-01T17:40:00Z"/>
                <w:szCs w:val="24"/>
              </w:rPr>
            </w:pPr>
            <w:del w:id="9242" w:author="fauzan" w:date="2022-08-01T17:40:00Z">
              <w:r>
                <w:rPr>
                  <w:szCs w:val="24"/>
                </w:rPr>
                <w:delText>Username berisi dan password kosong kemudian menekan button login</w:delText>
              </w:r>
            </w:del>
          </w:p>
        </w:tc>
        <w:tc>
          <w:tcPr>
            <w:tcW w:w="1256" w:type="dxa"/>
          </w:tcPr>
          <w:p w:rsidR="00222167" w:rsidRDefault="008B3912">
            <w:pPr>
              <w:pStyle w:val="ListParagraph"/>
              <w:spacing w:line="240" w:lineRule="auto"/>
              <w:ind w:left="0"/>
              <w:rPr>
                <w:del w:id="9243" w:author="fauzan" w:date="2022-08-01T17:40:00Z"/>
                <w:szCs w:val="24"/>
              </w:rPr>
            </w:pPr>
            <w:del w:id="9244" w:author="fauzan" w:date="2022-08-01T17:40:00Z">
              <w:r>
                <w:rPr>
                  <w:szCs w:val="24"/>
                </w:rPr>
                <w:delText>Username: Fauzan</w:delText>
              </w:r>
            </w:del>
          </w:p>
          <w:p w:rsidR="00222167" w:rsidRDefault="008B3912">
            <w:pPr>
              <w:pStyle w:val="ListParagraph"/>
              <w:spacing w:line="240" w:lineRule="auto"/>
              <w:ind w:left="0"/>
              <w:rPr>
                <w:del w:id="9245" w:author="fauzan" w:date="2022-08-01T17:40:00Z"/>
                <w:szCs w:val="24"/>
              </w:rPr>
            </w:pPr>
            <w:del w:id="9246" w:author="fauzan" w:date="2022-08-01T17:40:00Z">
              <w:r>
                <w:rPr>
                  <w:szCs w:val="24"/>
                </w:rPr>
                <w:delText>Password: (kosong)</w:delText>
              </w:r>
            </w:del>
          </w:p>
        </w:tc>
        <w:tc>
          <w:tcPr>
            <w:tcW w:w="1523" w:type="dxa"/>
          </w:tcPr>
          <w:p w:rsidR="00222167" w:rsidRDefault="008B3912">
            <w:pPr>
              <w:pStyle w:val="ListParagraph"/>
              <w:spacing w:line="240" w:lineRule="auto"/>
              <w:ind w:left="0"/>
              <w:rPr>
                <w:del w:id="9247" w:author="fauzan" w:date="2022-08-01T17:40:00Z"/>
                <w:szCs w:val="24"/>
              </w:rPr>
            </w:pPr>
            <w:del w:id="9248" w:author="fauzan" w:date="2022-08-01T17:40:00Z">
              <w:r>
                <w:rPr>
                  <w:szCs w:val="24"/>
                </w:rPr>
                <w:delText>Sistem akan menampilkan error</w:delText>
              </w:r>
            </w:del>
          </w:p>
        </w:tc>
        <w:tc>
          <w:tcPr>
            <w:tcW w:w="1252" w:type="dxa"/>
            <w:vAlign w:val="center"/>
          </w:tcPr>
          <w:p w:rsidR="00222167" w:rsidRDefault="008B3912">
            <w:pPr>
              <w:pStyle w:val="ListParagraph"/>
              <w:spacing w:line="240" w:lineRule="auto"/>
              <w:ind w:left="0"/>
              <w:rPr>
                <w:del w:id="9249" w:author="fauzan" w:date="2022-08-01T17:40:00Z"/>
              </w:rPr>
            </w:pPr>
            <w:del w:id="9250" w:author="fauzan" w:date="2022-08-01T17:40:00Z">
              <w:r>
                <w:delText>sukses</w:delText>
              </w:r>
            </w:del>
          </w:p>
        </w:tc>
      </w:tr>
      <w:tr w:rsidR="00222167">
        <w:trPr>
          <w:del w:id="9251" w:author="fauzan" w:date="2022-08-01T17:40:00Z"/>
        </w:trPr>
        <w:tc>
          <w:tcPr>
            <w:tcW w:w="1017" w:type="dxa"/>
            <w:vAlign w:val="center"/>
          </w:tcPr>
          <w:p w:rsidR="00222167" w:rsidRDefault="008B3912">
            <w:pPr>
              <w:pStyle w:val="ListParagraph"/>
              <w:spacing w:line="240" w:lineRule="auto"/>
              <w:ind w:left="0"/>
              <w:jc w:val="center"/>
              <w:rPr>
                <w:del w:id="9252" w:author="fauzan" w:date="2022-08-01T17:40:00Z"/>
                <w:szCs w:val="24"/>
              </w:rPr>
            </w:pPr>
            <w:del w:id="9253" w:author="fauzan" w:date="2022-08-01T17:40:00Z">
              <w:r>
                <w:rPr>
                  <w:szCs w:val="24"/>
                </w:rPr>
                <w:delText>3</w:delText>
              </w:r>
            </w:del>
          </w:p>
        </w:tc>
        <w:tc>
          <w:tcPr>
            <w:tcW w:w="1222" w:type="dxa"/>
          </w:tcPr>
          <w:p w:rsidR="00222167" w:rsidRDefault="008B3912">
            <w:pPr>
              <w:pStyle w:val="ListParagraph"/>
              <w:spacing w:line="240" w:lineRule="auto"/>
              <w:ind w:left="0"/>
              <w:rPr>
                <w:del w:id="9254" w:author="fauzan" w:date="2022-08-01T17:40:00Z"/>
                <w:szCs w:val="24"/>
              </w:rPr>
            </w:pPr>
            <w:del w:id="9255" w:author="fauzan" w:date="2022-08-01T17:40:00Z">
              <w:r>
                <w:rPr>
                  <w:szCs w:val="24"/>
                </w:rPr>
                <w:delText>Username kosong dan password berisi kemudian menekan button login</w:delText>
              </w:r>
            </w:del>
          </w:p>
        </w:tc>
        <w:tc>
          <w:tcPr>
            <w:tcW w:w="1256" w:type="dxa"/>
          </w:tcPr>
          <w:p w:rsidR="00222167" w:rsidRDefault="008B3912">
            <w:pPr>
              <w:pStyle w:val="ListParagraph"/>
              <w:spacing w:line="240" w:lineRule="auto"/>
              <w:ind w:left="0"/>
              <w:rPr>
                <w:del w:id="9256" w:author="fauzan" w:date="2022-08-01T17:40:00Z"/>
                <w:szCs w:val="24"/>
              </w:rPr>
            </w:pPr>
            <w:del w:id="9257" w:author="fauzan" w:date="2022-08-01T17:40:00Z">
              <w:r>
                <w:rPr>
                  <w:szCs w:val="24"/>
                </w:rPr>
                <w:delText>Username: (kosong)</w:delText>
              </w:r>
            </w:del>
          </w:p>
          <w:p w:rsidR="00222167" w:rsidRDefault="008B3912">
            <w:pPr>
              <w:pStyle w:val="ListParagraph"/>
              <w:spacing w:line="240" w:lineRule="auto"/>
              <w:ind w:left="0"/>
              <w:rPr>
                <w:del w:id="9258" w:author="fauzan" w:date="2022-08-01T17:40:00Z"/>
                <w:szCs w:val="24"/>
              </w:rPr>
            </w:pPr>
            <w:del w:id="9259" w:author="fauzan" w:date="2022-08-01T17:40:00Z">
              <w:r>
                <w:rPr>
                  <w:szCs w:val="24"/>
                </w:rPr>
                <w:delText>Password: 12345678</w:delText>
              </w:r>
            </w:del>
          </w:p>
        </w:tc>
        <w:tc>
          <w:tcPr>
            <w:tcW w:w="1523" w:type="dxa"/>
          </w:tcPr>
          <w:p w:rsidR="00222167" w:rsidRDefault="008B3912">
            <w:pPr>
              <w:pStyle w:val="ListParagraph"/>
              <w:spacing w:line="240" w:lineRule="auto"/>
              <w:ind w:left="0"/>
              <w:rPr>
                <w:del w:id="9260" w:author="fauzan" w:date="2022-08-01T17:40:00Z"/>
                <w:szCs w:val="24"/>
              </w:rPr>
            </w:pPr>
            <w:del w:id="9261" w:author="fauzan" w:date="2022-08-01T17:40:00Z">
              <w:r>
                <w:rPr>
                  <w:szCs w:val="24"/>
                </w:rPr>
                <w:delText>Sistem akan menampilkan error</w:delText>
              </w:r>
            </w:del>
          </w:p>
        </w:tc>
        <w:tc>
          <w:tcPr>
            <w:tcW w:w="1252" w:type="dxa"/>
            <w:vAlign w:val="center"/>
          </w:tcPr>
          <w:p w:rsidR="00222167" w:rsidRDefault="008B3912">
            <w:pPr>
              <w:pStyle w:val="ListParagraph"/>
              <w:spacing w:line="240" w:lineRule="auto"/>
              <w:ind w:left="0"/>
              <w:rPr>
                <w:del w:id="9262" w:author="fauzan" w:date="2022-08-01T17:40:00Z"/>
              </w:rPr>
            </w:pPr>
            <w:del w:id="9263" w:author="fauzan" w:date="2022-08-01T17:40:00Z">
              <w:r>
                <w:delText>sukses</w:delText>
              </w:r>
            </w:del>
          </w:p>
        </w:tc>
      </w:tr>
      <w:tr w:rsidR="00222167">
        <w:trPr>
          <w:del w:id="9264" w:author="fauzan" w:date="2022-08-01T17:40:00Z"/>
        </w:trPr>
        <w:tc>
          <w:tcPr>
            <w:tcW w:w="1017" w:type="dxa"/>
            <w:vAlign w:val="center"/>
          </w:tcPr>
          <w:p w:rsidR="00222167" w:rsidRDefault="008B3912">
            <w:pPr>
              <w:pStyle w:val="ListParagraph"/>
              <w:spacing w:line="240" w:lineRule="auto"/>
              <w:ind w:left="0"/>
              <w:jc w:val="center"/>
              <w:rPr>
                <w:del w:id="9265" w:author="fauzan" w:date="2022-08-01T17:40:00Z"/>
                <w:szCs w:val="24"/>
              </w:rPr>
            </w:pPr>
            <w:del w:id="9266" w:author="fauzan" w:date="2022-08-01T17:40:00Z">
              <w:r>
                <w:rPr>
                  <w:szCs w:val="24"/>
                </w:rPr>
                <w:delText>4</w:delText>
              </w:r>
            </w:del>
          </w:p>
        </w:tc>
        <w:tc>
          <w:tcPr>
            <w:tcW w:w="1222" w:type="dxa"/>
          </w:tcPr>
          <w:p w:rsidR="00222167" w:rsidRDefault="008B3912">
            <w:pPr>
              <w:pStyle w:val="ListParagraph"/>
              <w:spacing w:line="240" w:lineRule="auto"/>
              <w:ind w:left="0"/>
              <w:rPr>
                <w:del w:id="9267" w:author="fauzan" w:date="2022-08-01T17:40:00Z"/>
                <w:szCs w:val="24"/>
              </w:rPr>
            </w:pPr>
            <w:del w:id="9268" w:author="fauzan" w:date="2022-08-01T17:40:00Z">
              <w:r>
                <w:rPr>
                  <w:szCs w:val="24"/>
                </w:rPr>
                <w:delText>Username dan password kosong kemudian menekan button login</w:delText>
              </w:r>
            </w:del>
          </w:p>
        </w:tc>
        <w:tc>
          <w:tcPr>
            <w:tcW w:w="1256" w:type="dxa"/>
          </w:tcPr>
          <w:p w:rsidR="00222167" w:rsidRDefault="008B3912">
            <w:pPr>
              <w:pStyle w:val="ListParagraph"/>
              <w:spacing w:line="240" w:lineRule="auto"/>
              <w:ind w:left="0"/>
              <w:rPr>
                <w:del w:id="9269" w:author="fauzan" w:date="2022-08-01T17:40:00Z"/>
                <w:szCs w:val="24"/>
              </w:rPr>
            </w:pPr>
            <w:del w:id="9270" w:author="fauzan" w:date="2022-08-01T17:40:00Z">
              <w:r>
                <w:rPr>
                  <w:szCs w:val="24"/>
                </w:rPr>
                <w:delText>Username: (kosong)</w:delText>
              </w:r>
            </w:del>
          </w:p>
          <w:p w:rsidR="00222167" w:rsidRDefault="008B3912">
            <w:pPr>
              <w:pStyle w:val="ListParagraph"/>
              <w:spacing w:line="240" w:lineRule="auto"/>
              <w:ind w:left="0"/>
              <w:rPr>
                <w:del w:id="9271" w:author="fauzan" w:date="2022-08-01T17:40:00Z"/>
                <w:szCs w:val="24"/>
              </w:rPr>
            </w:pPr>
            <w:del w:id="9272" w:author="fauzan" w:date="2022-08-01T17:40:00Z">
              <w:r>
                <w:rPr>
                  <w:szCs w:val="24"/>
                </w:rPr>
                <w:delText>Password: (kosong)</w:delText>
              </w:r>
            </w:del>
          </w:p>
        </w:tc>
        <w:tc>
          <w:tcPr>
            <w:tcW w:w="1523" w:type="dxa"/>
          </w:tcPr>
          <w:p w:rsidR="00222167" w:rsidRDefault="008B3912">
            <w:pPr>
              <w:pStyle w:val="ListParagraph"/>
              <w:spacing w:line="240" w:lineRule="auto"/>
              <w:ind w:left="0"/>
              <w:rPr>
                <w:del w:id="9273" w:author="fauzan" w:date="2022-08-01T17:40:00Z"/>
                <w:szCs w:val="24"/>
              </w:rPr>
            </w:pPr>
            <w:del w:id="9274" w:author="fauzan" w:date="2022-08-01T17:40:00Z">
              <w:r>
                <w:rPr>
                  <w:szCs w:val="24"/>
                </w:rPr>
                <w:delText>Sistem akan menampilkan error</w:delText>
              </w:r>
            </w:del>
          </w:p>
        </w:tc>
        <w:tc>
          <w:tcPr>
            <w:tcW w:w="1252" w:type="dxa"/>
            <w:vAlign w:val="center"/>
          </w:tcPr>
          <w:p w:rsidR="00222167" w:rsidRDefault="008B3912">
            <w:pPr>
              <w:pStyle w:val="ListParagraph"/>
              <w:spacing w:line="240" w:lineRule="auto"/>
              <w:ind w:left="0"/>
              <w:rPr>
                <w:del w:id="9275" w:author="fauzan" w:date="2022-08-01T17:40:00Z"/>
              </w:rPr>
            </w:pPr>
            <w:del w:id="9276" w:author="fauzan" w:date="2022-08-01T17:40:00Z">
              <w:r>
                <w:delText>Sukses</w:delText>
              </w:r>
            </w:del>
          </w:p>
        </w:tc>
      </w:tr>
      <w:tr w:rsidR="00222167">
        <w:trPr>
          <w:del w:id="9277" w:author="fauzan" w:date="2022-08-01T17:40:00Z"/>
        </w:trPr>
        <w:tc>
          <w:tcPr>
            <w:tcW w:w="1017" w:type="dxa"/>
            <w:vAlign w:val="center"/>
          </w:tcPr>
          <w:p w:rsidR="00222167" w:rsidRDefault="008B3912">
            <w:pPr>
              <w:pStyle w:val="ListParagraph"/>
              <w:spacing w:line="240" w:lineRule="auto"/>
              <w:ind w:left="0"/>
              <w:jc w:val="center"/>
              <w:rPr>
                <w:del w:id="9278" w:author="fauzan" w:date="2022-08-01T17:40:00Z"/>
                <w:szCs w:val="24"/>
              </w:rPr>
            </w:pPr>
            <w:del w:id="9279" w:author="fauzan" w:date="2022-08-01T17:40:00Z">
              <w:r>
                <w:rPr>
                  <w:szCs w:val="24"/>
                </w:rPr>
                <w:delText>5</w:delText>
              </w:r>
            </w:del>
          </w:p>
        </w:tc>
        <w:tc>
          <w:tcPr>
            <w:tcW w:w="1222" w:type="dxa"/>
          </w:tcPr>
          <w:p w:rsidR="00222167" w:rsidRDefault="008B3912">
            <w:pPr>
              <w:pStyle w:val="ListParagraph"/>
              <w:spacing w:line="240" w:lineRule="auto"/>
              <w:ind w:left="0"/>
              <w:rPr>
                <w:del w:id="9280" w:author="fauzan" w:date="2022-08-01T17:40:00Z"/>
                <w:szCs w:val="24"/>
              </w:rPr>
            </w:pPr>
            <w:del w:id="9281" w:author="fauzan" w:date="2022-08-01T17:40:00Z">
              <w:r>
                <w:rPr>
                  <w:szCs w:val="24"/>
                </w:rPr>
                <w:delText>Username berisi dan password kosong kemudian menekan button login</w:delText>
              </w:r>
            </w:del>
          </w:p>
        </w:tc>
        <w:tc>
          <w:tcPr>
            <w:tcW w:w="1256" w:type="dxa"/>
          </w:tcPr>
          <w:p w:rsidR="00222167" w:rsidRDefault="008B3912">
            <w:pPr>
              <w:pStyle w:val="ListParagraph"/>
              <w:spacing w:line="240" w:lineRule="auto"/>
              <w:ind w:left="0"/>
              <w:rPr>
                <w:del w:id="9282" w:author="fauzan" w:date="2022-08-01T17:40:00Z"/>
                <w:szCs w:val="24"/>
              </w:rPr>
            </w:pPr>
            <w:del w:id="9283" w:author="fauzan" w:date="2022-08-01T17:40:00Z">
              <w:r>
                <w:rPr>
                  <w:szCs w:val="24"/>
                </w:rPr>
                <w:delText>Username: Fauzan</w:delText>
              </w:r>
            </w:del>
          </w:p>
          <w:p w:rsidR="00222167" w:rsidRDefault="008B3912">
            <w:pPr>
              <w:pStyle w:val="ListParagraph"/>
              <w:spacing w:line="240" w:lineRule="auto"/>
              <w:ind w:left="0"/>
              <w:rPr>
                <w:del w:id="9284" w:author="fauzan" w:date="2022-08-01T17:40:00Z"/>
                <w:szCs w:val="24"/>
              </w:rPr>
            </w:pPr>
            <w:del w:id="9285" w:author="fauzan" w:date="2022-08-01T17:40:00Z">
              <w:r>
                <w:rPr>
                  <w:szCs w:val="24"/>
                </w:rPr>
                <w:delText>Password: (kosong)</w:delText>
              </w:r>
            </w:del>
          </w:p>
        </w:tc>
        <w:tc>
          <w:tcPr>
            <w:tcW w:w="1523" w:type="dxa"/>
          </w:tcPr>
          <w:p w:rsidR="00222167" w:rsidRDefault="008B3912">
            <w:pPr>
              <w:pStyle w:val="ListParagraph"/>
              <w:spacing w:line="240" w:lineRule="auto"/>
              <w:ind w:left="0"/>
              <w:rPr>
                <w:del w:id="9286" w:author="fauzan" w:date="2022-08-01T17:40:00Z"/>
                <w:szCs w:val="24"/>
              </w:rPr>
            </w:pPr>
            <w:del w:id="9287" w:author="fauzan" w:date="2022-08-01T17:40:00Z">
              <w:r>
                <w:rPr>
                  <w:szCs w:val="24"/>
                </w:rPr>
                <w:delText>Sistem akan menampilkan error</w:delText>
              </w:r>
            </w:del>
          </w:p>
        </w:tc>
        <w:tc>
          <w:tcPr>
            <w:tcW w:w="1252" w:type="dxa"/>
            <w:vAlign w:val="center"/>
          </w:tcPr>
          <w:p w:rsidR="00222167" w:rsidRDefault="008B3912">
            <w:pPr>
              <w:pStyle w:val="ListParagraph"/>
              <w:spacing w:line="240" w:lineRule="auto"/>
              <w:ind w:left="0"/>
              <w:rPr>
                <w:del w:id="9288" w:author="fauzan" w:date="2022-08-01T17:40:00Z"/>
              </w:rPr>
            </w:pPr>
            <w:del w:id="9289" w:author="fauzan" w:date="2022-08-01T17:40:00Z">
              <w:r>
                <w:delText>sukses</w:delText>
              </w:r>
            </w:del>
          </w:p>
        </w:tc>
      </w:tr>
      <w:tr w:rsidR="00222167">
        <w:trPr>
          <w:del w:id="9290" w:author="fauzan" w:date="2022-08-01T17:40:00Z"/>
        </w:trPr>
        <w:tc>
          <w:tcPr>
            <w:tcW w:w="1017" w:type="dxa"/>
            <w:vAlign w:val="center"/>
          </w:tcPr>
          <w:p w:rsidR="00222167" w:rsidRDefault="008B3912">
            <w:pPr>
              <w:pStyle w:val="ListParagraph"/>
              <w:spacing w:line="240" w:lineRule="auto"/>
              <w:ind w:left="0"/>
              <w:jc w:val="center"/>
              <w:rPr>
                <w:del w:id="9291" w:author="fauzan" w:date="2022-08-01T17:40:00Z"/>
                <w:szCs w:val="24"/>
              </w:rPr>
            </w:pPr>
            <w:del w:id="9292" w:author="fauzan" w:date="2022-08-01T17:40:00Z">
              <w:r>
                <w:rPr>
                  <w:szCs w:val="24"/>
                </w:rPr>
                <w:delText>6</w:delText>
              </w:r>
            </w:del>
          </w:p>
        </w:tc>
        <w:tc>
          <w:tcPr>
            <w:tcW w:w="1222" w:type="dxa"/>
          </w:tcPr>
          <w:p w:rsidR="00222167" w:rsidRDefault="008B3912">
            <w:pPr>
              <w:pStyle w:val="ListParagraph"/>
              <w:spacing w:line="240" w:lineRule="auto"/>
              <w:ind w:left="0"/>
              <w:rPr>
                <w:del w:id="9293" w:author="fauzan" w:date="2022-08-01T17:40:00Z"/>
                <w:szCs w:val="24"/>
              </w:rPr>
            </w:pPr>
            <w:del w:id="9294" w:author="fauzan" w:date="2022-08-01T17:40:00Z">
              <w:r>
                <w:rPr>
                  <w:szCs w:val="24"/>
                </w:rPr>
                <w:delText>Username kosong dan password berisi kemudian menekan button login</w:delText>
              </w:r>
            </w:del>
          </w:p>
        </w:tc>
        <w:tc>
          <w:tcPr>
            <w:tcW w:w="1256" w:type="dxa"/>
          </w:tcPr>
          <w:p w:rsidR="00222167" w:rsidRDefault="008B3912">
            <w:pPr>
              <w:pStyle w:val="ListParagraph"/>
              <w:spacing w:line="240" w:lineRule="auto"/>
              <w:ind w:left="0"/>
              <w:rPr>
                <w:del w:id="9295" w:author="fauzan" w:date="2022-08-01T17:40:00Z"/>
                <w:szCs w:val="24"/>
              </w:rPr>
            </w:pPr>
            <w:del w:id="9296" w:author="fauzan" w:date="2022-08-01T17:40:00Z">
              <w:r>
                <w:rPr>
                  <w:szCs w:val="24"/>
                </w:rPr>
                <w:delText>Username: (kosong)</w:delText>
              </w:r>
            </w:del>
          </w:p>
          <w:p w:rsidR="00222167" w:rsidRDefault="008B3912">
            <w:pPr>
              <w:pStyle w:val="ListParagraph"/>
              <w:spacing w:line="240" w:lineRule="auto"/>
              <w:ind w:left="0"/>
              <w:rPr>
                <w:del w:id="9297" w:author="fauzan" w:date="2022-08-01T17:40:00Z"/>
                <w:szCs w:val="24"/>
              </w:rPr>
            </w:pPr>
            <w:del w:id="9298" w:author="fauzan" w:date="2022-08-01T17:40:00Z">
              <w:r>
                <w:rPr>
                  <w:szCs w:val="24"/>
                </w:rPr>
                <w:delText>Password: 12345678</w:delText>
              </w:r>
            </w:del>
          </w:p>
        </w:tc>
        <w:tc>
          <w:tcPr>
            <w:tcW w:w="1523" w:type="dxa"/>
          </w:tcPr>
          <w:p w:rsidR="00222167" w:rsidRDefault="008B3912">
            <w:pPr>
              <w:pStyle w:val="ListParagraph"/>
              <w:spacing w:line="240" w:lineRule="auto"/>
              <w:ind w:left="0"/>
              <w:rPr>
                <w:del w:id="9299" w:author="fauzan" w:date="2022-08-01T17:40:00Z"/>
                <w:szCs w:val="24"/>
              </w:rPr>
            </w:pPr>
            <w:del w:id="9300" w:author="fauzan" w:date="2022-08-01T17:40:00Z">
              <w:r>
                <w:rPr>
                  <w:szCs w:val="24"/>
                </w:rPr>
                <w:delText>Sistem akan menampilkan error</w:delText>
              </w:r>
            </w:del>
          </w:p>
        </w:tc>
        <w:tc>
          <w:tcPr>
            <w:tcW w:w="1252" w:type="dxa"/>
            <w:vAlign w:val="center"/>
          </w:tcPr>
          <w:p w:rsidR="00222167" w:rsidRDefault="008B3912">
            <w:pPr>
              <w:pStyle w:val="ListParagraph"/>
              <w:spacing w:line="240" w:lineRule="auto"/>
              <w:ind w:left="0"/>
              <w:rPr>
                <w:del w:id="9301" w:author="fauzan" w:date="2022-08-01T17:40:00Z"/>
              </w:rPr>
            </w:pPr>
            <w:del w:id="9302" w:author="fauzan" w:date="2022-08-01T17:40:00Z">
              <w:r>
                <w:delText>sukses</w:delText>
              </w:r>
            </w:del>
          </w:p>
        </w:tc>
      </w:tr>
    </w:tbl>
    <w:p w:rsidR="00222167" w:rsidRDefault="008B3912">
      <w:pPr>
        <w:pStyle w:val="ListParagraph"/>
        <w:ind w:left="426"/>
        <w:rPr>
          <w:ins w:id="9303" w:author="muhammad fauzan" w:date="2022-08-04T16:27:00Z"/>
        </w:rPr>
      </w:pPr>
      <w:ins w:id="9304" w:author="fauzan" w:date="2022-08-01T17:40:00Z">
        <w:r>
          <w:t xml:space="preserve">Halaman ubah data </w:t>
        </w:r>
      </w:ins>
      <w:ins w:id="9305" w:author="fauzan" w:date="2022-08-01T17:41:00Z">
        <w:r>
          <w:t xml:space="preserve">roti </w:t>
        </w:r>
      </w:ins>
      <w:ins w:id="9306" w:author="fauzan" w:date="2022-08-01T17:40:00Z">
        <w:r>
          <w:t xml:space="preserve">merupakan halaman untuk </w:t>
        </w:r>
      </w:ins>
      <w:ins w:id="9307" w:author="fauzan" w:date="2022-08-01T17:41:00Z">
        <w:r>
          <w:t xml:space="preserve">roti </w:t>
        </w:r>
      </w:ins>
      <w:ins w:id="9308" w:author="fauzan" w:date="2022-08-01T17:40:00Z">
        <w:r>
          <w:t xml:space="preserve">mengubah data </w:t>
        </w:r>
      </w:ins>
      <w:ins w:id="9309" w:author="fauzan" w:date="2022-08-01T17:41:00Z">
        <w:r>
          <w:t xml:space="preserve">roti </w:t>
        </w:r>
      </w:ins>
      <w:ins w:id="9310" w:author="fauzan" w:date="2022-08-01T17:40:00Z">
        <w:r>
          <w:t xml:space="preserve">setelah menekan </w:t>
        </w:r>
        <w:del w:id="9311" w:author="muhammad fauzan" w:date="2022-08-04T18:59:00Z">
          <w:r>
            <w:delText>button</w:delText>
          </w:r>
        </w:del>
      </w:ins>
      <w:ins w:id="9312" w:author="muhammad fauzan" w:date="2022-08-04T18:59:00Z">
        <w:r>
          <w:rPr>
            <w:i/>
          </w:rPr>
          <w:t>button</w:t>
        </w:r>
      </w:ins>
      <w:ins w:id="9313" w:author="fauzan" w:date="2022-08-01T17:40:00Z">
        <w:r>
          <w:t xml:space="preserve"> ubah pada halaman data </w:t>
        </w:r>
      </w:ins>
      <w:ins w:id="9314" w:author="fauzan" w:date="2022-08-01T17:41:00Z">
        <w:r>
          <w:t>roti</w:t>
        </w:r>
      </w:ins>
      <w:ins w:id="9315" w:author="fauzan" w:date="2022-08-01T17:40:00Z">
        <w:r>
          <w:t xml:space="preserve">. Berikut pengujian pada halaman ubah data </w:t>
        </w:r>
      </w:ins>
      <w:ins w:id="9316" w:author="fauzan" w:date="2022-08-01T17:41:00Z">
        <w:r>
          <w:t>roti</w:t>
        </w:r>
      </w:ins>
      <w:ins w:id="9317" w:author="fauzan" w:date="2022-08-01T17:40:00Z">
        <w:r>
          <w:t>.</w:t>
        </w:r>
      </w:ins>
    </w:p>
    <w:p w:rsidR="00222167" w:rsidRDefault="008B3912">
      <w:pPr>
        <w:pStyle w:val="ListParagraph"/>
        <w:ind w:left="426"/>
        <w:jc w:val="center"/>
        <w:rPr>
          <w:ins w:id="9318" w:author="fauzan" w:date="2022-08-01T17:40:00Z"/>
        </w:rPr>
        <w:pPrChange w:id="9319" w:author="muhammad fauzan" w:date="2022-08-04T16:27:00Z">
          <w:pPr>
            <w:pStyle w:val="ListParagraph"/>
            <w:ind w:left="851"/>
          </w:pPr>
        </w:pPrChange>
      </w:pPr>
      <w:ins w:id="9320" w:author="muhammad fauzan" w:date="2022-08-04T16:28:00Z">
        <w:r>
          <w:t xml:space="preserve">Tabel 4. </w:t>
        </w:r>
        <w:r>
          <w:fldChar w:fldCharType="begin"/>
        </w:r>
        <w:r>
          <w:instrText xml:space="preserve"> SEQ Tabel_4. \* ARABIC </w:instrText>
        </w:r>
        <w:r>
          <w:fldChar w:fldCharType="separate"/>
        </w:r>
      </w:ins>
      <w:ins w:id="9321" w:author="muhammad fauzan" w:date="2022-08-10T01:43:00Z">
        <w:r>
          <w:t>12</w:t>
        </w:r>
      </w:ins>
      <w:ins w:id="9322" w:author="muhammad fauzan" w:date="2022-08-04T16:28:00Z">
        <w:r>
          <w:fldChar w:fldCharType="end"/>
        </w:r>
        <w:r>
          <w:t xml:space="preserve"> Tabel black box ubah data roti pada admin</w:t>
        </w:r>
      </w:ins>
    </w:p>
    <w:tbl>
      <w:tblPr>
        <w:tblStyle w:val="TableGrid"/>
        <w:tblW w:w="0" w:type="auto"/>
        <w:tblInd w:w="-5" w:type="dxa"/>
        <w:tblLook w:val="04A0" w:firstRow="1" w:lastRow="0" w:firstColumn="1" w:lastColumn="0" w:noHBand="0" w:noVBand="1"/>
        <w:tblPrChange w:id="9323" w:author="muhammad fauzan" w:date="2022-08-07T17:59:00Z">
          <w:tblPr>
            <w:tblStyle w:val="TableGrid"/>
            <w:tblW w:w="0" w:type="auto"/>
            <w:tblInd w:w="720" w:type="dxa"/>
            <w:tblLook w:val="04A0" w:firstRow="1" w:lastRow="0" w:firstColumn="1" w:lastColumn="0" w:noHBand="0" w:noVBand="1"/>
          </w:tblPr>
        </w:tblPrChange>
      </w:tblPr>
      <w:tblGrid>
        <w:gridCol w:w="563"/>
        <w:gridCol w:w="2477"/>
        <w:gridCol w:w="1771"/>
        <w:gridCol w:w="2239"/>
        <w:gridCol w:w="883"/>
        <w:tblGridChange w:id="9324">
          <w:tblGrid>
            <w:gridCol w:w="563"/>
            <w:gridCol w:w="1823"/>
            <w:gridCol w:w="1881"/>
            <w:gridCol w:w="1523"/>
            <w:gridCol w:w="1418"/>
          </w:tblGrid>
        </w:tblGridChange>
      </w:tblGrid>
      <w:tr w:rsidR="00222167" w:rsidTr="00222167">
        <w:trPr>
          <w:trHeight w:val="685"/>
          <w:tblHeader/>
          <w:ins w:id="9325" w:author="fauzan" w:date="2022-08-01T17:40:00Z"/>
          <w:trPrChange w:id="9326" w:author="muhammad fauzan" w:date="2022-08-07T17:59:00Z">
            <w:trPr>
              <w:trHeight w:val="1314"/>
            </w:trPr>
          </w:trPrChange>
        </w:trPr>
        <w:tc>
          <w:tcPr>
            <w:tcW w:w="0" w:type="auto"/>
            <w:vAlign w:val="center"/>
            <w:tcPrChange w:id="9327" w:author="muhammad fauzan" w:date="2022-08-07T17:59:00Z">
              <w:tcPr>
                <w:tcW w:w="541" w:type="dxa"/>
                <w:vAlign w:val="center"/>
              </w:tcPr>
            </w:tcPrChange>
          </w:tcPr>
          <w:p w:rsidR="00222167" w:rsidRDefault="008B3912">
            <w:pPr>
              <w:pStyle w:val="ListParagraph"/>
              <w:spacing w:line="240" w:lineRule="auto"/>
              <w:ind w:left="0"/>
              <w:jc w:val="center"/>
              <w:rPr>
                <w:ins w:id="9328" w:author="fauzan" w:date="2022-08-01T17:40:00Z"/>
              </w:rPr>
            </w:pPr>
            <w:ins w:id="9329" w:author="fauzan" w:date="2022-08-01T17:40:00Z">
              <w:r>
                <w:rPr>
                  <w:szCs w:val="24"/>
                </w:rPr>
                <w:t>NO</w:t>
              </w:r>
            </w:ins>
          </w:p>
        </w:tc>
        <w:tc>
          <w:tcPr>
            <w:tcW w:w="0" w:type="auto"/>
            <w:vAlign w:val="center"/>
            <w:tcPrChange w:id="9330" w:author="muhammad fauzan" w:date="2022-08-07T17:59:00Z">
              <w:tcPr>
                <w:tcW w:w="1850" w:type="dxa"/>
                <w:vAlign w:val="center"/>
              </w:tcPr>
            </w:tcPrChange>
          </w:tcPr>
          <w:p w:rsidR="00222167" w:rsidRDefault="008B3912">
            <w:pPr>
              <w:pStyle w:val="ListParagraph"/>
              <w:spacing w:line="240" w:lineRule="auto"/>
              <w:ind w:left="0"/>
              <w:jc w:val="center"/>
              <w:rPr>
                <w:ins w:id="9331" w:author="fauzan" w:date="2022-08-01T17:40:00Z"/>
              </w:rPr>
            </w:pPr>
            <w:ins w:id="9332" w:author="fauzan" w:date="2022-08-01T17:40:00Z">
              <w:r>
                <w:rPr>
                  <w:szCs w:val="24"/>
                </w:rPr>
                <w:t>Pengujian</w:t>
              </w:r>
            </w:ins>
          </w:p>
        </w:tc>
        <w:tc>
          <w:tcPr>
            <w:tcW w:w="0" w:type="auto"/>
            <w:vAlign w:val="center"/>
            <w:tcPrChange w:id="9333" w:author="muhammad fauzan" w:date="2022-08-07T17:59:00Z">
              <w:tcPr>
                <w:tcW w:w="1913" w:type="dxa"/>
                <w:vAlign w:val="center"/>
              </w:tcPr>
            </w:tcPrChange>
          </w:tcPr>
          <w:p w:rsidR="00222167" w:rsidRDefault="008B3912">
            <w:pPr>
              <w:pStyle w:val="ListParagraph"/>
              <w:spacing w:line="240" w:lineRule="auto"/>
              <w:ind w:left="0"/>
              <w:jc w:val="center"/>
              <w:rPr>
                <w:ins w:id="9334" w:author="fauzan" w:date="2022-08-01T17:40:00Z"/>
              </w:rPr>
            </w:pPr>
            <w:ins w:id="9335" w:author="fauzan" w:date="2022-08-01T17:40:00Z">
              <w:r>
                <w:rPr>
                  <w:szCs w:val="24"/>
                </w:rPr>
                <w:t>Fungsi Yang Diuji</w:t>
              </w:r>
            </w:ins>
          </w:p>
        </w:tc>
        <w:tc>
          <w:tcPr>
            <w:tcW w:w="0" w:type="auto"/>
            <w:vAlign w:val="center"/>
            <w:tcPrChange w:id="9336" w:author="muhammad fauzan" w:date="2022-08-07T17:59:00Z">
              <w:tcPr>
                <w:tcW w:w="1439" w:type="dxa"/>
                <w:vAlign w:val="center"/>
              </w:tcPr>
            </w:tcPrChange>
          </w:tcPr>
          <w:p w:rsidR="00222167" w:rsidRDefault="008B3912">
            <w:pPr>
              <w:pStyle w:val="ListParagraph"/>
              <w:spacing w:line="240" w:lineRule="auto"/>
              <w:ind w:left="0"/>
              <w:jc w:val="center"/>
              <w:rPr>
                <w:ins w:id="9337" w:author="fauzan" w:date="2022-08-01T17:40:00Z"/>
              </w:rPr>
            </w:pPr>
            <w:ins w:id="9338" w:author="fauzan" w:date="2022-08-01T17:40:00Z">
              <w:r>
                <w:rPr>
                  <w:szCs w:val="24"/>
                </w:rPr>
                <w:t>Hasil Yang Diharapkan</w:t>
              </w:r>
            </w:ins>
          </w:p>
        </w:tc>
        <w:tc>
          <w:tcPr>
            <w:tcW w:w="0" w:type="auto"/>
            <w:vAlign w:val="center"/>
            <w:tcPrChange w:id="9339" w:author="muhammad fauzan" w:date="2022-08-07T17:59:00Z">
              <w:tcPr>
                <w:tcW w:w="1465" w:type="dxa"/>
                <w:vAlign w:val="center"/>
              </w:tcPr>
            </w:tcPrChange>
          </w:tcPr>
          <w:p w:rsidR="00222167" w:rsidRDefault="008B3912">
            <w:pPr>
              <w:pStyle w:val="ListParagraph"/>
              <w:spacing w:line="240" w:lineRule="auto"/>
              <w:ind w:left="0"/>
              <w:jc w:val="center"/>
              <w:rPr>
                <w:ins w:id="9340" w:author="fauzan" w:date="2022-08-01T17:40:00Z"/>
              </w:rPr>
            </w:pPr>
            <w:ins w:id="9341" w:author="fauzan" w:date="2022-08-01T17:40:00Z">
              <w:r>
                <w:rPr>
                  <w:szCs w:val="24"/>
                </w:rPr>
                <w:t>Hasil</w:t>
              </w:r>
            </w:ins>
          </w:p>
        </w:tc>
      </w:tr>
      <w:tr w:rsidR="00222167" w:rsidTr="00222167">
        <w:trPr>
          <w:ins w:id="9342" w:author="fauzan" w:date="2022-08-01T17:40:00Z"/>
        </w:trPr>
        <w:tc>
          <w:tcPr>
            <w:tcW w:w="0" w:type="auto"/>
            <w:tcPrChange w:id="9343" w:author="muhammad fauzan" w:date="2022-08-04T16:26:00Z">
              <w:tcPr>
                <w:tcW w:w="541" w:type="dxa"/>
              </w:tcPr>
            </w:tcPrChange>
          </w:tcPr>
          <w:p w:rsidR="00222167" w:rsidRDefault="008B3912">
            <w:pPr>
              <w:pStyle w:val="ListParagraph"/>
              <w:spacing w:line="240" w:lineRule="auto"/>
              <w:ind w:left="0"/>
              <w:jc w:val="center"/>
              <w:rPr>
                <w:ins w:id="9344" w:author="fauzan" w:date="2022-08-01T17:40:00Z"/>
              </w:rPr>
            </w:pPr>
            <w:ins w:id="9345" w:author="fauzan" w:date="2022-08-01T17:40:00Z">
              <w:r>
                <w:rPr>
                  <w:szCs w:val="24"/>
                </w:rPr>
                <w:t>1</w:t>
              </w:r>
            </w:ins>
          </w:p>
        </w:tc>
        <w:tc>
          <w:tcPr>
            <w:tcW w:w="0" w:type="auto"/>
            <w:vAlign w:val="center"/>
            <w:tcPrChange w:id="9346" w:author="muhammad fauzan" w:date="2022-08-04T16:26:00Z">
              <w:tcPr>
                <w:tcW w:w="1850" w:type="dxa"/>
              </w:tcPr>
            </w:tcPrChange>
          </w:tcPr>
          <w:p w:rsidR="00222167" w:rsidRDefault="008B3912">
            <w:pPr>
              <w:pStyle w:val="ListParagraph"/>
              <w:spacing w:line="240" w:lineRule="auto"/>
              <w:ind w:left="0"/>
              <w:jc w:val="left"/>
              <w:rPr>
                <w:ins w:id="9347" w:author="fauzan" w:date="2022-08-01T17:40:00Z"/>
              </w:rPr>
              <w:pPrChange w:id="9348" w:author="muhammad fauzan" w:date="2022-08-04T16:26:00Z">
                <w:pPr>
                  <w:pStyle w:val="ListParagraph"/>
                  <w:spacing w:line="240" w:lineRule="auto"/>
                  <w:ind w:left="0"/>
                </w:pPr>
              </w:pPrChange>
            </w:pPr>
            <w:ins w:id="9349" w:author="fauzan" w:date="2022-08-01T17:40:00Z">
              <w:r>
                <w:rPr>
                  <w:szCs w:val="24"/>
                </w:rPr>
                <w:t>Tidak memasukkan data apapun lalu menekan ubah</w:t>
              </w:r>
            </w:ins>
          </w:p>
        </w:tc>
        <w:tc>
          <w:tcPr>
            <w:tcW w:w="0" w:type="auto"/>
            <w:vAlign w:val="center"/>
            <w:tcPrChange w:id="9350" w:author="muhammad fauzan" w:date="2022-08-04T16:26:00Z">
              <w:tcPr>
                <w:tcW w:w="1913" w:type="dxa"/>
              </w:tcPr>
            </w:tcPrChange>
          </w:tcPr>
          <w:p w:rsidR="00222167" w:rsidRDefault="008B3912">
            <w:pPr>
              <w:pStyle w:val="ListParagraph"/>
              <w:spacing w:line="240" w:lineRule="auto"/>
              <w:ind w:left="0"/>
              <w:jc w:val="left"/>
              <w:rPr>
                <w:ins w:id="9351" w:author="fauzan" w:date="2022-08-01T17:40:00Z"/>
              </w:rPr>
              <w:pPrChange w:id="9352" w:author="muhammad fauzan" w:date="2022-08-04T16:26:00Z">
                <w:pPr>
                  <w:pStyle w:val="ListParagraph"/>
                  <w:spacing w:line="240" w:lineRule="auto"/>
                  <w:ind w:left="0"/>
                </w:pPr>
              </w:pPrChange>
            </w:pPr>
            <w:ins w:id="9353" w:author="fauzan" w:date="2022-08-01T17:40:00Z">
              <w:r>
                <w:rPr>
                  <w:szCs w:val="24"/>
                </w:rPr>
                <w:t>Tidak memasukkan data</w:t>
              </w:r>
            </w:ins>
          </w:p>
        </w:tc>
        <w:tc>
          <w:tcPr>
            <w:tcW w:w="0" w:type="auto"/>
            <w:vAlign w:val="center"/>
            <w:tcPrChange w:id="9354" w:author="muhammad fauzan" w:date="2022-08-04T16:26:00Z">
              <w:tcPr>
                <w:tcW w:w="1439" w:type="dxa"/>
              </w:tcPr>
            </w:tcPrChange>
          </w:tcPr>
          <w:p w:rsidR="00222167" w:rsidRDefault="008B3912">
            <w:pPr>
              <w:pStyle w:val="ListParagraph"/>
              <w:spacing w:line="240" w:lineRule="auto"/>
              <w:ind w:left="0"/>
              <w:jc w:val="left"/>
              <w:rPr>
                <w:ins w:id="9355" w:author="fauzan" w:date="2022-08-01T17:40:00Z"/>
              </w:rPr>
              <w:pPrChange w:id="9356" w:author="muhammad fauzan" w:date="2022-08-04T16:26:00Z">
                <w:pPr>
                  <w:pStyle w:val="ListParagraph"/>
                  <w:spacing w:line="240" w:lineRule="auto"/>
                  <w:ind w:left="0"/>
                </w:pPr>
              </w:pPrChange>
            </w:pPr>
            <w:ins w:id="9357" w:author="fauzan" w:date="2022-08-01T17:40:00Z">
              <w:r>
                <w:rPr>
                  <w:szCs w:val="24"/>
                </w:rPr>
                <w:t>Sistem akan menampilkan error</w:t>
              </w:r>
            </w:ins>
          </w:p>
        </w:tc>
        <w:tc>
          <w:tcPr>
            <w:tcW w:w="0" w:type="auto"/>
            <w:vAlign w:val="center"/>
            <w:tcPrChange w:id="9358" w:author="muhammad fauzan" w:date="2022-08-04T16:26:00Z">
              <w:tcPr>
                <w:tcW w:w="1465" w:type="dxa"/>
              </w:tcPr>
            </w:tcPrChange>
          </w:tcPr>
          <w:p w:rsidR="00222167" w:rsidRDefault="008B3912">
            <w:pPr>
              <w:pStyle w:val="ListParagraph"/>
              <w:spacing w:line="240" w:lineRule="auto"/>
              <w:ind w:left="0"/>
              <w:jc w:val="left"/>
              <w:rPr>
                <w:ins w:id="9359" w:author="fauzan" w:date="2022-08-01T17:40:00Z"/>
              </w:rPr>
              <w:pPrChange w:id="9360" w:author="muhammad fauzan" w:date="2022-08-04T16:26:00Z">
                <w:pPr>
                  <w:pStyle w:val="ListParagraph"/>
                  <w:spacing w:line="240" w:lineRule="auto"/>
                  <w:ind w:left="0"/>
                </w:pPr>
              </w:pPrChange>
            </w:pPr>
            <w:ins w:id="9361" w:author="fauzan" w:date="2022-08-01T17:40:00Z">
              <w:r>
                <w:t>Sukses</w:t>
              </w:r>
            </w:ins>
          </w:p>
        </w:tc>
      </w:tr>
      <w:tr w:rsidR="00222167" w:rsidTr="00222167">
        <w:trPr>
          <w:ins w:id="9362" w:author="fauzan" w:date="2022-08-01T17:40:00Z"/>
        </w:trPr>
        <w:tc>
          <w:tcPr>
            <w:tcW w:w="0" w:type="auto"/>
            <w:tcPrChange w:id="9363" w:author="muhammad fauzan" w:date="2022-08-04T16:26:00Z">
              <w:tcPr>
                <w:tcW w:w="541" w:type="dxa"/>
              </w:tcPr>
            </w:tcPrChange>
          </w:tcPr>
          <w:p w:rsidR="00222167" w:rsidRDefault="008B3912">
            <w:pPr>
              <w:pStyle w:val="ListParagraph"/>
              <w:spacing w:line="240" w:lineRule="auto"/>
              <w:ind w:left="0"/>
              <w:jc w:val="center"/>
              <w:rPr>
                <w:ins w:id="9364" w:author="fauzan" w:date="2022-08-01T17:40:00Z"/>
                <w:szCs w:val="24"/>
              </w:rPr>
            </w:pPr>
            <w:ins w:id="9365" w:author="fauzan" w:date="2022-08-01T17:40:00Z">
              <w:r>
                <w:rPr>
                  <w:szCs w:val="24"/>
                </w:rPr>
                <w:t>2</w:t>
              </w:r>
            </w:ins>
          </w:p>
        </w:tc>
        <w:tc>
          <w:tcPr>
            <w:tcW w:w="0" w:type="auto"/>
            <w:vAlign w:val="center"/>
            <w:tcPrChange w:id="9366" w:author="muhammad fauzan" w:date="2022-08-04T16:26:00Z">
              <w:tcPr>
                <w:tcW w:w="1850" w:type="dxa"/>
              </w:tcPr>
            </w:tcPrChange>
          </w:tcPr>
          <w:p w:rsidR="00222167" w:rsidRDefault="008B3912">
            <w:pPr>
              <w:pStyle w:val="ListParagraph"/>
              <w:spacing w:line="240" w:lineRule="auto"/>
              <w:ind w:left="0"/>
              <w:jc w:val="left"/>
              <w:rPr>
                <w:ins w:id="9367" w:author="fauzan" w:date="2022-08-01T17:40:00Z"/>
                <w:szCs w:val="24"/>
              </w:rPr>
              <w:pPrChange w:id="9368" w:author="muhammad fauzan" w:date="2022-08-04T16:26:00Z">
                <w:pPr>
                  <w:pStyle w:val="ListParagraph"/>
                  <w:spacing w:line="240" w:lineRule="auto"/>
                  <w:ind w:left="0"/>
                </w:pPr>
              </w:pPrChange>
            </w:pPr>
            <w:ins w:id="9369" w:author="fauzan" w:date="2022-08-01T17:40:00Z">
              <w:r>
                <w:rPr>
                  <w:szCs w:val="24"/>
                </w:rPr>
                <w:t>Ada form yang tidak diisi lalu menekan ubah</w:t>
              </w:r>
            </w:ins>
          </w:p>
        </w:tc>
        <w:tc>
          <w:tcPr>
            <w:tcW w:w="0" w:type="auto"/>
            <w:vAlign w:val="center"/>
            <w:tcPrChange w:id="9370" w:author="muhammad fauzan" w:date="2022-08-04T16:26:00Z">
              <w:tcPr>
                <w:tcW w:w="1913" w:type="dxa"/>
              </w:tcPr>
            </w:tcPrChange>
          </w:tcPr>
          <w:p w:rsidR="00222167" w:rsidRDefault="008B3912">
            <w:pPr>
              <w:pStyle w:val="ListParagraph"/>
              <w:spacing w:line="240" w:lineRule="auto"/>
              <w:ind w:left="0"/>
              <w:jc w:val="left"/>
              <w:rPr>
                <w:ins w:id="9371" w:author="fauzan" w:date="2022-08-01T17:40:00Z"/>
                <w:szCs w:val="24"/>
              </w:rPr>
              <w:pPrChange w:id="9372" w:author="muhammad fauzan" w:date="2022-08-04T16:26:00Z">
                <w:pPr>
                  <w:pStyle w:val="ListParagraph"/>
                  <w:spacing w:line="240" w:lineRule="auto"/>
                  <w:ind w:left="0"/>
                </w:pPr>
              </w:pPrChange>
            </w:pPr>
            <w:ins w:id="9373" w:author="fauzan" w:date="2022-08-01T17:40:00Z">
              <w:r>
                <w:rPr>
                  <w:szCs w:val="24"/>
                </w:rPr>
                <w:t>Ada form yang tidak diisi</w:t>
              </w:r>
            </w:ins>
          </w:p>
        </w:tc>
        <w:tc>
          <w:tcPr>
            <w:tcW w:w="0" w:type="auto"/>
            <w:vAlign w:val="center"/>
            <w:tcPrChange w:id="9374" w:author="muhammad fauzan" w:date="2022-08-04T16:26:00Z">
              <w:tcPr>
                <w:tcW w:w="1439" w:type="dxa"/>
              </w:tcPr>
            </w:tcPrChange>
          </w:tcPr>
          <w:p w:rsidR="00222167" w:rsidRDefault="008B3912">
            <w:pPr>
              <w:pStyle w:val="ListParagraph"/>
              <w:spacing w:line="240" w:lineRule="auto"/>
              <w:ind w:left="0"/>
              <w:jc w:val="left"/>
              <w:rPr>
                <w:ins w:id="9375" w:author="fauzan" w:date="2022-08-01T17:40:00Z"/>
                <w:szCs w:val="24"/>
              </w:rPr>
              <w:pPrChange w:id="9376" w:author="muhammad fauzan" w:date="2022-08-04T16:26:00Z">
                <w:pPr>
                  <w:pStyle w:val="ListParagraph"/>
                  <w:spacing w:line="240" w:lineRule="auto"/>
                  <w:ind w:left="0"/>
                </w:pPr>
              </w:pPrChange>
            </w:pPr>
            <w:ins w:id="9377" w:author="fauzan" w:date="2022-08-01T17:40:00Z">
              <w:r>
                <w:rPr>
                  <w:szCs w:val="24"/>
                </w:rPr>
                <w:t>Sistem akan menampilkan error</w:t>
              </w:r>
            </w:ins>
          </w:p>
        </w:tc>
        <w:tc>
          <w:tcPr>
            <w:tcW w:w="0" w:type="auto"/>
            <w:vAlign w:val="center"/>
            <w:tcPrChange w:id="9378" w:author="muhammad fauzan" w:date="2022-08-04T16:26:00Z">
              <w:tcPr>
                <w:tcW w:w="1465" w:type="dxa"/>
              </w:tcPr>
            </w:tcPrChange>
          </w:tcPr>
          <w:p w:rsidR="00222167" w:rsidRDefault="008B3912">
            <w:pPr>
              <w:pStyle w:val="ListParagraph"/>
              <w:spacing w:line="240" w:lineRule="auto"/>
              <w:ind w:left="0"/>
              <w:jc w:val="left"/>
              <w:rPr>
                <w:ins w:id="9379" w:author="fauzan" w:date="2022-08-01T17:40:00Z"/>
              </w:rPr>
              <w:pPrChange w:id="9380" w:author="muhammad fauzan" w:date="2022-08-04T16:26:00Z">
                <w:pPr>
                  <w:pStyle w:val="ListParagraph"/>
                  <w:spacing w:line="240" w:lineRule="auto"/>
                  <w:ind w:left="0"/>
                </w:pPr>
              </w:pPrChange>
            </w:pPr>
            <w:ins w:id="9381" w:author="fauzan" w:date="2022-08-01T17:40:00Z">
              <w:r>
                <w:t>sukses</w:t>
              </w:r>
            </w:ins>
          </w:p>
        </w:tc>
      </w:tr>
      <w:tr w:rsidR="00222167" w:rsidTr="00222167">
        <w:trPr>
          <w:ins w:id="9382" w:author="fauzan" w:date="2022-08-01T17:40:00Z"/>
        </w:trPr>
        <w:tc>
          <w:tcPr>
            <w:tcW w:w="0" w:type="auto"/>
            <w:tcPrChange w:id="9383" w:author="muhammad fauzan" w:date="2022-08-04T16:26:00Z">
              <w:tcPr>
                <w:tcW w:w="541" w:type="dxa"/>
              </w:tcPr>
            </w:tcPrChange>
          </w:tcPr>
          <w:p w:rsidR="00222167" w:rsidRDefault="008B3912">
            <w:pPr>
              <w:pStyle w:val="ListParagraph"/>
              <w:spacing w:line="240" w:lineRule="auto"/>
              <w:ind w:left="0"/>
              <w:jc w:val="center"/>
              <w:rPr>
                <w:ins w:id="9384" w:author="fauzan" w:date="2022-08-01T17:40:00Z"/>
                <w:szCs w:val="24"/>
              </w:rPr>
            </w:pPr>
            <w:ins w:id="9385" w:author="fauzan" w:date="2022-08-01T17:40:00Z">
              <w:r>
                <w:rPr>
                  <w:szCs w:val="24"/>
                </w:rPr>
                <w:t>3</w:t>
              </w:r>
            </w:ins>
          </w:p>
        </w:tc>
        <w:tc>
          <w:tcPr>
            <w:tcW w:w="0" w:type="auto"/>
            <w:vAlign w:val="center"/>
            <w:tcPrChange w:id="9386" w:author="muhammad fauzan" w:date="2022-08-04T16:26:00Z">
              <w:tcPr>
                <w:tcW w:w="1850" w:type="dxa"/>
              </w:tcPr>
            </w:tcPrChange>
          </w:tcPr>
          <w:p w:rsidR="00222167" w:rsidRDefault="008B3912">
            <w:pPr>
              <w:pStyle w:val="ListParagraph"/>
              <w:spacing w:line="240" w:lineRule="auto"/>
              <w:ind w:left="0"/>
              <w:jc w:val="left"/>
              <w:rPr>
                <w:ins w:id="9387" w:author="fauzan" w:date="2022-08-01T17:40:00Z"/>
                <w:szCs w:val="24"/>
              </w:rPr>
              <w:pPrChange w:id="9388" w:author="muhammad fauzan" w:date="2022-08-04T16:26:00Z">
                <w:pPr>
                  <w:pStyle w:val="ListParagraph"/>
                  <w:spacing w:line="240" w:lineRule="auto"/>
                  <w:ind w:left="0"/>
                </w:pPr>
              </w:pPrChange>
            </w:pPr>
            <w:ins w:id="9389" w:author="fauzan" w:date="2022-08-01T17:40:00Z">
              <w:r>
                <w:rPr>
                  <w:szCs w:val="24"/>
                </w:rPr>
                <w:t>Memasukkan data semua dengan benar lalu menekan ubah</w:t>
              </w:r>
            </w:ins>
          </w:p>
        </w:tc>
        <w:tc>
          <w:tcPr>
            <w:tcW w:w="0" w:type="auto"/>
            <w:vAlign w:val="center"/>
            <w:tcPrChange w:id="9390" w:author="muhammad fauzan" w:date="2022-08-04T16:26:00Z">
              <w:tcPr>
                <w:tcW w:w="1913" w:type="dxa"/>
              </w:tcPr>
            </w:tcPrChange>
          </w:tcPr>
          <w:p w:rsidR="00222167" w:rsidRDefault="008B3912">
            <w:pPr>
              <w:pStyle w:val="ListParagraph"/>
              <w:spacing w:line="240" w:lineRule="auto"/>
              <w:ind w:left="0"/>
              <w:jc w:val="left"/>
              <w:rPr>
                <w:ins w:id="9391" w:author="fauzan" w:date="2022-08-01T17:40:00Z"/>
                <w:szCs w:val="24"/>
              </w:rPr>
              <w:pPrChange w:id="9392" w:author="muhammad fauzan" w:date="2022-08-04T16:26:00Z">
                <w:pPr>
                  <w:pStyle w:val="ListParagraph"/>
                  <w:spacing w:line="240" w:lineRule="auto"/>
                  <w:ind w:left="0"/>
                </w:pPr>
              </w:pPrChange>
            </w:pPr>
            <w:ins w:id="9393" w:author="fauzan" w:date="2022-08-01T17:40:00Z">
              <w:r>
                <w:rPr>
                  <w:szCs w:val="24"/>
                </w:rPr>
                <w:t>Memasukkan data semua</w:t>
              </w:r>
            </w:ins>
          </w:p>
        </w:tc>
        <w:tc>
          <w:tcPr>
            <w:tcW w:w="0" w:type="auto"/>
            <w:vAlign w:val="center"/>
            <w:tcPrChange w:id="9394" w:author="muhammad fauzan" w:date="2022-08-04T16:26:00Z">
              <w:tcPr>
                <w:tcW w:w="1439" w:type="dxa"/>
              </w:tcPr>
            </w:tcPrChange>
          </w:tcPr>
          <w:p w:rsidR="00222167" w:rsidRDefault="008B3912">
            <w:pPr>
              <w:pStyle w:val="ListParagraph"/>
              <w:spacing w:line="240" w:lineRule="auto"/>
              <w:ind w:left="0"/>
              <w:jc w:val="left"/>
              <w:rPr>
                <w:ins w:id="9395" w:author="fauzan" w:date="2022-08-01T17:40:00Z"/>
                <w:szCs w:val="24"/>
              </w:rPr>
              <w:pPrChange w:id="9396" w:author="muhammad fauzan" w:date="2022-08-04T16:26:00Z">
                <w:pPr>
                  <w:pStyle w:val="ListParagraph"/>
                  <w:spacing w:line="240" w:lineRule="auto"/>
                  <w:ind w:left="0"/>
                </w:pPr>
              </w:pPrChange>
            </w:pPr>
            <w:ins w:id="9397" w:author="fauzan" w:date="2022-08-01T17:40:00Z">
              <w:r>
                <w:rPr>
                  <w:szCs w:val="24"/>
                </w:rPr>
                <w:t>Sistem akan menampilkan data berhasil diubah</w:t>
              </w:r>
            </w:ins>
          </w:p>
        </w:tc>
        <w:tc>
          <w:tcPr>
            <w:tcW w:w="0" w:type="auto"/>
            <w:vAlign w:val="center"/>
            <w:tcPrChange w:id="9398" w:author="muhammad fauzan" w:date="2022-08-04T16:26:00Z">
              <w:tcPr>
                <w:tcW w:w="1465" w:type="dxa"/>
              </w:tcPr>
            </w:tcPrChange>
          </w:tcPr>
          <w:p w:rsidR="00222167" w:rsidRDefault="008B3912">
            <w:pPr>
              <w:pStyle w:val="ListParagraph"/>
              <w:spacing w:line="240" w:lineRule="auto"/>
              <w:ind w:left="0"/>
              <w:jc w:val="left"/>
              <w:rPr>
                <w:ins w:id="9399" w:author="fauzan" w:date="2022-08-01T17:40:00Z"/>
              </w:rPr>
              <w:pPrChange w:id="9400" w:author="muhammad fauzan" w:date="2022-08-04T16:26:00Z">
                <w:pPr>
                  <w:pStyle w:val="ListParagraph"/>
                  <w:spacing w:line="240" w:lineRule="auto"/>
                  <w:ind w:left="0"/>
                </w:pPr>
              </w:pPrChange>
            </w:pPr>
            <w:ins w:id="9401" w:author="fauzan" w:date="2022-08-01T17:40:00Z">
              <w:r>
                <w:t>sukses</w:t>
              </w:r>
            </w:ins>
          </w:p>
        </w:tc>
      </w:tr>
      <w:tr w:rsidR="00222167" w:rsidTr="00222167">
        <w:trPr>
          <w:ins w:id="9402" w:author="fauzan" w:date="2022-08-01T17:40:00Z"/>
        </w:trPr>
        <w:tc>
          <w:tcPr>
            <w:tcW w:w="0" w:type="auto"/>
            <w:tcPrChange w:id="9403" w:author="muhammad fauzan" w:date="2022-08-04T16:26:00Z">
              <w:tcPr>
                <w:tcW w:w="541" w:type="dxa"/>
              </w:tcPr>
            </w:tcPrChange>
          </w:tcPr>
          <w:p w:rsidR="00222167" w:rsidRDefault="008B3912">
            <w:pPr>
              <w:pStyle w:val="ListParagraph"/>
              <w:spacing w:line="240" w:lineRule="auto"/>
              <w:ind w:left="0"/>
              <w:jc w:val="center"/>
              <w:rPr>
                <w:ins w:id="9404" w:author="fauzan" w:date="2022-08-01T17:40:00Z"/>
                <w:szCs w:val="24"/>
              </w:rPr>
            </w:pPr>
            <w:ins w:id="9405" w:author="fauzan" w:date="2022-08-01T17:40:00Z">
              <w:r>
                <w:rPr>
                  <w:szCs w:val="24"/>
                </w:rPr>
                <w:lastRenderedPageBreak/>
                <w:t>4</w:t>
              </w:r>
            </w:ins>
          </w:p>
        </w:tc>
        <w:tc>
          <w:tcPr>
            <w:tcW w:w="0" w:type="auto"/>
            <w:vAlign w:val="center"/>
            <w:tcPrChange w:id="9406" w:author="muhammad fauzan" w:date="2022-08-04T16:26:00Z">
              <w:tcPr>
                <w:tcW w:w="1850" w:type="dxa"/>
              </w:tcPr>
            </w:tcPrChange>
          </w:tcPr>
          <w:p w:rsidR="00222167" w:rsidRDefault="008B3912">
            <w:pPr>
              <w:pStyle w:val="ListParagraph"/>
              <w:spacing w:line="240" w:lineRule="auto"/>
              <w:ind w:left="0"/>
              <w:jc w:val="left"/>
              <w:rPr>
                <w:ins w:id="9407" w:author="fauzan" w:date="2022-08-01T17:40:00Z"/>
                <w:szCs w:val="24"/>
              </w:rPr>
              <w:pPrChange w:id="9408" w:author="muhammad fauzan" w:date="2022-08-04T16:26:00Z">
                <w:pPr>
                  <w:pStyle w:val="ListParagraph"/>
                  <w:spacing w:line="240" w:lineRule="auto"/>
                  <w:ind w:left="0"/>
                </w:pPr>
              </w:pPrChange>
            </w:pPr>
            <w:ins w:id="9409" w:author="fauzan" w:date="2022-08-01T17:40:00Z">
              <w:r>
                <w:rPr>
                  <w:szCs w:val="24"/>
                </w:rPr>
                <w:t xml:space="preserve">Menekan </w:t>
              </w:r>
              <w:del w:id="9410" w:author="muhammad fauzan" w:date="2022-08-04T18:59:00Z">
                <w:r>
                  <w:rPr>
                    <w:szCs w:val="24"/>
                  </w:rPr>
                  <w:delText>button</w:delText>
                </w:r>
              </w:del>
            </w:ins>
            <w:ins w:id="9411" w:author="muhammad fauzan" w:date="2022-08-04T18:59:00Z">
              <w:r>
                <w:rPr>
                  <w:i/>
                  <w:szCs w:val="24"/>
                </w:rPr>
                <w:t>button</w:t>
              </w:r>
            </w:ins>
            <w:ins w:id="9412" w:author="fauzan" w:date="2022-08-01T17:40:00Z">
              <w:r>
                <w:rPr>
                  <w:szCs w:val="24"/>
                </w:rPr>
                <w:t xml:space="preserve"> kembali</w:t>
              </w:r>
            </w:ins>
          </w:p>
        </w:tc>
        <w:tc>
          <w:tcPr>
            <w:tcW w:w="0" w:type="auto"/>
            <w:vAlign w:val="center"/>
            <w:tcPrChange w:id="9413" w:author="muhammad fauzan" w:date="2022-08-04T16:26:00Z">
              <w:tcPr>
                <w:tcW w:w="1913" w:type="dxa"/>
              </w:tcPr>
            </w:tcPrChange>
          </w:tcPr>
          <w:p w:rsidR="00222167" w:rsidRDefault="008B3912">
            <w:pPr>
              <w:pStyle w:val="ListParagraph"/>
              <w:spacing w:line="240" w:lineRule="auto"/>
              <w:ind w:left="0"/>
              <w:jc w:val="left"/>
              <w:rPr>
                <w:ins w:id="9414" w:author="fauzan" w:date="2022-08-01T17:40:00Z"/>
                <w:szCs w:val="24"/>
              </w:rPr>
              <w:pPrChange w:id="9415" w:author="muhammad fauzan" w:date="2022-08-04T16:26:00Z">
                <w:pPr>
                  <w:pStyle w:val="ListParagraph"/>
                  <w:spacing w:line="240" w:lineRule="auto"/>
                  <w:ind w:left="0"/>
                </w:pPr>
              </w:pPrChange>
            </w:pPr>
            <w:ins w:id="9416" w:author="fauzan" w:date="2022-08-01T17:40:00Z">
              <w:r>
                <w:rPr>
                  <w:szCs w:val="24"/>
                </w:rPr>
                <w:t>kembali</w:t>
              </w:r>
            </w:ins>
          </w:p>
        </w:tc>
        <w:tc>
          <w:tcPr>
            <w:tcW w:w="0" w:type="auto"/>
            <w:vAlign w:val="center"/>
            <w:tcPrChange w:id="9417" w:author="muhammad fauzan" w:date="2022-08-04T16:26:00Z">
              <w:tcPr>
                <w:tcW w:w="1439" w:type="dxa"/>
              </w:tcPr>
            </w:tcPrChange>
          </w:tcPr>
          <w:p w:rsidR="00222167" w:rsidRDefault="008B3912">
            <w:pPr>
              <w:pStyle w:val="ListParagraph"/>
              <w:spacing w:line="240" w:lineRule="auto"/>
              <w:ind w:left="0"/>
              <w:jc w:val="left"/>
              <w:rPr>
                <w:ins w:id="9418" w:author="fauzan" w:date="2022-08-01T17:40:00Z"/>
                <w:szCs w:val="24"/>
              </w:rPr>
              <w:pPrChange w:id="9419" w:author="muhammad fauzan" w:date="2022-08-04T16:26:00Z">
                <w:pPr>
                  <w:pStyle w:val="ListParagraph"/>
                  <w:spacing w:line="240" w:lineRule="auto"/>
                  <w:ind w:left="0"/>
                </w:pPr>
              </w:pPrChange>
            </w:pPr>
            <w:ins w:id="9420" w:author="fauzan" w:date="2022-08-01T17:40:00Z">
              <w:r>
                <w:rPr>
                  <w:szCs w:val="24"/>
                </w:rPr>
                <w:t xml:space="preserve">Sistem akan menampilkan halaman data </w:t>
              </w:r>
            </w:ins>
            <w:ins w:id="9421" w:author="fauzan" w:date="2022-08-01T17:41:00Z">
              <w:r>
                <w:t>roti</w:t>
              </w:r>
            </w:ins>
          </w:p>
        </w:tc>
        <w:tc>
          <w:tcPr>
            <w:tcW w:w="0" w:type="auto"/>
            <w:vAlign w:val="center"/>
            <w:tcPrChange w:id="9422" w:author="muhammad fauzan" w:date="2022-08-04T16:26:00Z">
              <w:tcPr>
                <w:tcW w:w="1465" w:type="dxa"/>
              </w:tcPr>
            </w:tcPrChange>
          </w:tcPr>
          <w:p w:rsidR="00222167" w:rsidRDefault="008B3912">
            <w:pPr>
              <w:pStyle w:val="ListParagraph"/>
              <w:spacing w:line="240" w:lineRule="auto"/>
              <w:ind w:left="0"/>
              <w:jc w:val="left"/>
              <w:rPr>
                <w:ins w:id="9423" w:author="fauzan" w:date="2022-08-01T17:40:00Z"/>
              </w:rPr>
              <w:pPrChange w:id="9424" w:author="muhammad fauzan" w:date="2022-08-04T16:26:00Z">
                <w:pPr>
                  <w:pStyle w:val="ListParagraph"/>
                  <w:spacing w:line="240" w:lineRule="auto"/>
                  <w:ind w:left="0"/>
                </w:pPr>
              </w:pPrChange>
            </w:pPr>
            <w:ins w:id="9425" w:author="fauzan" w:date="2022-08-01T17:40:00Z">
              <w:r>
                <w:t>Sukses</w:t>
              </w:r>
            </w:ins>
          </w:p>
        </w:tc>
      </w:tr>
    </w:tbl>
    <w:p w:rsidR="00222167" w:rsidRDefault="008B3912">
      <w:pPr>
        <w:spacing w:line="240" w:lineRule="auto"/>
        <w:ind w:left="851"/>
        <w:jc w:val="center"/>
        <w:rPr>
          <w:del w:id="9426" w:author="muhammad fauzan" w:date="2022-08-05T02:59:00Z"/>
        </w:rPr>
        <w:pPrChange w:id="9427" w:author="muhammad fauzan" w:date="2022-08-04T16:26:00Z">
          <w:pPr>
            <w:pStyle w:val="ListParagraph"/>
            <w:ind w:left="851"/>
          </w:pPr>
        </w:pPrChange>
      </w:pPr>
      <w:del w:id="9428" w:author="muhammad fauzan" w:date="2022-08-04T16:26:00Z">
        <w:r>
          <w:delText>asaas</w:delText>
        </w:r>
      </w:del>
    </w:p>
    <w:p w:rsidR="00222167" w:rsidRDefault="00222167">
      <w:pPr>
        <w:numPr>
          <w:ilvl w:val="0"/>
          <w:numId w:val="38"/>
        </w:numPr>
        <w:spacing w:line="240" w:lineRule="auto"/>
        <w:ind w:left="426" w:hanging="425"/>
        <w:jc w:val="center"/>
        <w:rPr>
          <w:ins w:id="9429" w:author="muhammad fauzan" w:date="2022-08-04T16:28:00Z"/>
        </w:rPr>
        <w:pPrChange w:id="9430" w:author="muhammad fauzan" w:date="2022-08-05T02:59:00Z">
          <w:pPr>
            <w:pStyle w:val="ListParagraph"/>
            <w:numPr>
              <w:numId w:val="38"/>
            </w:numPr>
            <w:ind w:left="426" w:hanging="425"/>
          </w:pPr>
        </w:pPrChange>
      </w:pPr>
    </w:p>
    <w:p w:rsidR="00222167" w:rsidRDefault="008B3912">
      <w:pPr>
        <w:pStyle w:val="ListParagraph"/>
        <w:numPr>
          <w:ilvl w:val="0"/>
          <w:numId w:val="38"/>
        </w:numPr>
        <w:ind w:left="426" w:hanging="425"/>
        <w:pPrChange w:id="9431" w:author="muhammad fauzan" w:date="2022-08-04T16:26:00Z">
          <w:pPr>
            <w:pStyle w:val="ListParagraph"/>
            <w:numPr>
              <w:numId w:val="38"/>
            </w:numPr>
            <w:ind w:left="851" w:hanging="425"/>
          </w:pPr>
        </w:pPrChange>
      </w:pPr>
      <w:r>
        <w:t xml:space="preserve">Halaman data distribusi pada admin </w:t>
      </w:r>
    </w:p>
    <w:p w:rsidR="00222167" w:rsidRDefault="008B3912">
      <w:pPr>
        <w:pStyle w:val="ListParagraph"/>
        <w:ind w:left="426"/>
        <w:rPr>
          <w:ins w:id="9432" w:author="muhammad fauzan" w:date="2022-08-04T16:27:00Z"/>
        </w:rPr>
      </w:pPr>
      <w:ins w:id="9433" w:author="muhammad fauzan" w:date="2022-08-04T16:27:00Z">
        <w:r>
          <w:t>Halaman data distribusi merupakan halaman yang diakses ketika memilih</w:t>
        </w:r>
      </w:ins>
      <w:ins w:id="9434" w:author="fauzan" w:date="2022-08-01T17:43:00Z">
        <w:del w:id="9435" w:author="muhammad fauzan" w:date="2022-08-04T16:27:00Z">
          <w:r>
            <w:delText xml:space="preserve">Halaman data distribusi merupakan halaman yang diakses ketika memilih </w:delText>
          </w:r>
        </w:del>
      </w:ins>
    </w:p>
    <w:p w:rsidR="00222167" w:rsidRDefault="008B3912">
      <w:pPr>
        <w:pStyle w:val="ListParagraph"/>
        <w:ind w:left="426"/>
        <w:rPr>
          <w:ins w:id="9436" w:author="muhammad fauzan" w:date="2022-08-04T16:27:00Z"/>
        </w:rPr>
      </w:pPr>
      <w:ins w:id="9437" w:author="fauzan" w:date="2022-08-01T17:43:00Z">
        <w:r>
          <w:t>distribusi pada sidebar. Berikut pengujian pada halaman data distribusi</w:t>
        </w:r>
      </w:ins>
      <w:del w:id="9438" w:author="fauzan" w:date="2022-08-01T17:43:00Z">
        <w:r>
          <w:delText xml:space="preserve">Halaman </w:delText>
        </w:r>
      </w:del>
      <w:del w:id="9439" w:author="fauzan" w:date="2022-08-01T17:42:00Z">
        <w:r>
          <w:delText>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p>
    <w:p w:rsidR="00222167" w:rsidRDefault="008B3912">
      <w:pPr>
        <w:pStyle w:val="ListParagraph"/>
        <w:ind w:left="0"/>
        <w:jc w:val="center"/>
        <w:pPrChange w:id="9440" w:author="muhammad fauzan" w:date="2022-08-04T16:29:00Z">
          <w:pPr>
            <w:pStyle w:val="ListParagraph"/>
            <w:ind w:left="851"/>
          </w:pPr>
        </w:pPrChange>
      </w:pPr>
      <w:ins w:id="9441" w:author="muhammad fauzan" w:date="2022-08-04T16:28:00Z">
        <w:r>
          <w:t xml:space="preserve">Tabel 4. </w:t>
        </w:r>
        <w:r>
          <w:fldChar w:fldCharType="begin"/>
        </w:r>
        <w:r>
          <w:instrText xml:space="preserve"> SEQ Tabel_4. \* ARABIC </w:instrText>
        </w:r>
        <w:r>
          <w:fldChar w:fldCharType="separate"/>
        </w:r>
      </w:ins>
      <w:ins w:id="9442" w:author="muhammad fauzan" w:date="2022-08-10T01:43:00Z">
        <w:r>
          <w:t>13</w:t>
        </w:r>
      </w:ins>
      <w:ins w:id="9443" w:author="muhammad fauzan" w:date="2022-08-04T16:28:00Z">
        <w:r>
          <w:fldChar w:fldCharType="end"/>
        </w:r>
        <w:r>
          <w:t xml:space="preserve"> Tabel black box data distribusi pada admin</w:t>
        </w:r>
      </w:ins>
    </w:p>
    <w:tbl>
      <w:tblPr>
        <w:tblStyle w:val="TableGrid"/>
        <w:tblW w:w="0" w:type="auto"/>
        <w:tblInd w:w="-5" w:type="dxa"/>
        <w:tblLook w:val="04A0" w:firstRow="1" w:lastRow="0" w:firstColumn="1" w:lastColumn="0" w:noHBand="0" w:noVBand="1"/>
        <w:tblPrChange w:id="9444" w:author="muhammad fauzan" w:date="2022-08-04T16:29:00Z">
          <w:tblPr>
            <w:tblStyle w:val="TableGrid"/>
            <w:tblW w:w="0" w:type="auto"/>
            <w:tblInd w:w="720" w:type="dxa"/>
            <w:tblLook w:val="04A0" w:firstRow="1" w:lastRow="0" w:firstColumn="1" w:lastColumn="0" w:noHBand="0" w:noVBand="1"/>
          </w:tblPr>
        </w:tblPrChange>
      </w:tblPr>
      <w:tblGrid>
        <w:gridCol w:w="563"/>
        <w:gridCol w:w="2200"/>
        <w:gridCol w:w="2075"/>
        <w:gridCol w:w="2212"/>
        <w:gridCol w:w="883"/>
        <w:tblGridChange w:id="9445">
          <w:tblGrid>
            <w:gridCol w:w="456"/>
            <w:gridCol w:w="561"/>
            <w:gridCol w:w="1230"/>
            <w:gridCol w:w="243"/>
            <w:gridCol w:w="1013"/>
            <w:gridCol w:w="402"/>
            <w:gridCol w:w="1121"/>
            <w:gridCol w:w="1252"/>
            <w:gridCol w:w="47"/>
            <w:gridCol w:w="883"/>
          </w:tblGrid>
        </w:tblGridChange>
      </w:tblGrid>
      <w:tr w:rsidR="00222167" w:rsidTr="00222167">
        <w:trPr>
          <w:trHeight w:val="770"/>
          <w:tblHeader/>
          <w:ins w:id="9446" w:author="muhammad fauzan" w:date="2022-08-03T19:47:00Z"/>
          <w:trPrChange w:id="9447" w:author="muhammad fauzan" w:date="2022-08-04T16:29:00Z">
            <w:trPr>
              <w:trHeight w:val="1314"/>
            </w:trPr>
          </w:trPrChange>
        </w:trPr>
        <w:tc>
          <w:tcPr>
            <w:tcW w:w="0" w:type="auto"/>
            <w:vAlign w:val="center"/>
            <w:tcPrChange w:id="9448" w:author="muhammad fauzan" w:date="2022-08-04T16:29:00Z">
              <w:tcPr>
                <w:tcW w:w="0" w:type="auto"/>
              </w:tcPr>
            </w:tcPrChange>
          </w:tcPr>
          <w:p w:rsidR="00222167" w:rsidRDefault="008B3912">
            <w:pPr>
              <w:pStyle w:val="ListParagraph"/>
              <w:spacing w:line="240" w:lineRule="auto"/>
              <w:ind w:left="0"/>
              <w:jc w:val="center"/>
              <w:rPr>
                <w:ins w:id="9449" w:author="muhammad fauzan" w:date="2022-08-03T19:47:00Z"/>
                <w:szCs w:val="24"/>
              </w:rPr>
            </w:pPr>
            <w:ins w:id="9450" w:author="muhammad fauzan" w:date="2022-08-03T19:47:00Z">
              <w:r>
                <w:rPr>
                  <w:szCs w:val="24"/>
                </w:rPr>
                <w:t>NO</w:t>
              </w:r>
            </w:ins>
          </w:p>
        </w:tc>
        <w:tc>
          <w:tcPr>
            <w:tcW w:w="0" w:type="auto"/>
            <w:vAlign w:val="center"/>
            <w:tcPrChange w:id="9451" w:author="muhammad fauzan" w:date="2022-08-04T16:29:00Z">
              <w:tcPr>
                <w:tcW w:w="0" w:type="auto"/>
                <w:gridSpan w:val="3"/>
              </w:tcPr>
            </w:tcPrChange>
          </w:tcPr>
          <w:p w:rsidR="00222167" w:rsidRDefault="008B3912">
            <w:pPr>
              <w:pStyle w:val="ListParagraph"/>
              <w:spacing w:line="240" w:lineRule="auto"/>
              <w:ind w:left="0"/>
              <w:jc w:val="center"/>
              <w:rPr>
                <w:ins w:id="9452" w:author="muhammad fauzan" w:date="2022-08-03T19:47:00Z"/>
                <w:szCs w:val="24"/>
              </w:rPr>
              <w:pPrChange w:id="9453" w:author="muhammad fauzan" w:date="2022-08-03T19:48:00Z">
                <w:pPr>
                  <w:pStyle w:val="ListParagraph"/>
                  <w:spacing w:line="240" w:lineRule="auto"/>
                  <w:ind w:left="0"/>
                  <w:jc w:val="left"/>
                </w:pPr>
              </w:pPrChange>
            </w:pPr>
            <w:ins w:id="9454" w:author="muhammad fauzan" w:date="2022-08-03T19:47:00Z">
              <w:r>
                <w:rPr>
                  <w:szCs w:val="24"/>
                </w:rPr>
                <w:t>Pengujian</w:t>
              </w:r>
            </w:ins>
          </w:p>
        </w:tc>
        <w:tc>
          <w:tcPr>
            <w:tcW w:w="0" w:type="auto"/>
            <w:vAlign w:val="center"/>
            <w:tcPrChange w:id="9455" w:author="muhammad fauzan" w:date="2022-08-04T16:29:00Z">
              <w:tcPr>
                <w:tcW w:w="0" w:type="auto"/>
                <w:gridSpan w:val="2"/>
              </w:tcPr>
            </w:tcPrChange>
          </w:tcPr>
          <w:p w:rsidR="00222167" w:rsidRDefault="008B3912">
            <w:pPr>
              <w:pStyle w:val="ListParagraph"/>
              <w:spacing w:line="240" w:lineRule="auto"/>
              <w:ind w:left="0"/>
              <w:jc w:val="center"/>
              <w:rPr>
                <w:ins w:id="9456" w:author="muhammad fauzan" w:date="2022-08-03T19:47:00Z"/>
                <w:szCs w:val="24"/>
              </w:rPr>
              <w:pPrChange w:id="9457" w:author="muhammad fauzan" w:date="2022-08-03T19:48:00Z">
                <w:pPr>
                  <w:pStyle w:val="ListParagraph"/>
                  <w:spacing w:line="240" w:lineRule="auto"/>
                  <w:ind w:left="0"/>
                  <w:jc w:val="left"/>
                </w:pPr>
              </w:pPrChange>
            </w:pPr>
            <w:ins w:id="9458" w:author="muhammad fauzan" w:date="2022-08-03T19:47:00Z">
              <w:r>
                <w:rPr>
                  <w:szCs w:val="24"/>
                </w:rPr>
                <w:t>Fungsi Yang Diuji</w:t>
              </w:r>
            </w:ins>
          </w:p>
        </w:tc>
        <w:tc>
          <w:tcPr>
            <w:tcW w:w="0" w:type="auto"/>
            <w:vAlign w:val="center"/>
            <w:tcPrChange w:id="9459" w:author="muhammad fauzan" w:date="2022-08-04T16:29:00Z">
              <w:tcPr>
                <w:tcW w:w="0" w:type="auto"/>
                <w:gridSpan w:val="3"/>
              </w:tcPr>
            </w:tcPrChange>
          </w:tcPr>
          <w:p w:rsidR="00222167" w:rsidRDefault="008B3912">
            <w:pPr>
              <w:pStyle w:val="ListParagraph"/>
              <w:spacing w:line="240" w:lineRule="auto"/>
              <w:ind w:left="0"/>
              <w:jc w:val="center"/>
              <w:rPr>
                <w:ins w:id="9460" w:author="muhammad fauzan" w:date="2022-08-03T19:47:00Z"/>
                <w:szCs w:val="24"/>
              </w:rPr>
              <w:pPrChange w:id="9461" w:author="muhammad fauzan" w:date="2022-08-03T19:48:00Z">
                <w:pPr>
                  <w:pStyle w:val="ListParagraph"/>
                  <w:spacing w:line="240" w:lineRule="auto"/>
                  <w:ind w:left="0"/>
                  <w:jc w:val="left"/>
                </w:pPr>
              </w:pPrChange>
            </w:pPr>
            <w:ins w:id="9462" w:author="muhammad fauzan" w:date="2022-08-03T19:47:00Z">
              <w:r>
                <w:rPr>
                  <w:szCs w:val="24"/>
                </w:rPr>
                <w:t>Hasil Yang Diharapkan</w:t>
              </w:r>
            </w:ins>
          </w:p>
        </w:tc>
        <w:tc>
          <w:tcPr>
            <w:tcW w:w="0" w:type="auto"/>
            <w:vAlign w:val="center"/>
            <w:tcPrChange w:id="9463" w:author="muhammad fauzan" w:date="2022-08-04T16:29:00Z">
              <w:tcPr>
                <w:tcW w:w="0" w:type="auto"/>
              </w:tcPr>
            </w:tcPrChange>
          </w:tcPr>
          <w:p w:rsidR="00222167" w:rsidRDefault="008B3912">
            <w:pPr>
              <w:pStyle w:val="ListParagraph"/>
              <w:spacing w:line="240" w:lineRule="auto"/>
              <w:ind w:left="0"/>
              <w:jc w:val="center"/>
              <w:rPr>
                <w:ins w:id="9464" w:author="muhammad fauzan" w:date="2022-08-03T19:47:00Z"/>
              </w:rPr>
            </w:pPr>
            <w:ins w:id="9465" w:author="muhammad fauzan" w:date="2022-08-03T19:47:00Z">
              <w:r>
                <w:rPr>
                  <w:szCs w:val="24"/>
                </w:rPr>
                <w:t>Hasil</w:t>
              </w:r>
            </w:ins>
          </w:p>
        </w:tc>
      </w:tr>
      <w:tr w:rsidR="00222167" w:rsidTr="00222167">
        <w:trPr>
          <w:trHeight w:val="539"/>
          <w:ins w:id="9466" w:author="fauzan" w:date="2022-08-01T17:48:00Z"/>
          <w:trPrChange w:id="9467" w:author="muhammad fauzan" w:date="2022-08-04T16:31:00Z">
            <w:trPr>
              <w:gridAfter w:val="0"/>
              <w:trHeight w:val="1314"/>
            </w:trPr>
          </w:trPrChange>
        </w:trPr>
        <w:tc>
          <w:tcPr>
            <w:tcW w:w="0" w:type="auto"/>
            <w:tcPrChange w:id="9468" w:author="muhammad fauzan" w:date="2022-08-04T16:31:00Z">
              <w:tcPr>
                <w:tcW w:w="1017" w:type="dxa"/>
                <w:gridSpan w:val="2"/>
              </w:tcPr>
            </w:tcPrChange>
          </w:tcPr>
          <w:p w:rsidR="00222167" w:rsidRDefault="008B3912">
            <w:pPr>
              <w:pStyle w:val="ListParagraph"/>
              <w:spacing w:line="240" w:lineRule="auto"/>
              <w:ind w:left="0"/>
              <w:jc w:val="center"/>
              <w:rPr>
                <w:ins w:id="9469" w:author="fauzan" w:date="2022-08-01T17:48:00Z"/>
                <w:szCs w:val="24"/>
              </w:rPr>
            </w:pPr>
            <w:ins w:id="9470" w:author="fauzan" w:date="2022-08-01T17:48:00Z">
              <w:r>
                <w:rPr>
                  <w:szCs w:val="24"/>
                </w:rPr>
                <w:t>1</w:t>
              </w:r>
            </w:ins>
          </w:p>
        </w:tc>
        <w:tc>
          <w:tcPr>
            <w:tcW w:w="0" w:type="auto"/>
            <w:tcPrChange w:id="9471" w:author="muhammad fauzan" w:date="2022-08-04T16:31:00Z">
              <w:tcPr>
                <w:tcW w:w="1230" w:type="dxa"/>
              </w:tcPr>
            </w:tcPrChange>
          </w:tcPr>
          <w:p w:rsidR="00222167" w:rsidRDefault="008B3912">
            <w:pPr>
              <w:pStyle w:val="ListParagraph"/>
              <w:spacing w:line="240" w:lineRule="auto"/>
              <w:ind w:left="0"/>
              <w:jc w:val="left"/>
              <w:rPr>
                <w:ins w:id="9472" w:author="fauzan" w:date="2022-08-01T17:48:00Z"/>
                <w:szCs w:val="24"/>
              </w:rPr>
            </w:pPr>
            <w:ins w:id="9473" w:author="fauzan" w:date="2022-08-01T17:48:00Z">
              <w:r>
                <w:rPr>
                  <w:szCs w:val="24"/>
                </w:rPr>
                <w:t>menekan dashboard pada sidebar</w:t>
              </w:r>
            </w:ins>
          </w:p>
        </w:tc>
        <w:tc>
          <w:tcPr>
            <w:tcW w:w="0" w:type="auto"/>
            <w:tcPrChange w:id="9474" w:author="muhammad fauzan" w:date="2022-08-04T16:31:00Z">
              <w:tcPr>
                <w:tcW w:w="1256" w:type="dxa"/>
                <w:gridSpan w:val="2"/>
              </w:tcPr>
            </w:tcPrChange>
          </w:tcPr>
          <w:p w:rsidR="00222167" w:rsidRDefault="008B3912">
            <w:pPr>
              <w:pStyle w:val="ListParagraph"/>
              <w:spacing w:line="240" w:lineRule="auto"/>
              <w:ind w:left="0"/>
              <w:jc w:val="left"/>
              <w:rPr>
                <w:ins w:id="9475" w:author="fauzan" w:date="2022-08-01T17:48:00Z"/>
                <w:szCs w:val="24"/>
              </w:rPr>
            </w:pPr>
            <w:ins w:id="9476" w:author="fauzan" w:date="2022-08-01T17:48:00Z">
              <w:r>
                <w:rPr>
                  <w:szCs w:val="24"/>
                </w:rPr>
                <w:t>Dashboard</w:t>
              </w:r>
            </w:ins>
          </w:p>
        </w:tc>
        <w:tc>
          <w:tcPr>
            <w:tcW w:w="0" w:type="auto"/>
            <w:tcPrChange w:id="9477" w:author="muhammad fauzan" w:date="2022-08-04T16:31:00Z">
              <w:tcPr>
                <w:tcW w:w="1523" w:type="dxa"/>
                <w:gridSpan w:val="2"/>
              </w:tcPr>
            </w:tcPrChange>
          </w:tcPr>
          <w:p w:rsidR="00222167" w:rsidRDefault="008B3912">
            <w:pPr>
              <w:pStyle w:val="ListParagraph"/>
              <w:spacing w:line="240" w:lineRule="auto"/>
              <w:ind w:left="0"/>
              <w:jc w:val="left"/>
              <w:rPr>
                <w:ins w:id="9478" w:author="fauzan" w:date="2022-08-01T17:48:00Z"/>
                <w:szCs w:val="24"/>
              </w:rPr>
            </w:pPr>
            <w:ins w:id="9479" w:author="fauzan" w:date="2022-08-01T17:48:00Z">
              <w:r>
                <w:rPr>
                  <w:szCs w:val="24"/>
                </w:rPr>
                <w:t>Sistem akan menampilkan Dashboard</w:t>
              </w:r>
            </w:ins>
          </w:p>
        </w:tc>
        <w:tc>
          <w:tcPr>
            <w:tcW w:w="0" w:type="auto"/>
            <w:tcPrChange w:id="9480" w:author="muhammad fauzan" w:date="2022-08-04T16:31:00Z">
              <w:tcPr>
                <w:tcW w:w="1252" w:type="dxa"/>
              </w:tcPr>
            </w:tcPrChange>
          </w:tcPr>
          <w:p w:rsidR="00222167" w:rsidRDefault="008B3912">
            <w:pPr>
              <w:pStyle w:val="ListParagraph"/>
              <w:spacing w:line="240" w:lineRule="auto"/>
              <w:ind w:left="0"/>
              <w:jc w:val="center"/>
              <w:rPr>
                <w:ins w:id="9481" w:author="fauzan" w:date="2022-08-01T17:48:00Z"/>
                <w:szCs w:val="24"/>
              </w:rPr>
            </w:pPr>
            <w:ins w:id="9482" w:author="fauzan" w:date="2022-08-01T17:48:00Z">
              <w:r>
                <w:t>Sukses</w:t>
              </w:r>
            </w:ins>
          </w:p>
        </w:tc>
      </w:tr>
      <w:tr w:rsidR="00222167" w:rsidTr="00222167">
        <w:trPr>
          <w:trHeight w:val="784"/>
          <w:ins w:id="9483" w:author="fauzan" w:date="2022-08-01T17:48:00Z"/>
          <w:trPrChange w:id="9484" w:author="muhammad fauzan" w:date="2022-08-04T16:31:00Z">
            <w:trPr>
              <w:gridAfter w:val="0"/>
              <w:trHeight w:val="1314"/>
            </w:trPr>
          </w:trPrChange>
        </w:trPr>
        <w:tc>
          <w:tcPr>
            <w:tcW w:w="0" w:type="auto"/>
            <w:tcPrChange w:id="9485" w:author="muhammad fauzan" w:date="2022-08-04T16:31:00Z">
              <w:tcPr>
                <w:tcW w:w="1017" w:type="dxa"/>
                <w:gridSpan w:val="2"/>
              </w:tcPr>
            </w:tcPrChange>
          </w:tcPr>
          <w:p w:rsidR="00222167" w:rsidRDefault="008B3912">
            <w:pPr>
              <w:pStyle w:val="ListParagraph"/>
              <w:spacing w:line="240" w:lineRule="auto"/>
              <w:ind w:left="0"/>
              <w:jc w:val="center"/>
              <w:rPr>
                <w:ins w:id="9486" w:author="fauzan" w:date="2022-08-01T17:48:00Z"/>
                <w:szCs w:val="24"/>
              </w:rPr>
            </w:pPr>
            <w:ins w:id="9487" w:author="fauzan" w:date="2022-08-01T17:48:00Z">
              <w:r>
                <w:rPr>
                  <w:szCs w:val="24"/>
                </w:rPr>
                <w:t>2</w:t>
              </w:r>
            </w:ins>
          </w:p>
        </w:tc>
        <w:tc>
          <w:tcPr>
            <w:tcW w:w="0" w:type="auto"/>
            <w:tcPrChange w:id="9488" w:author="muhammad fauzan" w:date="2022-08-04T16:31:00Z">
              <w:tcPr>
                <w:tcW w:w="1230" w:type="dxa"/>
              </w:tcPr>
            </w:tcPrChange>
          </w:tcPr>
          <w:p w:rsidR="00222167" w:rsidRDefault="008B3912">
            <w:pPr>
              <w:pStyle w:val="ListParagraph"/>
              <w:spacing w:line="240" w:lineRule="auto"/>
              <w:ind w:left="0"/>
              <w:jc w:val="left"/>
              <w:rPr>
                <w:ins w:id="9489" w:author="fauzan" w:date="2022-08-01T17:48:00Z"/>
                <w:szCs w:val="24"/>
              </w:rPr>
            </w:pPr>
            <w:ins w:id="9490" w:author="fauzan" w:date="2022-08-01T17:48:00Z">
              <w:r>
                <w:rPr>
                  <w:szCs w:val="24"/>
                </w:rPr>
                <w:t>menekan kelola data pada sidebar</w:t>
              </w:r>
            </w:ins>
          </w:p>
        </w:tc>
        <w:tc>
          <w:tcPr>
            <w:tcW w:w="0" w:type="auto"/>
            <w:tcPrChange w:id="9491" w:author="muhammad fauzan" w:date="2022-08-04T16:31:00Z">
              <w:tcPr>
                <w:tcW w:w="1256" w:type="dxa"/>
                <w:gridSpan w:val="2"/>
              </w:tcPr>
            </w:tcPrChange>
          </w:tcPr>
          <w:p w:rsidR="00222167" w:rsidRDefault="008B3912">
            <w:pPr>
              <w:pStyle w:val="ListParagraph"/>
              <w:spacing w:line="240" w:lineRule="auto"/>
              <w:ind w:left="0"/>
              <w:jc w:val="left"/>
              <w:rPr>
                <w:ins w:id="9492" w:author="fauzan" w:date="2022-08-01T17:48:00Z"/>
                <w:szCs w:val="24"/>
              </w:rPr>
            </w:pPr>
            <w:ins w:id="9493" w:author="fauzan" w:date="2022-08-01T17:48:00Z">
              <w:r>
                <w:rPr>
                  <w:szCs w:val="24"/>
                </w:rPr>
                <w:t>kelola data</w:t>
              </w:r>
            </w:ins>
          </w:p>
        </w:tc>
        <w:tc>
          <w:tcPr>
            <w:tcW w:w="0" w:type="auto"/>
            <w:tcPrChange w:id="9494" w:author="muhammad fauzan" w:date="2022-08-04T16:31:00Z">
              <w:tcPr>
                <w:tcW w:w="1523" w:type="dxa"/>
                <w:gridSpan w:val="2"/>
              </w:tcPr>
            </w:tcPrChange>
          </w:tcPr>
          <w:p w:rsidR="00222167" w:rsidRDefault="008B3912">
            <w:pPr>
              <w:pStyle w:val="ListParagraph"/>
              <w:spacing w:line="240" w:lineRule="auto"/>
              <w:ind w:left="0"/>
              <w:jc w:val="left"/>
              <w:rPr>
                <w:ins w:id="9495" w:author="fauzan" w:date="2022-08-01T17:48:00Z"/>
                <w:szCs w:val="24"/>
              </w:rPr>
            </w:pPr>
            <w:ins w:id="9496" w:author="fauzan" w:date="2022-08-01T17:48:00Z">
              <w:r>
                <w:rPr>
                  <w:szCs w:val="24"/>
                </w:rPr>
                <w:t xml:space="preserve">Sistem akan menampilkan toko, </w:t>
              </w:r>
              <w:del w:id="9497" w:author="muhammad fauzan" w:date="2022-08-04T20:21:00Z">
                <w:r>
                  <w:rPr>
                    <w:szCs w:val="24"/>
                  </w:rPr>
                  <w:delText>sales</w:delText>
                </w:r>
              </w:del>
            </w:ins>
            <w:ins w:id="9498" w:author="muhammad fauzan" w:date="2022-08-04T20:21:00Z">
              <w:r>
                <w:rPr>
                  <w:i/>
                  <w:szCs w:val="24"/>
                </w:rPr>
                <w:t>sales</w:t>
              </w:r>
            </w:ins>
            <w:ins w:id="9499" w:author="fauzan" w:date="2022-08-01T17:48:00Z">
              <w:r>
                <w:rPr>
                  <w:szCs w:val="24"/>
                </w:rPr>
                <w:t xml:space="preserve"> dan roti</w:t>
              </w:r>
            </w:ins>
          </w:p>
        </w:tc>
        <w:tc>
          <w:tcPr>
            <w:tcW w:w="0" w:type="auto"/>
            <w:tcPrChange w:id="9500" w:author="muhammad fauzan" w:date="2022-08-04T16:31:00Z">
              <w:tcPr>
                <w:tcW w:w="1252" w:type="dxa"/>
              </w:tcPr>
            </w:tcPrChange>
          </w:tcPr>
          <w:p w:rsidR="00222167" w:rsidRDefault="008B3912">
            <w:pPr>
              <w:pStyle w:val="ListParagraph"/>
              <w:spacing w:line="240" w:lineRule="auto"/>
              <w:ind w:left="0"/>
              <w:jc w:val="center"/>
              <w:rPr>
                <w:ins w:id="9501" w:author="fauzan" w:date="2022-08-01T17:48:00Z"/>
              </w:rPr>
            </w:pPr>
            <w:ins w:id="9502" w:author="fauzan" w:date="2022-08-01T17:48:00Z">
              <w:r>
                <w:t>sukses</w:t>
              </w:r>
            </w:ins>
          </w:p>
        </w:tc>
      </w:tr>
      <w:tr w:rsidR="00222167" w:rsidTr="00222167">
        <w:trPr>
          <w:trHeight w:val="874"/>
          <w:ins w:id="9503" w:author="fauzan" w:date="2022-08-01T17:48:00Z"/>
          <w:trPrChange w:id="9504" w:author="muhammad fauzan" w:date="2022-08-04T16:31:00Z">
            <w:trPr>
              <w:gridAfter w:val="0"/>
              <w:trHeight w:val="1314"/>
            </w:trPr>
          </w:trPrChange>
        </w:trPr>
        <w:tc>
          <w:tcPr>
            <w:tcW w:w="0" w:type="auto"/>
            <w:tcPrChange w:id="9505" w:author="muhammad fauzan" w:date="2022-08-04T16:31:00Z">
              <w:tcPr>
                <w:tcW w:w="1017" w:type="dxa"/>
                <w:gridSpan w:val="2"/>
              </w:tcPr>
            </w:tcPrChange>
          </w:tcPr>
          <w:p w:rsidR="00222167" w:rsidRDefault="008B3912">
            <w:pPr>
              <w:pStyle w:val="ListParagraph"/>
              <w:spacing w:line="240" w:lineRule="auto"/>
              <w:ind w:left="0"/>
              <w:jc w:val="center"/>
              <w:rPr>
                <w:ins w:id="9506" w:author="fauzan" w:date="2022-08-01T17:48:00Z"/>
                <w:szCs w:val="24"/>
              </w:rPr>
            </w:pPr>
            <w:ins w:id="9507" w:author="fauzan" w:date="2022-08-01T17:48:00Z">
              <w:r>
                <w:rPr>
                  <w:szCs w:val="24"/>
                </w:rPr>
                <w:t>3</w:t>
              </w:r>
            </w:ins>
          </w:p>
        </w:tc>
        <w:tc>
          <w:tcPr>
            <w:tcW w:w="0" w:type="auto"/>
            <w:tcPrChange w:id="9508" w:author="muhammad fauzan" w:date="2022-08-04T16:31:00Z">
              <w:tcPr>
                <w:tcW w:w="1230" w:type="dxa"/>
              </w:tcPr>
            </w:tcPrChange>
          </w:tcPr>
          <w:p w:rsidR="00222167" w:rsidRDefault="008B3912">
            <w:pPr>
              <w:pStyle w:val="ListParagraph"/>
              <w:spacing w:line="240" w:lineRule="auto"/>
              <w:ind w:left="0"/>
              <w:jc w:val="left"/>
              <w:rPr>
                <w:ins w:id="9509" w:author="fauzan" w:date="2022-08-01T17:48:00Z"/>
                <w:szCs w:val="24"/>
              </w:rPr>
            </w:pPr>
            <w:ins w:id="9510" w:author="fauzan" w:date="2022-08-01T17:48:00Z">
              <w:r>
                <w:rPr>
                  <w:szCs w:val="24"/>
                </w:rPr>
                <w:t>menekan toko pada sidebar setelah menekan kelola data</w:t>
              </w:r>
            </w:ins>
          </w:p>
        </w:tc>
        <w:tc>
          <w:tcPr>
            <w:tcW w:w="0" w:type="auto"/>
            <w:tcPrChange w:id="9511" w:author="muhammad fauzan" w:date="2022-08-04T16:31:00Z">
              <w:tcPr>
                <w:tcW w:w="1256" w:type="dxa"/>
                <w:gridSpan w:val="2"/>
              </w:tcPr>
            </w:tcPrChange>
          </w:tcPr>
          <w:p w:rsidR="00222167" w:rsidRDefault="008B3912">
            <w:pPr>
              <w:pStyle w:val="ListParagraph"/>
              <w:spacing w:line="240" w:lineRule="auto"/>
              <w:ind w:left="0"/>
              <w:jc w:val="left"/>
              <w:rPr>
                <w:ins w:id="9512" w:author="fauzan" w:date="2022-08-01T17:48:00Z"/>
                <w:szCs w:val="24"/>
              </w:rPr>
            </w:pPr>
            <w:ins w:id="9513" w:author="fauzan" w:date="2022-08-01T17:48:00Z">
              <w:r>
                <w:rPr>
                  <w:szCs w:val="24"/>
                </w:rPr>
                <w:t>toko</w:t>
              </w:r>
            </w:ins>
          </w:p>
        </w:tc>
        <w:tc>
          <w:tcPr>
            <w:tcW w:w="0" w:type="auto"/>
            <w:tcPrChange w:id="9514" w:author="muhammad fauzan" w:date="2022-08-04T16:31:00Z">
              <w:tcPr>
                <w:tcW w:w="1523" w:type="dxa"/>
                <w:gridSpan w:val="2"/>
              </w:tcPr>
            </w:tcPrChange>
          </w:tcPr>
          <w:p w:rsidR="00222167" w:rsidRDefault="008B3912">
            <w:pPr>
              <w:pStyle w:val="ListParagraph"/>
              <w:spacing w:line="240" w:lineRule="auto"/>
              <w:ind w:left="0"/>
              <w:jc w:val="left"/>
              <w:rPr>
                <w:ins w:id="9515" w:author="fauzan" w:date="2022-08-01T17:48:00Z"/>
                <w:szCs w:val="24"/>
              </w:rPr>
            </w:pPr>
            <w:ins w:id="9516" w:author="fauzan" w:date="2022-08-01T17:48:00Z">
              <w:r>
                <w:rPr>
                  <w:szCs w:val="24"/>
                </w:rPr>
                <w:t>Sistem akan menampilkan halaman data toko</w:t>
              </w:r>
            </w:ins>
          </w:p>
        </w:tc>
        <w:tc>
          <w:tcPr>
            <w:tcW w:w="0" w:type="auto"/>
            <w:tcPrChange w:id="9517" w:author="muhammad fauzan" w:date="2022-08-04T16:31:00Z">
              <w:tcPr>
                <w:tcW w:w="1252" w:type="dxa"/>
              </w:tcPr>
            </w:tcPrChange>
          </w:tcPr>
          <w:p w:rsidR="00222167" w:rsidRDefault="008B3912">
            <w:pPr>
              <w:pStyle w:val="ListParagraph"/>
              <w:spacing w:line="240" w:lineRule="auto"/>
              <w:ind w:left="0"/>
              <w:jc w:val="center"/>
              <w:rPr>
                <w:ins w:id="9518" w:author="fauzan" w:date="2022-08-01T17:48:00Z"/>
              </w:rPr>
            </w:pPr>
            <w:ins w:id="9519" w:author="fauzan" w:date="2022-08-01T17:48:00Z">
              <w:r>
                <w:t>sukses</w:t>
              </w:r>
            </w:ins>
          </w:p>
        </w:tc>
      </w:tr>
      <w:tr w:rsidR="00222167" w:rsidTr="00222167">
        <w:trPr>
          <w:trHeight w:val="823"/>
          <w:ins w:id="9520" w:author="fauzan" w:date="2022-08-01T17:48:00Z"/>
          <w:trPrChange w:id="9521" w:author="muhammad fauzan" w:date="2022-08-04T16:31:00Z">
            <w:trPr>
              <w:gridAfter w:val="0"/>
              <w:trHeight w:val="1314"/>
            </w:trPr>
          </w:trPrChange>
        </w:trPr>
        <w:tc>
          <w:tcPr>
            <w:tcW w:w="0" w:type="auto"/>
            <w:tcPrChange w:id="9522" w:author="muhammad fauzan" w:date="2022-08-04T16:31:00Z">
              <w:tcPr>
                <w:tcW w:w="1017" w:type="dxa"/>
                <w:gridSpan w:val="2"/>
              </w:tcPr>
            </w:tcPrChange>
          </w:tcPr>
          <w:p w:rsidR="00222167" w:rsidRDefault="008B3912">
            <w:pPr>
              <w:pStyle w:val="ListParagraph"/>
              <w:spacing w:line="240" w:lineRule="auto"/>
              <w:ind w:left="0"/>
              <w:jc w:val="center"/>
              <w:rPr>
                <w:ins w:id="9523" w:author="fauzan" w:date="2022-08-01T17:48:00Z"/>
                <w:szCs w:val="24"/>
              </w:rPr>
            </w:pPr>
            <w:ins w:id="9524" w:author="fauzan" w:date="2022-08-01T17:48:00Z">
              <w:r>
                <w:rPr>
                  <w:szCs w:val="24"/>
                </w:rPr>
                <w:t>4</w:t>
              </w:r>
            </w:ins>
          </w:p>
        </w:tc>
        <w:tc>
          <w:tcPr>
            <w:tcW w:w="0" w:type="auto"/>
            <w:tcPrChange w:id="9525" w:author="muhammad fauzan" w:date="2022-08-04T16:31:00Z">
              <w:tcPr>
                <w:tcW w:w="1230" w:type="dxa"/>
              </w:tcPr>
            </w:tcPrChange>
          </w:tcPr>
          <w:p w:rsidR="00222167" w:rsidRDefault="008B3912">
            <w:pPr>
              <w:pStyle w:val="ListParagraph"/>
              <w:spacing w:line="240" w:lineRule="auto"/>
              <w:ind w:left="0"/>
              <w:jc w:val="left"/>
              <w:rPr>
                <w:ins w:id="9526" w:author="fauzan" w:date="2022-08-01T17:48:00Z"/>
                <w:szCs w:val="24"/>
              </w:rPr>
            </w:pPr>
            <w:ins w:id="9527" w:author="fauzan" w:date="2022-08-01T17:48:00Z">
              <w:r>
                <w:rPr>
                  <w:szCs w:val="24"/>
                </w:rPr>
                <w:t xml:space="preserve">menekan </w:t>
              </w:r>
              <w:del w:id="9528" w:author="muhammad fauzan" w:date="2022-08-04T20:21:00Z">
                <w:r>
                  <w:rPr>
                    <w:szCs w:val="24"/>
                  </w:rPr>
                  <w:delText>sales</w:delText>
                </w:r>
              </w:del>
            </w:ins>
            <w:ins w:id="9529" w:author="muhammad fauzan" w:date="2022-08-04T20:21:00Z">
              <w:r>
                <w:rPr>
                  <w:i/>
                  <w:szCs w:val="24"/>
                </w:rPr>
                <w:t>sales</w:t>
              </w:r>
            </w:ins>
            <w:ins w:id="9530" w:author="fauzan" w:date="2022-08-01T17:48:00Z">
              <w:r>
                <w:rPr>
                  <w:szCs w:val="24"/>
                </w:rPr>
                <w:t xml:space="preserve"> pada sidebar setelah menekan kelola data</w:t>
              </w:r>
            </w:ins>
          </w:p>
        </w:tc>
        <w:tc>
          <w:tcPr>
            <w:tcW w:w="0" w:type="auto"/>
            <w:tcPrChange w:id="9531" w:author="muhammad fauzan" w:date="2022-08-04T16:31:00Z">
              <w:tcPr>
                <w:tcW w:w="1256" w:type="dxa"/>
                <w:gridSpan w:val="2"/>
              </w:tcPr>
            </w:tcPrChange>
          </w:tcPr>
          <w:p w:rsidR="00222167" w:rsidRDefault="008B3912">
            <w:pPr>
              <w:pStyle w:val="ListParagraph"/>
              <w:spacing w:line="240" w:lineRule="auto"/>
              <w:ind w:left="0"/>
              <w:jc w:val="left"/>
              <w:rPr>
                <w:ins w:id="9532" w:author="fauzan" w:date="2022-08-01T17:48:00Z"/>
                <w:szCs w:val="24"/>
              </w:rPr>
            </w:pPr>
            <w:ins w:id="9533" w:author="fauzan" w:date="2022-08-01T17:48:00Z">
              <w:del w:id="9534" w:author="muhammad fauzan" w:date="2022-08-04T20:21:00Z">
                <w:r>
                  <w:rPr>
                    <w:szCs w:val="24"/>
                  </w:rPr>
                  <w:delText>sales</w:delText>
                </w:r>
              </w:del>
            </w:ins>
            <w:ins w:id="9535" w:author="muhammad fauzan" w:date="2022-08-04T20:21:00Z">
              <w:r>
                <w:rPr>
                  <w:i/>
                  <w:szCs w:val="24"/>
                </w:rPr>
                <w:t>sales</w:t>
              </w:r>
            </w:ins>
          </w:p>
        </w:tc>
        <w:tc>
          <w:tcPr>
            <w:tcW w:w="0" w:type="auto"/>
            <w:tcPrChange w:id="9536" w:author="muhammad fauzan" w:date="2022-08-04T16:31:00Z">
              <w:tcPr>
                <w:tcW w:w="1523" w:type="dxa"/>
                <w:gridSpan w:val="2"/>
              </w:tcPr>
            </w:tcPrChange>
          </w:tcPr>
          <w:p w:rsidR="00222167" w:rsidRDefault="008B3912">
            <w:pPr>
              <w:pStyle w:val="ListParagraph"/>
              <w:spacing w:line="240" w:lineRule="auto"/>
              <w:ind w:left="0"/>
              <w:jc w:val="left"/>
              <w:rPr>
                <w:ins w:id="9537" w:author="fauzan" w:date="2022-08-01T17:48:00Z"/>
                <w:szCs w:val="24"/>
              </w:rPr>
            </w:pPr>
            <w:ins w:id="9538" w:author="fauzan" w:date="2022-08-01T17:48:00Z">
              <w:r>
                <w:rPr>
                  <w:szCs w:val="24"/>
                </w:rPr>
                <w:t xml:space="preserve">Sistem akan menampilkan halaman data </w:t>
              </w:r>
              <w:del w:id="9539" w:author="muhammad fauzan" w:date="2022-08-04T20:21:00Z">
                <w:r>
                  <w:rPr>
                    <w:szCs w:val="24"/>
                  </w:rPr>
                  <w:delText>sales</w:delText>
                </w:r>
              </w:del>
            </w:ins>
            <w:ins w:id="9540" w:author="muhammad fauzan" w:date="2022-08-04T20:21:00Z">
              <w:r>
                <w:rPr>
                  <w:i/>
                  <w:szCs w:val="24"/>
                </w:rPr>
                <w:t>sales</w:t>
              </w:r>
            </w:ins>
          </w:p>
        </w:tc>
        <w:tc>
          <w:tcPr>
            <w:tcW w:w="0" w:type="auto"/>
            <w:tcPrChange w:id="9541" w:author="muhammad fauzan" w:date="2022-08-04T16:31:00Z">
              <w:tcPr>
                <w:tcW w:w="1252" w:type="dxa"/>
              </w:tcPr>
            </w:tcPrChange>
          </w:tcPr>
          <w:p w:rsidR="00222167" w:rsidRDefault="008B3912">
            <w:pPr>
              <w:pStyle w:val="ListParagraph"/>
              <w:spacing w:line="240" w:lineRule="auto"/>
              <w:ind w:left="0"/>
              <w:jc w:val="center"/>
              <w:rPr>
                <w:ins w:id="9542" w:author="fauzan" w:date="2022-08-01T17:48:00Z"/>
              </w:rPr>
            </w:pPr>
            <w:ins w:id="9543" w:author="fauzan" w:date="2022-08-01T17:48:00Z">
              <w:r>
                <w:t>Sukses</w:t>
              </w:r>
            </w:ins>
          </w:p>
        </w:tc>
      </w:tr>
      <w:tr w:rsidR="00222167" w:rsidTr="00222167">
        <w:trPr>
          <w:trHeight w:val="926"/>
          <w:ins w:id="9544" w:author="fauzan" w:date="2022-08-01T17:48:00Z"/>
          <w:trPrChange w:id="9545" w:author="muhammad fauzan" w:date="2022-08-04T16:31:00Z">
            <w:trPr>
              <w:gridAfter w:val="0"/>
              <w:trHeight w:val="1314"/>
            </w:trPr>
          </w:trPrChange>
        </w:trPr>
        <w:tc>
          <w:tcPr>
            <w:tcW w:w="0" w:type="auto"/>
            <w:tcPrChange w:id="9546" w:author="muhammad fauzan" w:date="2022-08-04T16:31:00Z">
              <w:tcPr>
                <w:tcW w:w="1017" w:type="dxa"/>
                <w:gridSpan w:val="2"/>
              </w:tcPr>
            </w:tcPrChange>
          </w:tcPr>
          <w:p w:rsidR="00222167" w:rsidRDefault="008B3912">
            <w:pPr>
              <w:pStyle w:val="ListParagraph"/>
              <w:spacing w:line="240" w:lineRule="auto"/>
              <w:ind w:left="0"/>
              <w:jc w:val="center"/>
              <w:rPr>
                <w:ins w:id="9547" w:author="fauzan" w:date="2022-08-01T17:48:00Z"/>
                <w:szCs w:val="24"/>
              </w:rPr>
            </w:pPr>
            <w:ins w:id="9548" w:author="fauzan" w:date="2022-08-01T17:48:00Z">
              <w:r>
                <w:rPr>
                  <w:szCs w:val="24"/>
                </w:rPr>
                <w:t>5</w:t>
              </w:r>
            </w:ins>
          </w:p>
        </w:tc>
        <w:tc>
          <w:tcPr>
            <w:tcW w:w="0" w:type="auto"/>
            <w:tcPrChange w:id="9549" w:author="muhammad fauzan" w:date="2022-08-04T16:31:00Z">
              <w:tcPr>
                <w:tcW w:w="1230" w:type="dxa"/>
              </w:tcPr>
            </w:tcPrChange>
          </w:tcPr>
          <w:p w:rsidR="00222167" w:rsidRDefault="008B3912">
            <w:pPr>
              <w:pStyle w:val="ListParagraph"/>
              <w:spacing w:line="240" w:lineRule="auto"/>
              <w:ind w:left="0"/>
              <w:jc w:val="left"/>
              <w:rPr>
                <w:ins w:id="9550" w:author="fauzan" w:date="2022-08-01T17:48:00Z"/>
                <w:szCs w:val="24"/>
              </w:rPr>
            </w:pPr>
            <w:ins w:id="9551" w:author="fauzan" w:date="2022-08-01T17:48:00Z">
              <w:r>
                <w:rPr>
                  <w:szCs w:val="24"/>
                </w:rPr>
                <w:t>menekan roti pada sidebar setelah menekan kelola data</w:t>
              </w:r>
            </w:ins>
          </w:p>
        </w:tc>
        <w:tc>
          <w:tcPr>
            <w:tcW w:w="0" w:type="auto"/>
            <w:tcPrChange w:id="9552" w:author="muhammad fauzan" w:date="2022-08-04T16:31:00Z">
              <w:tcPr>
                <w:tcW w:w="1256" w:type="dxa"/>
                <w:gridSpan w:val="2"/>
              </w:tcPr>
            </w:tcPrChange>
          </w:tcPr>
          <w:p w:rsidR="00222167" w:rsidRDefault="008B3912">
            <w:pPr>
              <w:pStyle w:val="ListParagraph"/>
              <w:spacing w:line="240" w:lineRule="auto"/>
              <w:ind w:left="0"/>
              <w:jc w:val="left"/>
              <w:rPr>
                <w:ins w:id="9553" w:author="fauzan" w:date="2022-08-01T17:48:00Z"/>
                <w:szCs w:val="24"/>
              </w:rPr>
            </w:pPr>
            <w:ins w:id="9554" w:author="fauzan" w:date="2022-08-01T17:48:00Z">
              <w:r>
                <w:rPr>
                  <w:szCs w:val="24"/>
                </w:rPr>
                <w:t>roti</w:t>
              </w:r>
            </w:ins>
          </w:p>
        </w:tc>
        <w:tc>
          <w:tcPr>
            <w:tcW w:w="0" w:type="auto"/>
            <w:tcPrChange w:id="9555" w:author="muhammad fauzan" w:date="2022-08-04T16:31:00Z">
              <w:tcPr>
                <w:tcW w:w="1523" w:type="dxa"/>
                <w:gridSpan w:val="2"/>
              </w:tcPr>
            </w:tcPrChange>
          </w:tcPr>
          <w:p w:rsidR="00222167" w:rsidRDefault="008B3912">
            <w:pPr>
              <w:pStyle w:val="ListParagraph"/>
              <w:spacing w:line="240" w:lineRule="auto"/>
              <w:ind w:left="0"/>
              <w:jc w:val="left"/>
              <w:rPr>
                <w:ins w:id="9556" w:author="fauzan" w:date="2022-08-01T17:48:00Z"/>
                <w:szCs w:val="24"/>
              </w:rPr>
            </w:pPr>
            <w:ins w:id="9557" w:author="fauzan" w:date="2022-08-01T17:48:00Z">
              <w:r>
                <w:rPr>
                  <w:szCs w:val="24"/>
                </w:rPr>
                <w:t>Sistem akan menampilkan halaman data roti</w:t>
              </w:r>
            </w:ins>
          </w:p>
        </w:tc>
        <w:tc>
          <w:tcPr>
            <w:tcW w:w="0" w:type="auto"/>
            <w:tcPrChange w:id="9558" w:author="muhammad fauzan" w:date="2022-08-04T16:31:00Z">
              <w:tcPr>
                <w:tcW w:w="1252" w:type="dxa"/>
              </w:tcPr>
            </w:tcPrChange>
          </w:tcPr>
          <w:p w:rsidR="00222167" w:rsidRDefault="008B3912">
            <w:pPr>
              <w:pStyle w:val="ListParagraph"/>
              <w:spacing w:line="240" w:lineRule="auto"/>
              <w:ind w:left="0"/>
              <w:jc w:val="center"/>
              <w:rPr>
                <w:ins w:id="9559" w:author="fauzan" w:date="2022-08-01T17:48:00Z"/>
              </w:rPr>
            </w:pPr>
            <w:ins w:id="9560" w:author="fauzan" w:date="2022-08-01T17:48:00Z">
              <w:r>
                <w:t>sukses</w:t>
              </w:r>
            </w:ins>
          </w:p>
        </w:tc>
      </w:tr>
      <w:tr w:rsidR="00222167" w:rsidTr="00222167">
        <w:trPr>
          <w:trHeight w:val="1016"/>
          <w:ins w:id="9561" w:author="fauzan" w:date="2022-08-01T17:48:00Z"/>
          <w:trPrChange w:id="9562" w:author="muhammad fauzan" w:date="2022-08-04T16:31:00Z">
            <w:trPr>
              <w:gridAfter w:val="0"/>
              <w:trHeight w:val="1314"/>
            </w:trPr>
          </w:trPrChange>
        </w:trPr>
        <w:tc>
          <w:tcPr>
            <w:tcW w:w="0" w:type="auto"/>
            <w:tcPrChange w:id="9563" w:author="muhammad fauzan" w:date="2022-08-04T16:31:00Z">
              <w:tcPr>
                <w:tcW w:w="1017" w:type="dxa"/>
                <w:gridSpan w:val="2"/>
              </w:tcPr>
            </w:tcPrChange>
          </w:tcPr>
          <w:p w:rsidR="00222167" w:rsidRDefault="008B3912">
            <w:pPr>
              <w:pStyle w:val="ListParagraph"/>
              <w:spacing w:line="240" w:lineRule="auto"/>
              <w:ind w:left="0"/>
              <w:jc w:val="center"/>
              <w:rPr>
                <w:ins w:id="9564" w:author="fauzan" w:date="2022-08-01T17:48:00Z"/>
                <w:szCs w:val="24"/>
              </w:rPr>
            </w:pPr>
            <w:ins w:id="9565" w:author="fauzan" w:date="2022-08-01T17:48:00Z">
              <w:r>
                <w:rPr>
                  <w:szCs w:val="24"/>
                </w:rPr>
                <w:t>6</w:t>
              </w:r>
            </w:ins>
          </w:p>
        </w:tc>
        <w:tc>
          <w:tcPr>
            <w:tcW w:w="0" w:type="auto"/>
            <w:tcPrChange w:id="9566" w:author="muhammad fauzan" w:date="2022-08-04T16:31:00Z">
              <w:tcPr>
                <w:tcW w:w="1230" w:type="dxa"/>
              </w:tcPr>
            </w:tcPrChange>
          </w:tcPr>
          <w:p w:rsidR="00222167" w:rsidRDefault="008B3912">
            <w:pPr>
              <w:pStyle w:val="ListParagraph"/>
              <w:spacing w:line="240" w:lineRule="auto"/>
              <w:ind w:left="0"/>
              <w:jc w:val="left"/>
              <w:rPr>
                <w:ins w:id="9567" w:author="fauzan" w:date="2022-08-01T17:48:00Z"/>
                <w:szCs w:val="24"/>
              </w:rPr>
            </w:pPr>
            <w:ins w:id="9568" w:author="fauzan" w:date="2022-08-01T17:48:00Z">
              <w:r>
                <w:rPr>
                  <w:szCs w:val="24"/>
                </w:rPr>
                <w:t xml:space="preserve">menekan distribusi pada sidebar </w:t>
              </w:r>
            </w:ins>
          </w:p>
        </w:tc>
        <w:tc>
          <w:tcPr>
            <w:tcW w:w="0" w:type="auto"/>
            <w:tcPrChange w:id="9569" w:author="muhammad fauzan" w:date="2022-08-04T16:31:00Z">
              <w:tcPr>
                <w:tcW w:w="1256" w:type="dxa"/>
                <w:gridSpan w:val="2"/>
              </w:tcPr>
            </w:tcPrChange>
          </w:tcPr>
          <w:p w:rsidR="00222167" w:rsidRDefault="008B3912">
            <w:pPr>
              <w:pStyle w:val="ListParagraph"/>
              <w:spacing w:line="240" w:lineRule="auto"/>
              <w:ind w:left="0"/>
              <w:jc w:val="left"/>
              <w:rPr>
                <w:ins w:id="9570" w:author="fauzan" w:date="2022-08-01T17:48:00Z"/>
                <w:szCs w:val="24"/>
              </w:rPr>
            </w:pPr>
            <w:ins w:id="9571" w:author="fauzan" w:date="2022-08-01T17:48:00Z">
              <w:r>
                <w:rPr>
                  <w:szCs w:val="24"/>
                </w:rPr>
                <w:t>Distribusi</w:t>
              </w:r>
            </w:ins>
          </w:p>
        </w:tc>
        <w:tc>
          <w:tcPr>
            <w:tcW w:w="0" w:type="auto"/>
            <w:tcPrChange w:id="9572" w:author="muhammad fauzan" w:date="2022-08-04T16:31:00Z">
              <w:tcPr>
                <w:tcW w:w="1523" w:type="dxa"/>
                <w:gridSpan w:val="2"/>
              </w:tcPr>
            </w:tcPrChange>
          </w:tcPr>
          <w:p w:rsidR="00222167" w:rsidRDefault="008B3912">
            <w:pPr>
              <w:pStyle w:val="ListParagraph"/>
              <w:spacing w:line="240" w:lineRule="auto"/>
              <w:ind w:left="0"/>
              <w:jc w:val="left"/>
              <w:rPr>
                <w:ins w:id="9573" w:author="fauzan" w:date="2022-08-01T17:48:00Z"/>
                <w:szCs w:val="24"/>
              </w:rPr>
            </w:pPr>
            <w:ins w:id="9574" w:author="fauzan" w:date="2022-08-01T17:48:00Z">
              <w:r>
                <w:rPr>
                  <w:szCs w:val="24"/>
                </w:rPr>
                <w:t>Sistem akan menampilkan halaman distribusi</w:t>
              </w:r>
            </w:ins>
          </w:p>
        </w:tc>
        <w:tc>
          <w:tcPr>
            <w:tcW w:w="0" w:type="auto"/>
            <w:tcPrChange w:id="9575" w:author="muhammad fauzan" w:date="2022-08-04T16:31:00Z">
              <w:tcPr>
                <w:tcW w:w="1252" w:type="dxa"/>
              </w:tcPr>
            </w:tcPrChange>
          </w:tcPr>
          <w:p w:rsidR="00222167" w:rsidRDefault="008B3912">
            <w:pPr>
              <w:pStyle w:val="ListParagraph"/>
              <w:spacing w:line="240" w:lineRule="auto"/>
              <w:ind w:left="0"/>
              <w:jc w:val="center"/>
              <w:rPr>
                <w:ins w:id="9576" w:author="fauzan" w:date="2022-08-01T17:48:00Z"/>
              </w:rPr>
            </w:pPr>
            <w:ins w:id="9577" w:author="fauzan" w:date="2022-08-01T17:48:00Z">
              <w:r>
                <w:t>sukses</w:t>
              </w:r>
            </w:ins>
          </w:p>
        </w:tc>
      </w:tr>
      <w:tr w:rsidR="00222167" w:rsidTr="00222167">
        <w:trPr>
          <w:trHeight w:val="941"/>
          <w:ins w:id="9578" w:author="fauzan" w:date="2022-08-01T17:48:00Z"/>
          <w:trPrChange w:id="9579" w:author="muhammad fauzan" w:date="2022-08-04T16:31:00Z">
            <w:trPr>
              <w:gridAfter w:val="0"/>
              <w:trHeight w:val="1314"/>
            </w:trPr>
          </w:trPrChange>
        </w:trPr>
        <w:tc>
          <w:tcPr>
            <w:tcW w:w="0" w:type="auto"/>
            <w:tcPrChange w:id="9580" w:author="muhammad fauzan" w:date="2022-08-04T16:31:00Z">
              <w:tcPr>
                <w:tcW w:w="1017" w:type="dxa"/>
                <w:gridSpan w:val="2"/>
              </w:tcPr>
            </w:tcPrChange>
          </w:tcPr>
          <w:p w:rsidR="00222167" w:rsidRDefault="008B3912">
            <w:pPr>
              <w:pStyle w:val="ListParagraph"/>
              <w:spacing w:line="240" w:lineRule="auto"/>
              <w:ind w:left="0"/>
              <w:jc w:val="center"/>
              <w:rPr>
                <w:ins w:id="9581" w:author="fauzan" w:date="2022-08-01T17:48:00Z"/>
                <w:szCs w:val="24"/>
              </w:rPr>
            </w:pPr>
            <w:ins w:id="9582" w:author="fauzan" w:date="2022-08-01T17:48:00Z">
              <w:r>
                <w:rPr>
                  <w:szCs w:val="24"/>
                </w:rPr>
                <w:t>7</w:t>
              </w:r>
            </w:ins>
          </w:p>
        </w:tc>
        <w:tc>
          <w:tcPr>
            <w:tcW w:w="0" w:type="auto"/>
            <w:tcPrChange w:id="9583" w:author="muhammad fauzan" w:date="2022-08-04T16:31:00Z">
              <w:tcPr>
                <w:tcW w:w="1230" w:type="dxa"/>
              </w:tcPr>
            </w:tcPrChange>
          </w:tcPr>
          <w:p w:rsidR="00222167" w:rsidRDefault="008B3912">
            <w:pPr>
              <w:pStyle w:val="ListParagraph"/>
              <w:spacing w:line="240" w:lineRule="auto"/>
              <w:ind w:left="0"/>
              <w:jc w:val="left"/>
              <w:rPr>
                <w:ins w:id="9584" w:author="fauzan" w:date="2022-08-01T17:48:00Z"/>
                <w:szCs w:val="24"/>
              </w:rPr>
            </w:pPr>
            <w:ins w:id="9585" w:author="fauzan" w:date="2022-08-01T17:48:00Z">
              <w:r>
                <w:rPr>
                  <w:szCs w:val="24"/>
                </w:rPr>
                <w:t>Menekan jadwal kunjungan pada sidebar</w:t>
              </w:r>
            </w:ins>
          </w:p>
        </w:tc>
        <w:tc>
          <w:tcPr>
            <w:tcW w:w="0" w:type="auto"/>
            <w:tcPrChange w:id="9586" w:author="muhammad fauzan" w:date="2022-08-04T16:31:00Z">
              <w:tcPr>
                <w:tcW w:w="1256" w:type="dxa"/>
                <w:gridSpan w:val="2"/>
              </w:tcPr>
            </w:tcPrChange>
          </w:tcPr>
          <w:p w:rsidR="00222167" w:rsidRDefault="008B3912">
            <w:pPr>
              <w:pStyle w:val="ListParagraph"/>
              <w:spacing w:line="240" w:lineRule="auto"/>
              <w:ind w:left="0"/>
              <w:jc w:val="left"/>
              <w:rPr>
                <w:ins w:id="9587" w:author="fauzan" w:date="2022-08-01T17:48:00Z"/>
                <w:szCs w:val="24"/>
              </w:rPr>
            </w:pPr>
            <w:ins w:id="9588" w:author="fauzan" w:date="2022-08-01T17:48:00Z">
              <w:r>
                <w:rPr>
                  <w:szCs w:val="24"/>
                </w:rPr>
                <w:t>jadwal kunjungan</w:t>
              </w:r>
            </w:ins>
          </w:p>
        </w:tc>
        <w:tc>
          <w:tcPr>
            <w:tcW w:w="0" w:type="auto"/>
            <w:tcPrChange w:id="9589" w:author="muhammad fauzan" w:date="2022-08-04T16:31:00Z">
              <w:tcPr>
                <w:tcW w:w="1523" w:type="dxa"/>
                <w:gridSpan w:val="2"/>
              </w:tcPr>
            </w:tcPrChange>
          </w:tcPr>
          <w:p w:rsidR="00222167" w:rsidRDefault="008B3912">
            <w:pPr>
              <w:pStyle w:val="ListParagraph"/>
              <w:spacing w:line="240" w:lineRule="auto"/>
              <w:ind w:left="0"/>
              <w:jc w:val="left"/>
              <w:rPr>
                <w:ins w:id="9590" w:author="fauzan" w:date="2022-08-01T17:48:00Z"/>
                <w:szCs w:val="24"/>
              </w:rPr>
            </w:pPr>
            <w:ins w:id="9591" w:author="fauzan" w:date="2022-08-01T17:48:00Z">
              <w:r>
                <w:rPr>
                  <w:szCs w:val="24"/>
                </w:rPr>
                <w:t>Sistem akan menampilkan halaman jadwal kunjungan</w:t>
              </w:r>
            </w:ins>
          </w:p>
        </w:tc>
        <w:tc>
          <w:tcPr>
            <w:tcW w:w="0" w:type="auto"/>
            <w:tcPrChange w:id="9592" w:author="muhammad fauzan" w:date="2022-08-04T16:31:00Z">
              <w:tcPr>
                <w:tcW w:w="1252" w:type="dxa"/>
              </w:tcPr>
            </w:tcPrChange>
          </w:tcPr>
          <w:p w:rsidR="00222167" w:rsidRDefault="008B3912">
            <w:pPr>
              <w:pStyle w:val="ListParagraph"/>
              <w:spacing w:line="240" w:lineRule="auto"/>
              <w:ind w:left="0"/>
              <w:jc w:val="center"/>
              <w:rPr>
                <w:ins w:id="9593" w:author="fauzan" w:date="2022-08-01T17:48:00Z"/>
              </w:rPr>
            </w:pPr>
            <w:ins w:id="9594" w:author="fauzan" w:date="2022-08-01T17:48:00Z">
              <w:r>
                <w:t>Sukses</w:t>
              </w:r>
            </w:ins>
          </w:p>
        </w:tc>
      </w:tr>
      <w:tr w:rsidR="00222167" w:rsidTr="00222167">
        <w:trPr>
          <w:trHeight w:val="1047"/>
          <w:ins w:id="9595" w:author="fauzan" w:date="2022-08-01T17:48:00Z"/>
          <w:trPrChange w:id="9596" w:author="muhammad fauzan" w:date="2022-08-04T16:30:00Z">
            <w:trPr>
              <w:gridAfter w:val="0"/>
              <w:trHeight w:val="1314"/>
            </w:trPr>
          </w:trPrChange>
        </w:trPr>
        <w:tc>
          <w:tcPr>
            <w:tcW w:w="0" w:type="auto"/>
            <w:tcPrChange w:id="9597" w:author="muhammad fauzan" w:date="2022-08-04T16:30:00Z">
              <w:tcPr>
                <w:tcW w:w="1017" w:type="dxa"/>
                <w:gridSpan w:val="2"/>
              </w:tcPr>
            </w:tcPrChange>
          </w:tcPr>
          <w:p w:rsidR="00222167" w:rsidRDefault="008B3912">
            <w:pPr>
              <w:pStyle w:val="ListParagraph"/>
              <w:spacing w:line="240" w:lineRule="auto"/>
              <w:ind w:left="0"/>
              <w:jc w:val="center"/>
              <w:rPr>
                <w:ins w:id="9598" w:author="fauzan" w:date="2022-08-01T17:48:00Z"/>
                <w:szCs w:val="24"/>
              </w:rPr>
            </w:pPr>
            <w:ins w:id="9599" w:author="fauzan" w:date="2022-08-01T17:48:00Z">
              <w:r>
                <w:rPr>
                  <w:szCs w:val="24"/>
                </w:rPr>
                <w:t>8</w:t>
              </w:r>
            </w:ins>
          </w:p>
        </w:tc>
        <w:tc>
          <w:tcPr>
            <w:tcW w:w="0" w:type="auto"/>
            <w:tcPrChange w:id="9600" w:author="muhammad fauzan" w:date="2022-08-04T16:30:00Z">
              <w:tcPr>
                <w:tcW w:w="1230" w:type="dxa"/>
              </w:tcPr>
            </w:tcPrChange>
          </w:tcPr>
          <w:p w:rsidR="00222167" w:rsidRDefault="008B3912">
            <w:pPr>
              <w:pStyle w:val="ListParagraph"/>
              <w:spacing w:line="240" w:lineRule="auto"/>
              <w:ind w:left="0"/>
              <w:jc w:val="left"/>
              <w:rPr>
                <w:ins w:id="9601" w:author="fauzan" w:date="2022-08-01T17:48:00Z"/>
                <w:szCs w:val="24"/>
              </w:rPr>
            </w:pPr>
            <w:ins w:id="9602" w:author="fauzan" w:date="2022-08-01T17:48:00Z">
              <w:r>
                <w:rPr>
                  <w:szCs w:val="24"/>
                </w:rPr>
                <w:t xml:space="preserve">menekan nama </w:t>
              </w:r>
              <w:del w:id="9603" w:author="muhammad fauzan" w:date="2022-08-04T18:20:00Z">
                <w:r>
                  <w:rPr>
                    <w:szCs w:val="24"/>
                  </w:rPr>
                  <w:delText>user</w:delText>
                </w:r>
              </w:del>
            </w:ins>
            <w:ins w:id="9604" w:author="muhammad fauzan" w:date="2022-08-04T18:26:00Z">
              <w:r>
                <w:rPr>
                  <w:i/>
                  <w:szCs w:val="24"/>
                </w:rPr>
                <w:t>user</w:t>
              </w:r>
            </w:ins>
            <w:ins w:id="9605" w:author="fauzan" w:date="2022-08-01T17:48:00Z">
              <w:r>
                <w:rPr>
                  <w:szCs w:val="24"/>
                </w:rPr>
                <w:t xml:space="preserve"> pada navbar </w:t>
              </w:r>
            </w:ins>
          </w:p>
        </w:tc>
        <w:tc>
          <w:tcPr>
            <w:tcW w:w="0" w:type="auto"/>
            <w:tcPrChange w:id="9606" w:author="muhammad fauzan" w:date="2022-08-04T16:30:00Z">
              <w:tcPr>
                <w:tcW w:w="1256" w:type="dxa"/>
                <w:gridSpan w:val="2"/>
              </w:tcPr>
            </w:tcPrChange>
          </w:tcPr>
          <w:p w:rsidR="00222167" w:rsidRDefault="008B3912">
            <w:pPr>
              <w:pStyle w:val="ListParagraph"/>
              <w:spacing w:line="240" w:lineRule="auto"/>
              <w:ind w:left="0"/>
              <w:jc w:val="left"/>
              <w:rPr>
                <w:ins w:id="9607" w:author="fauzan" w:date="2022-08-01T17:48:00Z"/>
                <w:szCs w:val="24"/>
              </w:rPr>
            </w:pPr>
            <w:ins w:id="9608" w:author="fauzan" w:date="2022-08-01T17:48:00Z">
              <w:r>
                <w:rPr>
                  <w:szCs w:val="24"/>
                </w:rPr>
                <w:t xml:space="preserve">Nama </w:t>
              </w:r>
              <w:del w:id="9609" w:author="muhammad fauzan" w:date="2022-08-04T18:20:00Z">
                <w:r>
                  <w:rPr>
                    <w:szCs w:val="24"/>
                  </w:rPr>
                  <w:delText>user</w:delText>
                </w:r>
              </w:del>
            </w:ins>
            <w:ins w:id="9610" w:author="muhammad fauzan" w:date="2022-08-04T18:26:00Z">
              <w:r>
                <w:rPr>
                  <w:i/>
                  <w:szCs w:val="24"/>
                </w:rPr>
                <w:t>user</w:t>
              </w:r>
            </w:ins>
          </w:p>
        </w:tc>
        <w:tc>
          <w:tcPr>
            <w:tcW w:w="0" w:type="auto"/>
            <w:tcPrChange w:id="9611" w:author="muhammad fauzan" w:date="2022-08-04T16:30:00Z">
              <w:tcPr>
                <w:tcW w:w="1523" w:type="dxa"/>
                <w:gridSpan w:val="2"/>
              </w:tcPr>
            </w:tcPrChange>
          </w:tcPr>
          <w:p w:rsidR="00222167" w:rsidRDefault="008B3912">
            <w:pPr>
              <w:pStyle w:val="ListParagraph"/>
              <w:spacing w:line="240" w:lineRule="auto"/>
              <w:ind w:left="0"/>
              <w:jc w:val="left"/>
              <w:rPr>
                <w:ins w:id="9612" w:author="fauzan" w:date="2022-08-01T17:48:00Z"/>
                <w:szCs w:val="24"/>
              </w:rPr>
            </w:pPr>
            <w:ins w:id="9613" w:author="fauzan" w:date="2022-08-01T17:48:00Z">
              <w:r>
                <w:rPr>
                  <w:szCs w:val="24"/>
                </w:rPr>
                <w:t xml:space="preserve">Sistem akan menampilkan select untuk memilih change </w:t>
              </w:r>
              <w:del w:id="9614" w:author="muhammad fauzan" w:date="2022-08-04T20:10:00Z">
                <w:r>
                  <w:rPr>
                    <w:szCs w:val="24"/>
                  </w:rPr>
                  <w:delText>password</w:delText>
                </w:r>
              </w:del>
            </w:ins>
            <w:ins w:id="9615" w:author="muhammad fauzan" w:date="2022-08-04T20:10:00Z">
              <w:r>
                <w:rPr>
                  <w:i/>
                  <w:szCs w:val="24"/>
                </w:rPr>
                <w:t>password</w:t>
              </w:r>
            </w:ins>
            <w:ins w:id="9616" w:author="fauzan" w:date="2022-08-01T17:48:00Z">
              <w:r>
                <w:rPr>
                  <w:szCs w:val="24"/>
                </w:rPr>
                <w:t xml:space="preserve"> dan logout</w:t>
              </w:r>
            </w:ins>
          </w:p>
        </w:tc>
        <w:tc>
          <w:tcPr>
            <w:tcW w:w="0" w:type="auto"/>
            <w:tcPrChange w:id="9617" w:author="muhammad fauzan" w:date="2022-08-04T16:30:00Z">
              <w:tcPr>
                <w:tcW w:w="1252" w:type="dxa"/>
              </w:tcPr>
            </w:tcPrChange>
          </w:tcPr>
          <w:p w:rsidR="00222167" w:rsidRDefault="008B3912">
            <w:pPr>
              <w:pStyle w:val="ListParagraph"/>
              <w:spacing w:line="240" w:lineRule="auto"/>
              <w:ind w:left="0"/>
              <w:jc w:val="center"/>
              <w:rPr>
                <w:ins w:id="9618" w:author="fauzan" w:date="2022-08-01T17:48:00Z"/>
              </w:rPr>
            </w:pPr>
            <w:ins w:id="9619" w:author="fauzan" w:date="2022-08-01T17:48:00Z">
              <w:r>
                <w:t>sukses</w:t>
              </w:r>
            </w:ins>
          </w:p>
        </w:tc>
      </w:tr>
      <w:tr w:rsidR="00222167" w:rsidTr="00222167">
        <w:trPr>
          <w:trHeight w:val="1151"/>
          <w:ins w:id="9620" w:author="fauzan" w:date="2022-08-01T17:48:00Z"/>
          <w:trPrChange w:id="9621" w:author="muhammad fauzan" w:date="2022-08-04T16:30:00Z">
            <w:trPr>
              <w:gridAfter w:val="0"/>
              <w:trHeight w:val="1314"/>
            </w:trPr>
          </w:trPrChange>
        </w:trPr>
        <w:tc>
          <w:tcPr>
            <w:tcW w:w="0" w:type="auto"/>
            <w:tcPrChange w:id="9622" w:author="muhammad fauzan" w:date="2022-08-04T16:30:00Z">
              <w:tcPr>
                <w:tcW w:w="1017" w:type="dxa"/>
                <w:gridSpan w:val="2"/>
              </w:tcPr>
            </w:tcPrChange>
          </w:tcPr>
          <w:p w:rsidR="00222167" w:rsidRDefault="008B3912">
            <w:pPr>
              <w:pStyle w:val="ListParagraph"/>
              <w:spacing w:line="240" w:lineRule="auto"/>
              <w:ind w:left="0"/>
              <w:jc w:val="center"/>
              <w:rPr>
                <w:ins w:id="9623" w:author="fauzan" w:date="2022-08-01T17:48:00Z"/>
                <w:szCs w:val="24"/>
              </w:rPr>
            </w:pPr>
            <w:ins w:id="9624" w:author="fauzan" w:date="2022-08-01T17:48:00Z">
              <w:r>
                <w:rPr>
                  <w:szCs w:val="24"/>
                </w:rPr>
                <w:lastRenderedPageBreak/>
                <w:t>9</w:t>
              </w:r>
            </w:ins>
          </w:p>
        </w:tc>
        <w:tc>
          <w:tcPr>
            <w:tcW w:w="0" w:type="auto"/>
            <w:tcPrChange w:id="9625" w:author="muhammad fauzan" w:date="2022-08-04T16:30:00Z">
              <w:tcPr>
                <w:tcW w:w="1230" w:type="dxa"/>
              </w:tcPr>
            </w:tcPrChange>
          </w:tcPr>
          <w:p w:rsidR="00222167" w:rsidRDefault="008B3912">
            <w:pPr>
              <w:pStyle w:val="ListParagraph"/>
              <w:spacing w:line="240" w:lineRule="auto"/>
              <w:ind w:left="0"/>
              <w:jc w:val="left"/>
              <w:rPr>
                <w:ins w:id="9626" w:author="fauzan" w:date="2022-08-01T17:48:00Z"/>
                <w:szCs w:val="24"/>
              </w:rPr>
            </w:pPr>
            <w:ins w:id="9627" w:author="fauzan" w:date="2022-08-01T17:48:00Z">
              <w:r>
                <w:rPr>
                  <w:szCs w:val="24"/>
                </w:rPr>
                <w:t xml:space="preserve">menekan change </w:t>
              </w:r>
              <w:del w:id="9628" w:author="muhammad fauzan" w:date="2022-08-04T20:10:00Z">
                <w:r>
                  <w:rPr>
                    <w:szCs w:val="24"/>
                  </w:rPr>
                  <w:delText>password</w:delText>
                </w:r>
              </w:del>
            </w:ins>
            <w:ins w:id="9629" w:author="muhammad fauzan" w:date="2022-08-04T20:10:00Z">
              <w:r>
                <w:rPr>
                  <w:i/>
                  <w:szCs w:val="24"/>
                </w:rPr>
                <w:t>password</w:t>
              </w:r>
            </w:ins>
            <w:ins w:id="9630" w:author="fauzan" w:date="2022-08-01T17:48:00Z">
              <w:r>
                <w:rPr>
                  <w:szCs w:val="24"/>
                </w:rPr>
                <w:t xml:space="preserve"> pada sidebar setelah menekan nama </w:t>
              </w:r>
              <w:del w:id="9631" w:author="muhammad fauzan" w:date="2022-08-04T18:20:00Z">
                <w:r>
                  <w:rPr>
                    <w:szCs w:val="24"/>
                  </w:rPr>
                  <w:delText>user</w:delText>
                </w:r>
              </w:del>
            </w:ins>
            <w:ins w:id="9632" w:author="muhammad fauzan" w:date="2022-08-04T18:26:00Z">
              <w:r>
                <w:rPr>
                  <w:i/>
                  <w:szCs w:val="24"/>
                </w:rPr>
                <w:t>user</w:t>
              </w:r>
            </w:ins>
          </w:p>
        </w:tc>
        <w:tc>
          <w:tcPr>
            <w:tcW w:w="0" w:type="auto"/>
            <w:tcPrChange w:id="9633" w:author="muhammad fauzan" w:date="2022-08-04T16:30:00Z">
              <w:tcPr>
                <w:tcW w:w="1256" w:type="dxa"/>
                <w:gridSpan w:val="2"/>
              </w:tcPr>
            </w:tcPrChange>
          </w:tcPr>
          <w:p w:rsidR="00222167" w:rsidRDefault="008B3912">
            <w:pPr>
              <w:pStyle w:val="ListParagraph"/>
              <w:spacing w:line="240" w:lineRule="auto"/>
              <w:ind w:left="0"/>
              <w:jc w:val="left"/>
              <w:rPr>
                <w:ins w:id="9634" w:author="fauzan" w:date="2022-08-01T17:48:00Z"/>
                <w:szCs w:val="24"/>
              </w:rPr>
            </w:pPr>
            <w:ins w:id="9635" w:author="fauzan" w:date="2022-08-01T17:48:00Z">
              <w:r>
                <w:rPr>
                  <w:szCs w:val="24"/>
                </w:rPr>
                <w:t xml:space="preserve">toko change </w:t>
              </w:r>
              <w:del w:id="9636" w:author="muhammad fauzan" w:date="2022-08-04T20:10:00Z">
                <w:r>
                  <w:rPr>
                    <w:szCs w:val="24"/>
                  </w:rPr>
                  <w:delText>password</w:delText>
                </w:r>
              </w:del>
            </w:ins>
            <w:ins w:id="9637" w:author="muhammad fauzan" w:date="2022-08-04T20:10:00Z">
              <w:r>
                <w:rPr>
                  <w:i/>
                  <w:szCs w:val="24"/>
                </w:rPr>
                <w:t>password</w:t>
              </w:r>
            </w:ins>
          </w:p>
        </w:tc>
        <w:tc>
          <w:tcPr>
            <w:tcW w:w="0" w:type="auto"/>
            <w:tcPrChange w:id="9638" w:author="muhammad fauzan" w:date="2022-08-04T16:30:00Z">
              <w:tcPr>
                <w:tcW w:w="1523" w:type="dxa"/>
                <w:gridSpan w:val="2"/>
              </w:tcPr>
            </w:tcPrChange>
          </w:tcPr>
          <w:p w:rsidR="00222167" w:rsidRDefault="008B3912">
            <w:pPr>
              <w:pStyle w:val="ListParagraph"/>
              <w:spacing w:line="240" w:lineRule="auto"/>
              <w:ind w:left="0"/>
              <w:jc w:val="left"/>
              <w:rPr>
                <w:ins w:id="9639" w:author="fauzan" w:date="2022-08-01T17:48:00Z"/>
                <w:szCs w:val="24"/>
              </w:rPr>
            </w:pPr>
            <w:ins w:id="9640" w:author="fauzan" w:date="2022-08-01T17:48:00Z">
              <w:r>
                <w:rPr>
                  <w:szCs w:val="24"/>
                </w:rPr>
                <w:t xml:space="preserve">Sistem akan menampilkan halaman change </w:t>
              </w:r>
              <w:del w:id="9641" w:author="muhammad fauzan" w:date="2022-08-04T20:10:00Z">
                <w:r>
                  <w:rPr>
                    <w:szCs w:val="24"/>
                  </w:rPr>
                  <w:delText>password</w:delText>
                </w:r>
              </w:del>
            </w:ins>
            <w:ins w:id="9642" w:author="muhammad fauzan" w:date="2022-08-04T20:10:00Z">
              <w:r>
                <w:rPr>
                  <w:i/>
                  <w:szCs w:val="24"/>
                </w:rPr>
                <w:t>password</w:t>
              </w:r>
            </w:ins>
          </w:p>
        </w:tc>
        <w:tc>
          <w:tcPr>
            <w:tcW w:w="0" w:type="auto"/>
            <w:tcPrChange w:id="9643" w:author="muhammad fauzan" w:date="2022-08-04T16:30:00Z">
              <w:tcPr>
                <w:tcW w:w="1252" w:type="dxa"/>
              </w:tcPr>
            </w:tcPrChange>
          </w:tcPr>
          <w:p w:rsidR="00222167" w:rsidRDefault="008B3912">
            <w:pPr>
              <w:pStyle w:val="ListParagraph"/>
              <w:spacing w:line="240" w:lineRule="auto"/>
              <w:ind w:left="0"/>
              <w:jc w:val="center"/>
              <w:rPr>
                <w:ins w:id="9644" w:author="fauzan" w:date="2022-08-01T17:48:00Z"/>
              </w:rPr>
            </w:pPr>
            <w:ins w:id="9645" w:author="fauzan" w:date="2022-08-01T17:48:00Z">
              <w:r>
                <w:t>sukses</w:t>
              </w:r>
            </w:ins>
          </w:p>
        </w:tc>
      </w:tr>
      <w:tr w:rsidR="00222167" w:rsidTr="00222167">
        <w:trPr>
          <w:trHeight w:val="815"/>
          <w:ins w:id="9646" w:author="fauzan" w:date="2022-08-01T17:48:00Z"/>
          <w:trPrChange w:id="9647" w:author="muhammad fauzan" w:date="2022-08-04T16:30:00Z">
            <w:trPr>
              <w:gridAfter w:val="0"/>
              <w:trHeight w:val="1314"/>
            </w:trPr>
          </w:trPrChange>
        </w:trPr>
        <w:tc>
          <w:tcPr>
            <w:tcW w:w="0" w:type="auto"/>
            <w:tcPrChange w:id="9648" w:author="muhammad fauzan" w:date="2022-08-04T16:30:00Z">
              <w:tcPr>
                <w:tcW w:w="1017" w:type="dxa"/>
                <w:gridSpan w:val="2"/>
              </w:tcPr>
            </w:tcPrChange>
          </w:tcPr>
          <w:p w:rsidR="00222167" w:rsidRDefault="008B3912">
            <w:pPr>
              <w:pStyle w:val="ListParagraph"/>
              <w:spacing w:line="240" w:lineRule="auto"/>
              <w:ind w:left="0"/>
              <w:jc w:val="center"/>
              <w:rPr>
                <w:ins w:id="9649" w:author="fauzan" w:date="2022-08-01T17:48:00Z"/>
                <w:szCs w:val="24"/>
              </w:rPr>
            </w:pPr>
            <w:ins w:id="9650" w:author="fauzan" w:date="2022-08-01T17:48:00Z">
              <w:r>
                <w:rPr>
                  <w:szCs w:val="24"/>
                </w:rPr>
                <w:t>10</w:t>
              </w:r>
            </w:ins>
          </w:p>
        </w:tc>
        <w:tc>
          <w:tcPr>
            <w:tcW w:w="0" w:type="auto"/>
            <w:tcPrChange w:id="9651" w:author="muhammad fauzan" w:date="2022-08-04T16:30:00Z">
              <w:tcPr>
                <w:tcW w:w="1230" w:type="dxa"/>
              </w:tcPr>
            </w:tcPrChange>
          </w:tcPr>
          <w:p w:rsidR="00222167" w:rsidRDefault="008B3912">
            <w:pPr>
              <w:pStyle w:val="ListParagraph"/>
              <w:spacing w:line="240" w:lineRule="auto"/>
              <w:ind w:left="0"/>
              <w:jc w:val="left"/>
              <w:rPr>
                <w:ins w:id="9652" w:author="fauzan" w:date="2022-08-01T17:48:00Z"/>
                <w:szCs w:val="24"/>
              </w:rPr>
            </w:pPr>
            <w:ins w:id="9653" w:author="fauzan" w:date="2022-08-01T17:48:00Z">
              <w:r>
                <w:rPr>
                  <w:szCs w:val="24"/>
                </w:rPr>
                <w:t xml:space="preserve">menekan logout pada sidebar setelah menekan nama </w:t>
              </w:r>
              <w:del w:id="9654" w:author="muhammad fauzan" w:date="2022-08-04T18:20:00Z">
                <w:r>
                  <w:rPr>
                    <w:szCs w:val="24"/>
                  </w:rPr>
                  <w:delText>user</w:delText>
                </w:r>
              </w:del>
            </w:ins>
            <w:ins w:id="9655" w:author="muhammad fauzan" w:date="2022-08-04T18:26:00Z">
              <w:r>
                <w:rPr>
                  <w:i/>
                  <w:szCs w:val="24"/>
                </w:rPr>
                <w:t>user</w:t>
              </w:r>
            </w:ins>
          </w:p>
        </w:tc>
        <w:tc>
          <w:tcPr>
            <w:tcW w:w="0" w:type="auto"/>
            <w:tcPrChange w:id="9656" w:author="muhammad fauzan" w:date="2022-08-04T16:30:00Z">
              <w:tcPr>
                <w:tcW w:w="1256" w:type="dxa"/>
                <w:gridSpan w:val="2"/>
              </w:tcPr>
            </w:tcPrChange>
          </w:tcPr>
          <w:p w:rsidR="00222167" w:rsidRDefault="008B3912">
            <w:pPr>
              <w:pStyle w:val="ListParagraph"/>
              <w:spacing w:line="240" w:lineRule="auto"/>
              <w:ind w:left="0"/>
              <w:jc w:val="left"/>
              <w:rPr>
                <w:ins w:id="9657" w:author="fauzan" w:date="2022-08-01T17:48:00Z"/>
                <w:szCs w:val="24"/>
              </w:rPr>
            </w:pPr>
            <w:ins w:id="9658" w:author="fauzan" w:date="2022-08-01T17:48:00Z">
              <w:r>
                <w:rPr>
                  <w:szCs w:val="24"/>
                </w:rPr>
                <w:t>logout</w:t>
              </w:r>
            </w:ins>
          </w:p>
        </w:tc>
        <w:tc>
          <w:tcPr>
            <w:tcW w:w="0" w:type="auto"/>
            <w:tcPrChange w:id="9659" w:author="muhammad fauzan" w:date="2022-08-04T16:30:00Z">
              <w:tcPr>
                <w:tcW w:w="1523" w:type="dxa"/>
                <w:gridSpan w:val="2"/>
              </w:tcPr>
            </w:tcPrChange>
          </w:tcPr>
          <w:p w:rsidR="00222167" w:rsidRDefault="008B3912">
            <w:pPr>
              <w:pStyle w:val="ListParagraph"/>
              <w:spacing w:line="240" w:lineRule="auto"/>
              <w:ind w:left="0"/>
              <w:jc w:val="left"/>
              <w:rPr>
                <w:ins w:id="9660" w:author="fauzan" w:date="2022-08-01T17:48:00Z"/>
                <w:szCs w:val="24"/>
              </w:rPr>
            </w:pPr>
            <w:ins w:id="9661" w:author="fauzan" w:date="2022-08-01T17:48:00Z">
              <w:r>
                <w:rPr>
                  <w:szCs w:val="24"/>
                </w:rPr>
                <w:t xml:space="preserve">Sistem akan menampilkan halaman </w:t>
              </w:r>
              <w:del w:id="9662" w:author="muhammad fauzan" w:date="2022-08-04T18:36:00Z">
                <w:r>
                  <w:rPr>
                    <w:szCs w:val="24"/>
                  </w:rPr>
                  <w:delText>login</w:delText>
                </w:r>
              </w:del>
            </w:ins>
            <w:ins w:id="9663" w:author="muhammad fauzan" w:date="2022-08-04T18:36:00Z">
              <w:r>
                <w:rPr>
                  <w:i/>
                  <w:szCs w:val="24"/>
                </w:rPr>
                <w:t>login</w:t>
              </w:r>
            </w:ins>
          </w:p>
        </w:tc>
        <w:tc>
          <w:tcPr>
            <w:tcW w:w="0" w:type="auto"/>
            <w:tcPrChange w:id="9664" w:author="muhammad fauzan" w:date="2022-08-04T16:30:00Z">
              <w:tcPr>
                <w:tcW w:w="1252" w:type="dxa"/>
              </w:tcPr>
            </w:tcPrChange>
          </w:tcPr>
          <w:p w:rsidR="00222167" w:rsidRDefault="008B3912">
            <w:pPr>
              <w:pStyle w:val="ListParagraph"/>
              <w:spacing w:line="240" w:lineRule="auto"/>
              <w:ind w:left="0"/>
              <w:jc w:val="center"/>
              <w:rPr>
                <w:ins w:id="9665" w:author="fauzan" w:date="2022-08-01T17:48:00Z"/>
              </w:rPr>
            </w:pPr>
            <w:ins w:id="9666" w:author="fauzan" w:date="2022-08-01T17:48:00Z">
              <w:r>
                <w:t>Sukses</w:t>
              </w:r>
            </w:ins>
          </w:p>
        </w:tc>
      </w:tr>
      <w:tr w:rsidR="00222167" w:rsidTr="00222167">
        <w:trPr>
          <w:trHeight w:val="1110"/>
          <w:ins w:id="9667" w:author="fauzan" w:date="2022-08-01T17:50:00Z"/>
          <w:trPrChange w:id="9668" w:author="muhammad fauzan" w:date="2022-08-04T16:30:00Z">
            <w:trPr>
              <w:gridAfter w:val="0"/>
              <w:trHeight w:val="1314"/>
            </w:trPr>
          </w:trPrChange>
        </w:trPr>
        <w:tc>
          <w:tcPr>
            <w:tcW w:w="0" w:type="auto"/>
            <w:tcPrChange w:id="9669" w:author="muhammad fauzan" w:date="2022-08-04T16:30:00Z">
              <w:tcPr>
                <w:tcW w:w="1017" w:type="dxa"/>
                <w:gridSpan w:val="2"/>
              </w:tcPr>
            </w:tcPrChange>
          </w:tcPr>
          <w:p w:rsidR="00222167" w:rsidRDefault="008B3912">
            <w:pPr>
              <w:pStyle w:val="ListParagraph"/>
              <w:spacing w:line="240" w:lineRule="auto"/>
              <w:ind w:left="0"/>
              <w:jc w:val="center"/>
              <w:rPr>
                <w:ins w:id="9670" w:author="fauzan" w:date="2022-08-01T17:50:00Z"/>
                <w:szCs w:val="24"/>
              </w:rPr>
            </w:pPr>
            <w:ins w:id="9671" w:author="fauzan" w:date="2022-08-01T17:50:00Z">
              <w:r>
                <w:rPr>
                  <w:szCs w:val="24"/>
                </w:rPr>
                <w:t>11</w:t>
              </w:r>
            </w:ins>
          </w:p>
        </w:tc>
        <w:tc>
          <w:tcPr>
            <w:tcW w:w="0" w:type="auto"/>
            <w:tcPrChange w:id="9672" w:author="muhammad fauzan" w:date="2022-08-04T16:30:00Z">
              <w:tcPr>
                <w:tcW w:w="1230" w:type="dxa"/>
              </w:tcPr>
            </w:tcPrChange>
          </w:tcPr>
          <w:p w:rsidR="00222167" w:rsidRDefault="008B3912">
            <w:pPr>
              <w:pStyle w:val="ListParagraph"/>
              <w:spacing w:line="240" w:lineRule="auto"/>
              <w:ind w:left="0"/>
              <w:jc w:val="left"/>
              <w:rPr>
                <w:ins w:id="9673" w:author="fauzan" w:date="2022-08-01T17:50:00Z"/>
                <w:szCs w:val="24"/>
              </w:rPr>
            </w:pPr>
            <w:ins w:id="9674" w:author="fauzan" w:date="2022-08-01T17:51:00Z">
              <w:r>
                <w:rPr>
                  <w:szCs w:val="24"/>
                </w:rPr>
                <w:t>Memilih toko pada select toko</w:t>
              </w:r>
            </w:ins>
          </w:p>
        </w:tc>
        <w:tc>
          <w:tcPr>
            <w:tcW w:w="0" w:type="auto"/>
            <w:tcPrChange w:id="9675" w:author="muhammad fauzan" w:date="2022-08-04T16:30:00Z">
              <w:tcPr>
                <w:tcW w:w="1256" w:type="dxa"/>
                <w:gridSpan w:val="2"/>
              </w:tcPr>
            </w:tcPrChange>
          </w:tcPr>
          <w:p w:rsidR="00222167" w:rsidRDefault="008B3912">
            <w:pPr>
              <w:pStyle w:val="ListParagraph"/>
              <w:spacing w:line="240" w:lineRule="auto"/>
              <w:ind w:left="0"/>
              <w:jc w:val="left"/>
              <w:rPr>
                <w:ins w:id="9676" w:author="fauzan" w:date="2022-08-01T17:50:00Z"/>
                <w:szCs w:val="24"/>
              </w:rPr>
            </w:pPr>
            <w:ins w:id="9677" w:author="fauzan" w:date="2022-08-01T17:51:00Z">
              <w:r>
                <w:rPr>
                  <w:szCs w:val="24"/>
                </w:rPr>
                <w:t>Select toko</w:t>
              </w:r>
            </w:ins>
          </w:p>
        </w:tc>
        <w:tc>
          <w:tcPr>
            <w:tcW w:w="0" w:type="auto"/>
            <w:tcPrChange w:id="9678" w:author="muhammad fauzan" w:date="2022-08-04T16:30:00Z">
              <w:tcPr>
                <w:tcW w:w="1523" w:type="dxa"/>
                <w:gridSpan w:val="2"/>
              </w:tcPr>
            </w:tcPrChange>
          </w:tcPr>
          <w:p w:rsidR="00222167" w:rsidRDefault="008B3912">
            <w:pPr>
              <w:pStyle w:val="ListParagraph"/>
              <w:spacing w:line="240" w:lineRule="auto"/>
              <w:ind w:left="0"/>
              <w:jc w:val="left"/>
              <w:rPr>
                <w:ins w:id="9679" w:author="fauzan" w:date="2022-08-01T17:50:00Z"/>
                <w:szCs w:val="24"/>
              </w:rPr>
            </w:pPr>
            <w:ins w:id="9680" w:author="fauzan" w:date="2022-08-01T17:51:00Z">
              <w:r>
                <w:rPr>
                  <w:szCs w:val="24"/>
                </w:rPr>
                <w:t>Sistem akan menampilkan halaman distribusi sesuai dengan toko yang dipilih</w:t>
              </w:r>
            </w:ins>
          </w:p>
        </w:tc>
        <w:tc>
          <w:tcPr>
            <w:tcW w:w="0" w:type="auto"/>
            <w:tcPrChange w:id="9681" w:author="muhammad fauzan" w:date="2022-08-04T16:30:00Z">
              <w:tcPr>
                <w:tcW w:w="1252" w:type="dxa"/>
              </w:tcPr>
            </w:tcPrChange>
          </w:tcPr>
          <w:p w:rsidR="00222167" w:rsidRDefault="008B3912">
            <w:pPr>
              <w:pStyle w:val="ListParagraph"/>
              <w:spacing w:line="240" w:lineRule="auto"/>
              <w:ind w:left="0"/>
              <w:jc w:val="center"/>
              <w:rPr>
                <w:ins w:id="9682" w:author="fauzan" w:date="2022-08-01T17:50:00Z"/>
              </w:rPr>
            </w:pPr>
            <w:ins w:id="9683" w:author="fauzan" w:date="2022-08-01T17:52:00Z">
              <w:r>
                <w:t>sukses</w:t>
              </w:r>
            </w:ins>
          </w:p>
        </w:tc>
      </w:tr>
      <w:tr w:rsidR="00222167" w:rsidTr="00222167">
        <w:trPr>
          <w:trHeight w:val="866"/>
          <w:ins w:id="9684" w:author="fauzan" w:date="2022-08-01T17:48:00Z"/>
          <w:trPrChange w:id="9685" w:author="muhammad fauzan" w:date="2022-08-04T16:30:00Z">
            <w:trPr>
              <w:gridAfter w:val="0"/>
              <w:trHeight w:val="1314"/>
            </w:trPr>
          </w:trPrChange>
        </w:trPr>
        <w:tc>
          <w:tcPr>
            <w:tcW w:w="0" w:type="auto"/>
            <w:tcPrChange w:id="9686" w:author="muhammad fauzan" w:date="2022-08-04T16:30:00Z">
              <w:tcPr>
                <w:tcW w:w="1017" w:type="dxa"/>
                <w:gridSpan w:val="2"/>
              </w:tcPr>
            </w:tcPrChange>
          </w:tcPr>
          <w:p w:rsidR="00222167" w:rsidRDefault="008B3912">
            <w:pPr>
              <w:pStyle w:val="ListParagraph"/>
              <w:spacing w:line="240" w:lineRule="auto"/>
              <w:ind w:left="0"/>
              <w:jc w:val="center"/>
              <w:rPr>
                <w:ins w:id="9687" w:author="fauzan" w:date="2022-08-01T17:48:00Z"/>
                <w:szCs w:val="24"/>
              </w:rPr>
            </w:pPr>
            <w:ins w:id="9688" w:author="fauzan" w:date="2022-08-01T17:48:00Z">
              <w:r>
                <w:rPr>
                  <w:szCs w:val="24"/>
                </w:rPr>
                <w:t>11</w:t>
              </w:r>
            </w:ins>
          </w:p>
        </w:tc>
        <w:tc>
          <w:tcPr>
            <w:tcW w:w="0" w:type="auto"/>
            <w:tcPrChange w:id="9689" w:author="muhammad fauzan" w:date="2022-08-04T16:30:00Z">
              <w:tcPr>
                <w:tcW w:w="1230" w:type="dxa"/>
              </w:tcPr>
            </w:tcPrChange>
          </w:tcPr>
          <w:p w:rsidR="00222167" w:rsidRDefault="008B3912">
            <w:pPr>
              <w:pStyle w:val="ListParagraph"/>
              <w:spacing w:line="240" w:lineRule="auto"/>
              <w:ind w:left="0"/>
              <w:jc w:val="left"/>
              <w:rPr>
                <w:ins w:id="9690" w:author="fauzan" w:date="2022-08-01T17:48:00Z"/>
                <w:szCs w:val="24"/>
              </w:rPr>
            </w:pPr>
            <w:ins w:id="9691" w:author="fauzan" w:date="2022-08-01T17:48:00Z">
              <w:r>
                <w:rPr>
                  <w:szCs w:val="24"/>
                </w:rPr>
                <w:t xml:space="preserve">Menekan </w:t>
              </w:r>
              <w:del w:id="9692" w:author="muhammad fauzan" w:date="2022-08-04T18:59:00Z">
                <w:r>
                  <w:rPr>
                    <w:szCs w:val="24"/>
                  </w:rPr>
                  <w:delText>button</w:delText>
                </w:r>
              </w:del>
            </w:ins>
            <w:ins w:id="9693" w:author="muhammad fauzan" w:date="2022-08-04T18:59:00Z">
              <w:r>
                <w:rPr>
                  <w:i/>
                  <w:szCs w:val="24"/>
                </w:rPr>
                <w:t>button</w:t>
              </w:r>
            </w:ins>
            <w:ins w:id="9694" w:author="fauzan" w:date="2022-08-01T17:48:00Z">
              <w:r>
                <w:rPr>
                  <w:szCs w:val="24"/>
                </w:rPr>
                <w:t xml:space="preserve"> tambah</w:t>
              </w:r>
            </w:ins>
          </w:p>
        </w:tc>
        <w:tc>
          <w:tcPr>
            <w:tcW w:w="0" w:type="auto"/>
            <w:tcPrChange w:id="9695" w:author="muhammad fauzan" w:date="2022-08-04T16:30:00Z">
              <w:tcPr>
                <w:tcW w:w="1256" w:type="dxa"/>
                <w:gridSpan w:val="2"/>
              </w:tcPr>
            </w:tcPrChange>
          </w:tcPr>
          <w:p w:rsidR="00222167" w:rsidRDefault="008B3912">
            <w:pPr>
              <w:pStyle w:val="ListParagraph"/>
              <w:spacing w:line="240" w:lineRule="auto"/>
              <w:ind w:left="0"/>
              <w:jc w:val="left"/>
              <w:rPr>
                <w:ins w:id="9696" w:author="fauzan" w:date="2022-08-01T17:48:00Z"/>
                <w:szCs w:val="24"/>
              </w:rPr>
            </w:pPr>
            <w:ins w:id="9697" w:author="fauzan" w:date="2022-08-01T17:48:00Z">
              <w:r>
                <w:rPr>
                  <w:szCs w:val="24"/>
                </w:rPr>
                <w:t>tambah</w:t>
              </w:r>
            </w:ins>
          </w:p>
        </w:tc>
        <w:tc>
          <w:tcPr>
            <w:tcW w:w="0" w:type="auto"/>
            <w:tcPrChange w:id="9698" w:author="muhammad fauzan" w:date="2022-08-04T16:30:00Z">
              <w:tcPr>
                <w:tcW w:w="1523" w:type="dxa"/>
                <w:gridSpan w:val="2"/>
              </w:tcPr>
            </w:tcPrChange>
          </w:tcPr>
          <w:p w:rsidR="00222167" w:rsidRDefault="008B3912">
            <w:pPr>
              <w:pStyle w:val="ListParagraph"/>
              <w:spacing w:line="240" w:lineRule="auto"/>
              <w:ind w:left="0"/>
              <w:jc w:val="left"/>
              <w:rPr>
                <w:ins w:id="9699" w:author="fauzan" w:date="2022-08-01T17:48:00Z"/>
                <w:szCs w:val="24"/>
              </w:rPr>
            </w:pPr>
            <w:ins w:id="9700" w:author="fauzan" w:date="2022-08-01T17:48:00Z">
              <w:r>
                <w:rPr>
                  <w:szCs w:val="24"/>
                </w:rPr>
                <w:t xml:space="preserve">Sistem akan menampilkan halaman </w:t>
              </w:r>
            </w:ins>
            <w:ins w:id="9701" w:author="fauzan" w:date="2022-08-01T17:49:00Z">
              <w:r>
                <w:rPr>
                  <w:szCs w:val="24"/>
                </w:rPr>
                <w:t>dropping</w:t>
              </w:r>
            </w:ins>
            <w:ins w:id="9702" w:author="fauzan" w:date="2022-08-01T17:48:00Z">
              <w:r>
                <w:rPr>
                  <w:szCs w:val="24"/>
                </w:rPr>
                <w:t xml:space="preserve"> data </w:t>
              </w:r>
              <w:r>
                <w:t>distribusi</w:t>
              </w:r>
            </w:ins>
          </w:p>
        </w:tc>
        <w:tc>
          <w:tcPr>
            <w:tcW w:w="0" w:type="auto"/>
            <w:tcPrChange w:id="9703" w:author="muhammad fauzan" w:date="2022-08-04T16:30:00Z">
              <w:tcPr>
                <w:tcW w:w="1252" w:type="dxa"/>
              </w:tcPr>
            </w:tcPrChange>
          </w:tcPr>
          <w:p w:rsidR="00222167" w:rsidRDefault="008B3912">
            <w:pPr>
              <w:pStyle w:val="ListParagraph"/>
              <w:spacing w:line="240" w:lineRule="auto"/>
              <w:ind w:left="0"/>
              <w:jc w:val="center"/>
              <w:rPr>
                <w:ins w:id="9704" w:author="fauzan" w:date="2022-08-01T17:48:00Z"/>
              </w:rPr>
            </w:pPr>
            <w:ins w:id="9705" w:author="fauzan" w:date="2022-08-01T17:48:00Z">
              <w:r>
                <w:t>Sukses</w:t>
              </w:r>
            </w:ins>
          </w:p>
        </w:tc>
      </w:tr>
    </w:tbl>
    <w:p w:rsidR="00222167" w:rsidRDefault="008B3912">
      <w:pPr>
        <w:pStyle w:val="ListParagraph"/>
        <w:spacing w:line="240" w:lineRule="auto"/>
        <w:ind w:left="851"/>
        <w:jc w:val="center"/>
        <w:pPrChange w:id="9706" w:author="muhammad fauzan" w:date="2022-08-04T16:29:00Z">
          <w:pPr>
            <w:pStyle w:val="ListParagraph"/>
            <w:ind w:left="851"/>
          </w:pPr>
        </w:pPrChange>
      </w:pPr>
      <w:del w:id="9707" w:author="muhammad fauzan" w:date="2022-08-04T16:29:00Z">
        <w:r>
          <w:delText>asaas</w:delText>
        </w:r>
      </w:del>
    </w:p>
    <w:p w:rsidR="00222167" w:rsidRDefault="008B3912">
      <w:pPr>
        <w:pStyle w:val="ListParagraph"/>
        <w:numPr>
          <w:ilvl w:val="0"/>
          <w:numId w:val="38"/>
        </w:numPr>
        <w:ind w:left="426" w:hanging="425"/>
        <w:pPrChange w:id="9708" w:author="muhammad fauzan" w:date="2022-08-04T16:29:00Z">
          <w:pPr>
            <w:pStyle w:val="ListParagraph"/>
            <w:numPr>
              <w:numId w:val="38"/>
            </w:numPr>
            <w:ind w:left="851" w:hanging="425"/>
          </w:pPr>
        </w:pPrChange>
      </w:pPr>
      <w:r>
        <w:t xml:space="preserve">Halaman dropping roti pada admin </w:t>
      </w:r>
    </w:p>
    <w:p w:rsidR="00222167" w:rsidRDefault="008B3912">
      <w:pPr>
        <w:pStyle w:val="ListParagraph"/>
        <w:ind w:left="426"/>
        <w:rPr>
          <w:ins w:id="9709" w:author="muhammad fauzan" w:date="2022-08-04T16:30:00Z"/>
        </w:rPr>
      </w:pPr>
      <w:del w:id="9710" w:author="fauzan" w:date="2022-08-01T17:50: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ins w:id="9711" w:author="fauzan" w:date="2022-08-01T17:50:00Z">
        <w:r>
          <w:t xml:space="preserve">Halaman dropping adalah halaman yang diakses ketika dari toko yang </w:t>
        </w:r>
      </w:ins>
      <w:ins w:id="9712" w:author="fauzan" w:date="2022-08-01T17:52:00Z">
        <w:r>
          <w:t xml:space="preserve">dipilih pada sistem tidak memiliki data melalui </w:t>
        </w:r>
        <w:del w:id="9713" w:author="muhammad fauzan" w:date="2022-08-04T18:59:00Z">
          <w:r>
            <w:delText>button</w:delText>
          </w:r>
        </w:del>
      </w:ins>
      <w:ins w:id="9714" w:author="muhammad fauzan" w:date="2022-08-04T18:59:00Z">
        <w:r>
          <w:rPr>
            <w:i/>
          </w:rPr>
          <w:t>button</w:t>
        </w:r>
      </w:ins>
      <w:ins w:id="9715" w:author="fauzan" w:date="2022-08-01T17:52:00Z">
        <w:r>
          <w:t xml:space="preserve"> tambah</w:t>
        </w:r>
      </w:ins>
      <w:r>
        <w:t>.</w:t>
      </w:r>
      <w:ins w:id="9716" w:author="fauzan" w:date="2022-08-01T17:53:00Z">
        <w:r>
          <w:t xml:space="preserve"> Berikut pengujian halaman dropping data.</w:t>
        </w:r>
      </w:ins>
    </w:p>
    <w:p w:rsidR="00222167" w:rsidRDefault="008B3912">
      <w:pPr>
        <w:pStyle w:val="ListParagraph"/>
        <w:ind w:left="0"/>
        <w:jc w:val="center"/>
        <w:pPrChange w:id="9717" w:author="muhammad fauzan" w:date="2022-08-04T16:30:00Z">
          <w:pPr>
            <w:pStyle w:val="ListParagraph"/>
            <w:ind w:left="851"/>
          </w:pPr>
        </w:pPrChange>
      </w:pPr>
      <w:ins w:id="9718" w:author="muhammad fauzan" w:date="2022-08-04T16:30:00Z">
        <w:r>
          <w:t xml:space="preserve">Tabel 4. </w:t>
        </w:r>
        <w:r>
          <w:fldChar w:fldCharType="begin"/>
        </w:r>
        <w:r>
          <w:instrText xml:space="preserve"> SEQ Tabel_4. \* ARABIC </w:instrText>
        </w:r>
        <w:r>
          <w:fldChar w:fldCharType="separate"/>
        </w:r>
      </w:ins>
      <w:ins w:id="9719" w:author="muhammad fauzan" w:date="2022-08-10T01:43:00Z">
        <w:r>
          <w:t>14</w:t>
        </w:r>
      </w:ins>
      <w:ins w:id="9720" w:author="muhammad fauzan" w:date="2022-08-04T16:30:00Z">
        <w:r>
          <w:fldChar w:fldCharType="end"/>
        </w:r>
        <w:r>
          <w:t xml:space="preserve"> Tabel black box </w:t>
        </w:r>
      </w:ins>
      <w:ins w:id="9721" w:author="muhammad fauzan" w:date="2022-08-04T16:32:00Z">
        <w:r>
          <w:t xml:space="preserve">data </w:t>
        </w:r>
      </w:ins>
      <w:ins w:id="9722" w:author="muhammad fauzan" w:date="2022-08-04T16:31:00Z">
        <w:r>
          <w:t>dropping</w:t>
        </w:r>
      </w:ins>
      <w:ins w:id="9723" w:author="muhammad fauzan" w:date="2022-08-04T16:30:00Z">
        <w:r>
          <w:t xml:space="preserve"> roti pada admin</w:t>
        </w:r>
      </w:ins>
    </w:p>
    <w:tbl>
      <w:tblPr>
        <w:tblStyle w:val="TableGrid"/>
        <w:tblW w:w="0" w:type="auto"/>
        <w:tblInd w:w="-5" w:type="dxa"/>
        <w:tblLook w:val="04A0" w:firstRow="1" w:lastRow="0" w:firstColumn="1" w:lastColumn="0" w:noHBand="0" w:noVBand="1"/>
        <w:tblPrChange w:id="9724" w:author="muhammad fauzan" w:date="2022-08-04T16:30:00Z">
          <w:tblPr>
            <w:tblStyle w:val="TableGrid"/>
            <w:tblW w:w="0" w:type="auto"/>
            <w:tblInd w:w="720" w:type="dxa"/>
            <w:tblLook w:val="04A0" w:firstRow="1" w:lastRow="0" w:firstColumn="1" w:lastColumn="0" w:noHBand="0" w:noVBand="1"/>
          </w:tblPr>
        </w:tblPrChange>
      </w:tblPr>
      <w:tblGrid>
        <w:gridCol w:w="563"/>
        <w:gridCol w:w="2446"/>
        <w:gridCol w:w="1762"/>
        <w:gridCol w:w="2279"/>
        <w:gridCol w:w="883"/>
        <w:tblGridChange w:id="9725">
          <w:tblGrid>
            <w:gridCol w:w="1017"/>
            <w:gridCol w:w="1510"/>
            <w:gridCol w:w="1510"/>
            <w:gridCol w:w="1523"/>
            <w:gridCol w:w="1252"/>
          </w:tblGrid>
        </w:tblGridChange>
      </w:tblGrid>
      <w:tr w:rsidR="00222167" w:rsidTr="00222167">
        <w:trPr>
          <w:trHeight w:val="745"/>
          <w:trPrChange w:id="9726" w:author="muhammad fauzan" w:date="2022-08-04T16:30:00Z">
            <w:trPr>
              <w:trHeight w:val="1314"/>
            </w:trPr>
          </w:trPrChange>
        </w:trPr>
        <w:tc>
          <w:tcPr>
            <w:tcW w:w="0" w:type="auto"/>
            <w:vAlign w:val="center"/>
            <w:tcPrChange w:id="9727" w:author="muhammad fauzan" w:date="2022-08-04T16:30:00Z">
              <w:tcPr>
                <w:tcW w:w="1017"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9728" w:author="muhammad fauzan" w:date="2022-08-04T16:30:00Z">
              <w:tcPr>
                <w:tcW w:w="1222"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9729" w:author="muhammad fauzan" w:date="2022-08-04T16:30:00Z">
              <w:tcPr>
                <w:tcW w:w="1256" w:type="dxa"/>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9730" w:author="muhammad fauzan" w:date="2022-08-04T16:30:00Z">
              <w:tcPr>
                <w:tcW w:w="1523" w:type="dxa"/>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9731" w:author="muhammad fauzan" w:date="2022-08-04T16:30:00Z">
              <w:tcPr>
                <w:tcW w:w="1252" w:type="dxa"/>
                <w:vAlign w:val="center"/>
              </w:tcPr>
            </w:tcPrChange>
          </w:tcPr>
          <w:p w:rsidR="00222167" w:rsidRDefault="008B3912">
            <w:pPr>
              <w:pStyle w:val="ListParagraph"/>
              <w:spacing w:line="240" w:lineRule="auto"/>
              <w:ind w:left="0"/>
              <w:jc w:val="center"/>
            </w:pPr>
            <w:r>
              <w:rPr>
                <w:szCs w:val="24"/>
              </w:rPr>
              <w:t>Hasil</w:t>
            </w:r>
          </w:p>
        </w:tc>
      </w:tr>
      <w:tr w:rsidR="00222167" w:rsidTr="00222167">
        <w:trPr>
          <w:ins w:id="9732" w:author="fauzan" w:date="2022-08-01T18:12:00Z"/>
        </w:trPr>
        <w:tc>
          <w:tcPr>
            <w:tcW w:w="0" w:type="auto"/>
            <w:tcPrChange w:id="9733" w:author="muhammad fauzan" w:date="2022-08-07T18:01:00Z">
              <w:tcPr>
                <w:tcW w:w="1017" w:type="dxa"/>
              </w:tcPr>
            </w:tcPrChange>
          </w:tcPr>
          <w:p w:rsidR="00222167" w:rsidRDefault="008B3912">
            <w:pPr>
              <w:pStyle w:val="ListParagraph"/>
              <w:spacing w:line="240" w:lineRule="auto"/>
              <w:ind w:left="0"/>
              <w:jc w:val="center"/>
              <w:rPr>
                <w:ins w:id="9734" w:author="fauzan" w:date="2022-08-01T18:12:00Z"/>
              </w:rPr>
            </w:pPr>
            <w:ins w:id="9735" w:author="fauzan" w:date="2022-08-01T18:12:00Z">
              <w:r>
                <w:rPr>
                  <w:szCs w:val="24"/>
                </w:rPr>
                <w:t>1</w:t>
              </w:r>
            </w:ins>
          </w:p>
        </w:tc>
        <w:tc>
          <w:tcPr>
            <w:tcW w:w="0" w:type="auto"/>
            <w:tcPrChange w:id="9736" w:author="muhammad fauzan" w:date="2022-08-07T18:01:00Z">
              <w:tcPr>
                <w:tcW w:w="1222" w:type="dxa"/>
              </w:tcPr>
            </w:tcPrChange>
          </w:tcPr>
          <w:p w:rsidR="00222167" w:rsidRDefault="008B3912">
            <w:pPr>
              <w:pStyle w:val="ListParagraph"/>
              <w:spacing w:line="240" w:lineRule="auto"/>
              <w:ind w:left="0"/>
              <w:rPr>
                <w:ins w:id="9737" w:author="fauzan" w:date="2022-08-01T18:12:00Z"/>
              </w:rPr>
            </w:pPr>
            <w:ins w:id="9738" w:author="fauzan" w:date="2022-08-01T18:12:00Z">
              <w:r>
                <w:rPr>
                  <w:szCs w:val="24"/>
                </w:rPr>
                <w:t>Tidak memasukkan data apapun lalu menekan ubah</w:t>
              </w:r>
            </w:ins>
          </w:p>
        </w:tc>
        <w:tc>
          <w:tcPr>
            <w:tcW w:w="0" w:type="auto"/>
            <w:tcPrChange w:id="9739" w:author="muhammad fauzan" w:date="2022-08-07T18:01:00Z">
              <w:tcPr>
                <w:tcW w:w="1256" w:type="dxa"/>
              </w:tcPr>
            </w:tcPrChange>
          </w:tcPr>
          <w:p w:rsidR="00222167" w:rsidRDefault="008B3912">
            <w:pPr>
              <w:pStyle w:val="ListParagraph"/>
              <w:spacing w:line="240" w:lineRule="auto"/>
              <w:ind w:left="0"/>
              <w:rPr>
                <w:ins w:id="9740" w:author="fauzan" w:date="2022-08-01T18:12:00Z"/>
              </w:rPr>
            </w:pPr>
            <w:ins w:id="9741" w:author="fauzan" w:date="2022-08-01T18:12:00Z">
              <w:r>
                <w:rPr>
                  <w:szCs w:val="24"/>
                </w:rPr>
                <w:t>Tidak memasukkan data</w:t>
              </w:r>
            </w:ins>
          </w:p>
        </w:tc>
        <w:tc>
          <w:tcPr>
            <w:tcW w:w="0" w:type="auto"/>
            <w:vAlign w:val="center"/>
            <w:tcPrChange w:id="9742" w:author="muhammad fauzan" w:date="2022-08-07T18:01:00Z">
              <w:tcPr>
                <w:tcW w:w="1523" w:type="dxa"/>
              </w:tcPr>
            </w:tcPrChange>
          </w:tcPr>
          <w:p w:rsidR="00222167" w:rsidRDefault="008B3912">
            <w:pPr>
              <w:pStyle w:val="ListParagraph"/>
              <w:spacing w:line="240" w:lineRule="auto"/>
              <w:ind w:left="0"/>
              <w:jc w:val="left"/>
              <w:rPr>
                <w:ins w:id="9743" w:author="fauzan" w:date="2022-08-01T18:12:00Z"/>
              </w:rPr>
              <w:pPrChange w:id="9744" w:author="muhammad fauzan" w:date="2022-08-07T18:01:00Z">
                <w:pPr>
                  <w:pStyle w:val="ListParagraph"/>
                  <w:spacing w:line="240" w:lineRule="auto"/>
                  <w:ind w:left="0"/>
                </w:pPr>
              </w:pPrChange>
            </w:pPr>
            <w:ins w:id="9745" w:author="fauzan" w:date="2022-08-01T18:12:00Z">
              <w:r>
                <w:rPr>
                  <w:szCs w:val="24"/>
                </w:rPr>
                <w:t>Sistem akan menampilkan error</w:t>
              </w:r>
            </w:ins>
          </w:p>
        </w:tc>
        <w:tc>
          <w:tcPr>
            <w:tcW w:w="0" w:type="auto"/>
            <w:tcPrChange w:id="9746" w:author="muhammad fauzan" w:date="2022-08-07T18:01:00Z">
              <w:tcPr>
                <w:tcW w:w="1252" w:type="dxa"/>
              </w:tcPr>
            </w:tcPrChange>
          </w:tcPr>
          <w:p w:rsidR="00222167" w:rsidRDefault="008B3912">
            <w:pPr>
              <w:pStyle w:val="ListParagraph"/>
              <w:spacing w:line="240" w:lineRule="auto"/>
              <w:ind w:left="0"/>
              <w:rPr>
                <w:ins w:id="9747" w:author="fauzan" w:date="2022-08-01T18:12:00Z"/>
              </w:rPr>
            </w:pPr>
            <w:ins w:id="9748" w:author="fauzan" w:date="2022-08-01T18:12:00Z">
              <w:r>
                <w:t>Sukses</w:t>
              </w:r>
            </w:ins>
          </w:p>
        </w:tc>
      </w:tr>
      <w:tr w:rsidR="00222167" w:rsidTr="00222167">
        <w:trPr>
          <w:ins w:id="9749" w:author="fauzan" w:date="2022-08-01T18:12:00Z"/>
        </w:trPr>
        <w:tc>
          <w:tcPr>
            <w:tcW w:w="0" w:type="auto"/>
            <w:tcPrChange w:id="9750" w:author="muhammad fauzan" w:date="2022-08-07T18:01:00Z">
              <w:tcPr>
                <w:tcW w:w="1017" w:type="dxa"/>
              </w:tcPr>
            </w:tcPrChange>
          </w:tcPr>
          <w:p w:rsidR="00222167" w:rsidRDefault="008B3912">
            <w:pPr>
              <w:pStyle w:val="ListParagraph"/>
              <w:spacing w:line="240" w:lineRule="auto"/>
              <w:ind w:left="0"/>
              <w:jc w:val="center"/>
              <w:rPr>
                <w:ins w:id="9751" w:author="fauzan" w:date="2022-08-01T18:12:00Z"/>
                <w:szCs w:val="24"/>
              </w:rPr>
            </w:pPr>
            <w:ins w:id="9752" w:author="fauzan" w:date="2022-08-01T18:12:00Z">
              <w:r>
                <w:rPr>
                  <w:szCs w:val="24"/>
                </w:rPr>
                <w:t>2</w:t>
              </w:r>
            </w:ins>
          </w:p>
        </w:tc>
        <w:tc>
          <w:tcPr>
            <w:tcW w:w="0" w:type="auto"/>
            <w:tcPrChange w:id="9753" w:author="muhammad fauzan" w:date="2022-08-07T18:01:00Z">
              <w:tcPr>
                <w:tcW w:w="1222" w:type="dxa"/>
              </w:tcPr>
            </w:tcPrChange>
          </w:tcPr>
          <w:p w:rsidR="00222167" w:rsidRDefault="008B3912">
            <w:pPr>
              <w:pStyle w:val="ListParagraph"/>
              <w:spacing w:line="240" w:lineRule="auto"/>
              <w:ind w:left="0"/>
              <w:rPr>
                <w:ins w:id="9754" w:author="fauzan" w:date="2022-08-01T18:12:00Z"/>
                <w:szCs w:val="24"/>
              </w:rPr>
            </w:pPr>
            <w:ins w:id="9755" w:author="fauzan" w:date="2022-08-01T18:12:00Z">
              <w:r>
                <w:rPr>
                  <w:szCs w:val="24"/>
                </w:rPr>
                <w:t>Ada form yang tidak diisi lalu menekan ubah</w:t>
              </w:r>
            </w:ins>
          </w:p>
        </w:tc>
        <w:tc>
          <w:tcPr>
            <w:tcW w:w="0" w:type="auto"/>
            <w:tcPrChange w:id="9756" w:author="muhammad fauzan" w:date="2022-08-07T18:01:00Z">
              <w:tcPr>
                <w:tcW w:w="1256" w:type="dxa"/>
              </w:tcPr>
            </w:tcPrChange>
          </w:tcPr>
          <w:p w:rsidR="00222167" w:rsidRDefault="008B3912">
            <w:pPr>
              <w:pStyle w:val="ListParagraph"/>
              <w:spacing w:line="240" w:lineRule="auto"/>
              <w:ind w:left="0"/>
              <w:rPr>
                <w:ins w:id="9757" w:author="fauzan" w:date="2022-08-01T18:12:00Z"/>
                <w:szCs w:val="24"/>
              </w:rPr>
            </w:pPr>
            <w:ins w:id="9758" w:author="fauzan" w:date="2022-08-01T18:12:00Z">
              <w:r>
                <w:rPr>
                  <w:szCs w:val="24"/>
                </w:rPr>
                <w:t>Ada form yang tidak diisi</w:t>
              </w:r>
            </w:ins>
          </w:p>
        </w:tc>
        <w:tc>
          <w:tcPr>
            <w:tcW w:w="0" w:type="auto"/>
            <w:vAlign w:val="center"/>
            <w:tcPrChange w:id="9759" w:author="muhammad fauzan" w:date="2022-08-07T18:01:00Z">
              <w:tcPr>
                <w:tcW w:w="1523" w:type="dxa"/>
              </w:tcPr>
            </w:tcPrChange>
          </w:tcPr>
          <w:p w:rsidR="00222167" w:rsidRDefault="008B3912">
            <w:pPr>
              <w:pStyle w:val="ListParagraph"/>
              <w:spacing w:line="240" w:lineRule="auto"/>
              <w:ind w:left="0"/>
              <w:jc w:val="left"/>
              <w:rPr>
                <w:ins w:id="9760" w:author="fauzan" w:date="2022-08-01T18:12:00Z"/>
                <w:szCs w:val="24"/>
              </w:rPr>
              <w:pPrChange w:id="9761" w:author="muhammad fauzan" w:date="2022-08-07T18:01:00Z">
                <w:pPr>
                  <w:pStyle w:val="ListParagraph"/>
                  <w:spacing w:line="240" w:lineRule="auto"/>
                  <w:ind w:left="0"/>
                </w:pPr>
              </w:pPrChange>
            </w:pPr>
            <w:ins w:id="9762" w:author="fauzan" w:date="2022-08-01T18:12:00Z">
              <w:r>
                <w:rPr>
                  <w:szCs w:val="24"/>
                </w:rPr>
                <w:t>Sistem akan menampilkan error</w:t>
              </w:r>
            </w:ins>
          </w:p>
        </w:tc>
        <w:tc>
          <w:tcPr>
            <w:tcW w:w="0" w:type="auto"/>
            <w:tcPrChange w:id="9763" w:author="muhammad fauzan" w:date="2022-08-07T18:01:00Z">
              <w:tcPr>
                <w:tcW w:w="1252" w:type="dxa"/>
              </w:tcPr>
            </w:tcPrChange>
          </w:tcPr>
          <w:p w:rsidR="00222167" w:rsidRDefault="008B3912">
            <w:pPr>
              <w:pStyle w:val="ListParagraph"/>
              <w:spacing w:line="240" w:lineRule="auto"/>
              <w:ind w:left="0"/>
              <w:rPr>
                <w:ins w:id="9764" w:author="fauzan" w:date="2022-08-01T18:12:00Z"/>
              </w:rPr>
            </w:pPr>
            <w:ins w:id="9765" w:author="fauzan" w:date="2022-08-01T18:12:00Z">
              <w:r>
                <w:t>sukses</w:t>
              </w:r>
            </w:ins>
          </w:p>
        </w:tc>
      </w:tr>
      <w:tr w:rsidR="00222167" w:rsidTr="00222167">
        <w:trPr>
          <w:ins w:id="9766" w:author="fauzan" w:date="2022-08-01T18:12:00Z"/>
        </w:trPr>
        <w:tc>
          <w:tcPr>
            <w:tcW w:w="0" w:type="auto"/>
            <w:tcPrChange w:id="9767" w:author="muhammad fauzan" w:date="2022-08-07T18:01:00Z">
              <w:tcPr>
                <w:tcW w:w="1017" w:type="dxa"/>
              </w:tcPr>
            </w:tcPrChange>
          </w:tcPr>
          <w:p w:rsidR="00222167" w:rsidRDefault="008B3912">
            <w:pPr>
              <w:pStyle w:val="ListParagraph"/>
              <w:spacing w:line="240" w:lineRule="auto"/>
              <w:ind w:left="0"/>
              <w:jc w:val="center"/>
              <w:rPr>
                <w:ins w:id="9768" w:author="fauzan" w:date="2022-08-01T18:12:00Z"/>
                <w:szCs w:val="24"/>
              </w:rPr>
            </w:pPr>
            <w:ins w:id="9769" w:author="fauzan" w:date="2022-08-01T18:12:00Z">
              <w:r>
                <w:rPr>
                  <w:szCs w:val="24"/>
                </w:rPr>
                <w:t>3</w:t>
              </w:r>
            </w:ins>
          </w:p>
        </w:tc>
        <w:tc>
          <w:tcPr>
            <w:tcW w:w="0" w:type="auto"/>
            <w:tcPrChange w:id="9770" w:author="muhammad fauzan" w:date="2022-08-07T18:01:00Z">
              <w:tcPr>
                <w:tcW w:w="1222" w:type="dxa"/>
              </w:tcPr>
            </w:tcPrChange>
          </w:tcPr>
          <w:p w:rsidR="00222167" w:rsidRDefault="008B3912">
            <w:pPr>
              <w:pStyle w:val="ListParagraph"/>
              <w:spacing w:line="240" w:lineRule="auto"/>
              <w:ind w:left="0"/>
              <w:rPr>
                <w:ins w:id="9771" w:author="fauzan" w:date="2022-08-01T18:12:00Z"/>
                <w:szCs w:val="24"/>
              </w:rPr>
            </w:pPr>
            <w:ins w:id="9772" w:author="fauzan" w:date="2022-08-01T18:12:00Z">
              <w:r>
                <w:rPr>
                  <w:szCs w:val="24"/>
                </w:rPr>
                <w:t>Memasukkan data semua dengan benar lalu menekan ubah</w:t>
              </w:r>
            </w:ins>
          </w:p>
        </w:tc>
        <w:tc>
          <w:tcPr>
            <w:tcW w:w="0" w:type="auto"/>
            <w:tcPrChange w:id="9773" w:author="muhammad fauzan" w:date="2022-08-07T18:01:00Z">
              <w:tcPr>
                <w:tcW w:w="1256" w:type="dxa"/>
              </w:tcPr>
            </w:tcPrChange>
          </w:tcPr>
          <w:p w:rsidR="00222167" w:rsidRDefault="008B3912">
            <w:pPr>
              <w:pStyle w:val="ListParagraph"/>
              <w:spacing w:line="240" w:lineRule="auto"/>
              <w:ind w:left="0"/>
              <w:rPr>
                <w:ins w:id="9774" w:author="fauzan" w:date="2022-08-01T18:12:00Z"/>
                <w:szCs w:val="24"/>
              </w:rPr>
            </w:pPr>
            <w:ins w:id="9775" w:author="fauzan" w:date="2022-08-01T18:12:00Z">
              <w:r>
                <w:rPr>
                  <w:szCs w:val="24"/>
                </w:rPr>
                <w:t>Memasukkan data semua</w:t>
              </w:r>
            </w:ins>
          </w:p>
        </w:tc>
        <w:tc>
          <w:tcPr>
            <w:tcW w:w="0" w:type="auto"/>
            <w:vAlign w:val="center"/>
            <w:tcPrChange w:id="9776" w:author="muhammad fauzan" w:date="2022-08-07T18:01:00Z">
              <w:tcPr>
                <w:tcW w:w="1523" w:type="dxa"/>
              </w:tcPr>
            </w:tcPrChange>
          </w:tcPr>
          <w:p w:rsidR="00222167" w:rsidRDefault="008B3912">
            <w:pPr>
              <w:pStyle w:val="ListParagraph"/>
              <w:spacing w:line="240" w:lineRule="auto"/>
              <w:ind w:left="0"/>
              <w:jc w:val="left"/>
              <w:rPr>
                <w:ins w:id="9777" w:author="fauzan" w:date="2022-08-01T18:12:00Z"/>
                <w:szCs w:val="24"/>
              </w:rPr>
              <w:pPrChange w:id="9778" w:author="muhammad fauzan" w:date="2022-08-07T18:01:00Z">
                <w:pPr>
                  <w:pStyle w:val="ListParagraph"/>
                  <w:spacing w:line="240" w:lineRule="auto"/>
                  <w:ind w:left="0"/>
                </w:pPr>
              </w:pPrChange>
            </w:pPr>
            <w:ins w:id="9779" w:author="fauzan" w:date="2022-08-01T18:12:00Z">
              <w:r>
                <w:rPr>
                  <w:szCs w:val="24"/>
                </w:rPr>
                <w:t>Sistem akan menampilkan data berhasil di</w:t>
              </w:r>
            </w:ins>
            <w:ins w:id="9780" w:author="fauzan" w:date="2022-08-03T09:19:00Z">
              <w:r>
                <w:rPr>
                  <w:szCs w:val="24"/>
                </w:rPr>
                <w:t>tambah</w:t>
              </w:r>
            </w:ins>
          </w:p>
        </w:tc>
        <w:tc>
          <w:tcPr>
            <w:tcW w:w="0" w:type="auto"/>
            <w:tcPrChange w:id="9781" w:author="muhammad fauzan" w:date="2022-08-07T18:01:00Z">
              <w:tcPr>
                <w:tcW w:w="1252" w:type="dxa"/>
              </w:tcPr>
            </w:tcPrChange>
          </w:tcPr>
          <w:p w:rsidR="00222167" w:rsidRDefault="008B3912">
            <w:pPr>
              <w:pStyle w:val="ListParagraph"/>
              <w:spacing w:line="240" w:lineRule="auto"/>
              <w:ind w:left="0"/>
              <w:rPr>
                <w:ins w:id="9782" w:author="fauzan" w:date="2022-08-01T18:12:00Z"/>
              </w:rPr>
            </w:pPr>
            <w:ins w:id="9783" w:author="fauzan" w:date="2022-08-01T18:12:00Z">
              <w:r>
                <w:t>sukses</w:t>
              </w:r>
            </w:ins>
          </w:p>
        </w:tc>
      </w:tr>
      <w:tr w:rsidR="00222167" w:rsidTr="00222167">
        <w:trPr>
          <w:ins w:id="9784" w:author="fauzan" w:date="2022-08-01T18:12:00Z"/>
        </w:trPr>
        <w:tc>
          <w:tcPr>
            <w:tcW w:w="0" w:type="auto"/>
            <w:tcPrChange w:id="9785" w:author="muhammad fauzan" w:date="2022-08-07T18:01:00Z">
              <w:tcPr>
                <w:tcW w:w="1017" w:type="dxa"/>
              </w:tcPr>
            </w:tcPrChange>
          </w:tcPr>
          <w:p w:rsidR="00222167" w:rsidRDefault="008B3912">
            <w:pPr>
              <w:pStyle w:val="ListParagraph"/>
              <w:spacing w:line="240" w:lineRule="auto"/>
              <w:ind w:left="0"/>
              <w:jc w:val="center"/>
              <w:rPr>
                <w:ins w:id="9786" w:author="fauzan" w:date="2022-08-01T18:12:00Z"/>
                <w:szCs w:val="24"/>
              </w:rPr>
            </w:pPr>
            <w:ins w:id="9787" w:author="fauzan" w:date="2022-08-01T18:12:00Z">
              <w:r>
                <w:rPr>
                  <w:szCs w:val="24"/>
                </w:rPr>
                <w:t>4</w:t>
              </w:r>
            </w:ins>
          </w:p>
        </w:tc>
        <w:tc>
          <w:tcPr>
            <w:tcW w:w="0" w:type="auto"/>
            <w:tcPrChange w:id="9788" w:author="muhammad fauzan" w:date="2022-08-07T18:01:00Z">
              <w:tcPr>
                <w:tcW w:w="1222" w:type="dxa"/>
              </w:tcPr>
            </w:tcPrChange>
          </w:tcPr>
          <w:p w:rsidR="00222167" w:rsidRDefault="008B3912">
            <w:pPr>
              <w:pStyle w:val="ListParagraph"/>
              <w:spacing w:line="240" w:lineRule="auto"/>
              <w:ind w:left="0"/>
              <w:rPr>
                <w:ins w:id="9789" w:author="fauzan" w:date="2022-08-01T18:12:00Z"/>
                <w:szCs w:val="24"/>
              </w:rPr>
            </w:pPr>
            <w:ins w:id="9790" w:author="fauzan" w:date="2022-08-01T18:12:00Z">
              <w:r>
                <w:rPr>
                  <w:szCs w:val="24"/>
                </w:rPr>
                <w:t xml:space="preserve">Menekan </w:t>
              </w:r>
              <w:del w:id="9791" w:author="muhammad fauzan" w:date="2022-08-04T18:59:00Z">
                <w:r>
                  <w:rPr>
                    <w:szCs w:val="24"/>
                  </w:rPr>
                  <w:delText>button</w:delText>
                </w:r>
              </w:del>
            </w:ins>
            <w:ins w:id="9792" w:author="muhammad fauzan" w:date="2022-08-04T18:59:00Z">
              <w:r>
                <w:rPr>
                  <w:i/>
                  <w:szCs w:val="24"/>
                </w:rPr>
                <w:t>button</w:t>
              </w:r>
            </w:ins>
            <w:ins w:id="9793" w:author="fauzan" w:date="2022-08-01T18:12:00Z">
              <w:r>
                <w:rPr>
                  <w:szCs w:val="24"/>
                </w:rPr>
                <w:t xml:space="preserve"> kembali</w:t>
              </w:r>
            </w:ins>
          </w:p>
        </w:tc>
        <w:tc>
          <w:tcPr>
            <w:tcW w:w="0" w:type="auto"/>
            <w:tcPrChange w:id="9794" w:author="muhammad fauzan" w:date="2022-08-07T18:01:00Z">
              <w:tcPr>
                <w:tcW w:w="1256" w:type="dxa"/>
              </w:tcPr>
            </w:tcPrChange>
          </w:tcPr>
          <w:p w:rsidR="00222167" w:rsidRDefault="008B3912">
            <w:pPr>
              <w:pStyle w:val="ListParagraph"/>
              <w:spacing w:line="240" w:lineRule="auto"/>
              <w:ind w:left="0"/>
              <w:rPr>
                <w:ins w:id="9795" w:author="fauzan" w:date="2022-08-01T18:12:00Z"/>
                <w:szCs w:val="24"/>
              </w:rPr>
            </w:pPr>
            <w:ins w:id="9796" w:author="fauzan" w:date="2022-08-01T18:12:00Z">
              <w:r>
                <w:rPr>
                  <w:szCs w:val="24"/>
                </w:rPr>
                <w:t>kembali</w:t>
              </w:r>
            </w:ins>
          </w:p>
        </w:tc>
        <w:tc>
          <w:tcPr>
            <w:tcW w:w="0" w:type="auto"/>
            <w:vAlign w:val="center"/>
            <w:tcPrChange w:id="9797" w:author="muhammad fauzan" w:date="2022-08-07T18:01:00Z">
              <w:tcPr>
                <w:tcW w:w="1523" w:type="dxa"/>
              </w:tcPr>
            </w:tcPrChange>
          </w:tcPr>
          <w:p w:rsidR="00222167" w:rsidRDefault="008B3912">
            <w:pPr>
              <w:pStyle w:val="ListParagraph"/>
              <w:spacing w:line="240" w:lineRule="auto"/>
              <w:ind w:left="0"/>
              <w:jc w:val="left"/>
              <w:rPr>
                <w:ins w:id="9798" w:author="fauzan" w:date="2022-08-01T18:12:00Z"/>
                <w:szCs w:val="24"/>
              </w:rPr>
              <w:pPrChange w:id="9799" w:author="muhammad fauzan" w:date="2022-08-07T18:01:00Z">
                <w:pPr>
                  <w:pStyle w:val="ListParagraph"/>
                  <w:spacing w:line="240" w:lineRule="auto"/>
                  <w:ind w:left="0"/>
                </w:pPr>
              </w:pPrChange>
            </w:pPr>
            <w:ins w:id="9800" w:author="fauzan" w:date="2022-08-01T18:12:00Z">
              <w:r>
                <w:rPr>
                  <w:szCs w:val="24"/>
                </w:rPr>
                <w:t xml:space="preserve">Sistem akan menampilkan halaman data </w:t>
              </w:r>
            </w:ins>
            <w:ins w:id="9801" w:author="fauzan" w:date="2022-08-03T09:20:00Z">
              <w:r>
                <w:t>distribusi</w:t>
              </w:r>
            </w:ins>
          </w:p>
        </w:tc>
        <w:tc>
          <w:tcPr>
            <w:tcW w:w="0" w:type="auto"/>
            <w:tcPrChange w:id="9802" w:author="muhammad fauzan" w:date="2022-08-07T18:01:00Z">
              <w:tcPr>
                <w:tcW w:w="1252" w:type="dxa"/>
              </w:tcPr>
            </w:tcPrChange>
          </w:tcPr>
          <w:p w:rsidR="00222167" w:rsidRDefault="008B3912">
            <w:pPr>
              <w:pStyle w:val="ListParagraph"/>
              <w:spacing w:line="240" w:lineRule="auto"/>
              <w:ind w:left="0"/>
              <w:rPr>
                <w:ins w:id="9803" w:author="fauzan" w:date="2022-08-01T18:12:00Z"/>
              </w:rPr>
            </w:pPr>
            <w:ins w:id="9804" w:author="fauzan" w:date="2022-08-01T18:12:00Z">
              <w:r>
                <w:t>Sukses</w:t>
              </w:r>
            </w:ins>
          </w:p>
        </w:tc>
      </w:tr>
    </w:tbl>
    <w:p w:rsidR="00222167" w:rsidRDefault="008B3912">
      <w:pPr>
        <w:pStyle w:val="ListParagraph"/>
        <w:spacing w:line="240" w:lineRule="auto"/>
        <w:ind w:left="851"/>
        <w:pPrChange w:id="9805" w:author="muhammad fauzan" w:date="2022-08-04T16:39:00Z">
          <w:pPr>
            <w:pStyle w:val="ListParagraph"/>
            <w:ind w:left="851"/>
          </w:pPr>
        </w:pPrChange>
      </w:pPr>
      <w:del w:id="9806" w:author="muhammad fauzan" w:date="2022-08-04T16:39:00Z">
        <w:r>
          <w:lastRenderedPageBreak/>
          <w:delText>asa</w:delText>
        </w:r>
      </w:del>
      <w:del w:id="9807" w:author="muhammad fauzan" w:date="2022-08-04T16:38:00Z">
        <w:r>
          <w:delText>as</w:delText>
        </w:r>
      </w:del>
    </w:p>
    <w:p w:rsidR="00222167" w:rsidRDefault="008B3912">
      <w:pPr>
        <w:pStyle w:val="ListParagraph"/>
        <w:numPr>
          <w:ilvl w:val="0"/>
          <w:numId w:val="38"/>
        </w:numPr>
        <w:ind w:left="851" w:hanging="425"/>
      </w:pPr>
      <w:r>
        <w:t xml:space="preserve">Halaman data Jadwal Kunjungan pada admin </w:t>
      </w:r>
    </w:p>
    <w:p w:rsidR="00222167" w:rsidRDefault="008B3912">
      <w:pPr>
        <w:pStyle w:val="ListParagraph"/>
        <w:ind w:left="851"/>
        <w:rPr>
          <w:ins w:id="9808" w:author="muhammad fauzan" w:date="2022-08-04T16:50:00Z"/>
        </w:rPr>
      </w:pPr>
      <w:ins w:id="9809" w:author="muhammad fauzan" w:date="2022-08-03T19:00:00Z">
        <w:r>
          <w:t xml:space="preserve">Halaman data Jadwal Kunjungan merupakan halaman yang diakses ketika memilih </w:t>
        </w:r>
      </w:ins>
      <w:ins w:id="9810" w:author="muhammad fauzan" w:date="2022-08-03T19:01:00Z">
        <w:r>
          <w:t xml:space="preserve">Jadwal Kunjungan </w:t>
        </w:r>
      </w:ins>
      <w:ins w:id="9811" w:author="muhammad fauzan" w:date="2022-08-03T19:00:00Z">
        <w:r>
          <w:t xml:space="preserve">pada sidebar. Berikut pengujian pada halaman data </w:t>
        </w:r>
      </w:ins>
      <w:ins w:id="9812" w:author="muhammad fauzan" w:date="2022-08-03T19:01:00Z">
        <w:r>
          <w:t>Jadwal Kunjungan</w:t>
        </w:r>
      </w:ins>
      <w:ins w:id="9813" w:author="muhammad fauzan" w:date="2022-08-03T19:00:00Z">
        <w:r>
          <w:t>.</w:t>
        </w:r>
      </w:ins>
      <w:del w:id="9814" w:author="muhammad fauzan" w:date="2022-08-03T18:59: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del w:id="9815" w:author="muhammad fauzan" w:date="2022-08-03T19:00:00Z">
        <w:r>
          <w:delText>.</w:delText>
        </w:r>
      </w:del>
    </w:p>
    <w:p w:rsidR="00222167" w:rsidRDefault="008B3912">
      <w:pPr>
        <w:pStyle w:val="ListParagraph"/>
        <w:ind w:left="0"/>
        <w:jc w:val="center"/>
        <w:rPr>
          <w:ins w:id="9816" w:author="muhammad fauzan" w:date="2022-08-04T16:50:00Z"/>
        </w:rPr>
        <w:pPrChange w:id="9817" w:author="muhammad fauzan" w:date="2022-08-04T17:09:00Z">
          <w:pPr>
            <w:pStyle w:val="ListParagraph"/>
            <w:ind w:left="851"/>
          </w:pPr>
        </w:pPrChange>
      </w:pPr>
      <w:ins w:id="9818" w:author="muhammad fauzan" w:date="2022-08-04T17:09:00Z">
        <w:r>
          <w:t xml:space="preserve">Tabel 4. </w:t>
        </w:r>
        <w:r>
          <w:fldChar w:fldCharType="begin"/>
        </w:r>
        <w:r>
          <w:instrText xml:space="preserve"> SEQ Tabel_4. \* ARABIC </w:instrText>
        </w:r>
        <w:r>
          <w:fldChar w:fldCharType="separate"/>
        </w:r>
      </w:ins>
      <w:ins w:id="9819" w:author="muhammad fauzan" w:date="2022-08-10T01:43:00Z">
        <w:r>
          <w:t>15</w:t>
        </w:r>
      </w:ins>
      <w:ins w:id="9820" w:author="muhammad fauzan" w:date="2022-08-04T17:09:00Z">
        <w:r>
          <w:fldChar w:fldCharType="end"/>
        </w:r>
        <w:r>
          <w:t xml:space="preserve"> Tabel black box data roti pada admin</w:t>
        </w:r>
      </w:ins>
    </w:p>
    <w:tbl>
      <w:tblPr>
        <w:tblStyle w:val="TableGrid"/>
        <w:tblW w:w="0" w:type="auto"/>
        <w:tblLook w:val="04A0" w:firstRow="1" w:lastRow="0" w:firstColumn="1" w:lastColumn="0" w:noHBand="0" w:noVBand="1"/>
        <w:tblPrChange w:id="9821" w:author="muhammad fauzan" w:date="2022-08-04T17:11:00Z">
          <w:tblPr>
            <w:tblStyle w:val="TableGrid"/>
            <w:tblW w:w="0" w:type="auto"/>
            <w:tblLook w:val="04A0" w:firstRow="1" w:lastRow="0" w:firstColumn="1" w:lastColumn="0" w:noHBand="0" w:noVBand="1"/>
          </w:tblPr>
        </w:tblPrChange>
      </w:tblPr>
      <w:tblGrid>
        <w:gridCol w:w="563"/>
        <w:gridCol w:w="2305"/>
        <w:gridCol w:w="1471"/>
        <w:gridCol w:w="2706"/>
        <w:gridCol w:w="883"/>
        <w:tblGridChange w:id="9822">
          <w:tblGrid>
            <w:gridCol w:w="563"/>
            <w:gridCol w:w="2305"/>
            <w:gridCol w:w="1469"/>
            <w:gridCol w:w="2708"/>
            <w:gridCol w:w="883"/>
          </w:tblGrid>
        </w:tblGridChange>
      </w:tblGrid>
      <w:tr w:rsidR="00222167" w:rsidTr="00222167">
        <w:trPr>
          <w:trHeight w:val="624"/>
          <w:tblHeader/>
          <w:ins w:id="9823" w:author="muhammad fauzan" w:date="2022-08-04T17:10:00Z"/>
          <w:trPrChange w:id="9824" w:author="muhammad fauzan" w:date="2022-08-04T17:11:00Z">
            <w:trPr>
              <w:trHeight w:val="624"/>
              <w:tblHeader/>
            </w:trPr>
          </w:trPrChange>
        </w:trPr>
        <w:tc>
          <w:tcPr>
            <w:tcW w:w="0" w:type="auto"/>
            <w:vAlign w:val="center"/>
            <w:tcPrChange w:id="9825" w:author="muhammad fauzan" w:date="2022-08-04T17:11:00Z">
              <w:tcPr>
                <w:tcW w:w="0" w:type="auto"/>
                <w:vAlign w:val="center"/>
              </w:tcPr>
            </w:tcPrChange>
          </w:tcPr>
          <w:p w:rsidR="00222167" w:rsidRDefault="008B3912">
            <w:pPr>
              <w:pStyle w:val="ListParagraph"/>
              <w:spacing w:line="240" w:lineRule="auto"/>
              <w:ind w:left="0"/>
              <w:jc w:val="center"/>
              <w:rPr>
                <w:ins w:id="9826" w:author="muhammad fauzan" w:date="2022-08-04T17:10:00Z"/>
              </w:rPr>
            </w:pPr>
            <w:ins w:id="9827" w:author="muhammad fauzan" w:date="2022-08-04T17:10:00Z">
              <w:r>
                <w:rPr>
                  <w:szCs w:val="24"/>
                </w:rPr>
                <w:t>NO</w:t>
              </w:r>
            </w:ins>
          </w:p>
        </w:tc>
        <w:tc>
          <w:tcPr>
            <w:tcW w:w="0" w:type="auto"/>
            <w:vAlign w:val="center"/>
            <w:tcPrChange w:id="9828" w:author="muhammad fauzan" w:date="2022-08-04T17:11:00Z">
              <w:tcPr>
                <w:tcW w:w="0" w:type="auto"/>
                <w:vAlign w:val="center"/>
              </w:tcPr>
            </w:tcPrChange>
          </w:tcPr>
          <w:p w:rsidR="00222167" w:rsidRDefault="008B3912">
            <w:pPr>
              <w:pStyle w:val="ListParagraph"/>
              <w:spacing w:line="240" w:lineRule="auto"/>
              <w:ind w:left="0"/>
              <w:jc w:val="center"/>
              <w:rPr>
                <w:ins w:id="9829" w:author="muhammad fauzan" w:date="2022-08-04T17:10:00Z"/>
              </w:rPr>
            </w:pPr>
            <w:ins w:id="9830" w:author="muhammad fauzan" w:date="2022-08-04T17:10:00Z">
              <w:r>
                <w:rPr>
                  <w:szCs w:val="24"/>
                </w:rPr>
                <w:t>Pengujian</w:t>
              </w:r>
            </w:ins>
          </w:p>
        </w:tc>
        <w:tc>
          <w:tcPr>
            <w:tcW w:w="0" w:type="auto"/>
            <w:vAlign w:val="center"/>
            <w:tcPrChange w:id="9831" w:author="muhammad fauzan" w:date="2022-08-04T17:11:00Z">
              <w:tcPr>
                <w:tcW w:w="0" w:type="auto"/>
                <w:vAlign w:val="center"/>
              </w:tcPr>
            </w:tcPrChange>
          </w:tcPr>
          <w:p w:rsidR="00222167" w:rsidRDefault="008B3912">
            <w:pPr>
              <w:pStyle w:val="ListParagraph"/>
              <w:spacing w:line="240" w:lineRule="auto"/>
              <w:ind w:left="0"/>
              <w:jc w:val="center"/>
              <w:rPr>
                <w:ins w:id="9832" w:author="muhammad fauzan" w:date="2022-08-04T17:10:00Z"/>
              </w:rPr>
            </w:pPr>
            <w:ins w:id="9833" w:author="muhammad fauzan" w:date="2022-08-04T17:10:00Z">
              <w:r>
                <w:rPr>
                  <w:szCs w:val="24"/>
                </w:rPr>
                <w:t>Fungsi Yang Diuji</w:t>
              </w:r>
            </w:ins>
          </w:p>
        </w:tc>
        <w:tc>
          <w:tcPr>
            <w:tcW w:w="0" w:type="auto"/>
            <w:vAlign w:val="center"/>
            <w:tcPrChange w:id="9834" w:author="muhammad fauzan" w:date="2022-08-04T17:11:00Z">
              <w:tcPr>
                <w:tcW w:w="0" w:type="auto"/>
                <w:vAlign w:val="center"/>
              </w:tcPr>
            </w:tcPrChange>
          </w:tcPr>
          <w:p w:rsidR="00222167" w:rsidRDefault="008B3912">
            <w:pPr>
              <w:pStyle w:val="ListParagraph"/>
              <w:spacing w:line="240" w:lineRule="auto"/>
              <w:ind w:left="0"/>
              <w:jc w:val="center"/>
              <w:rPr>
                <w:ins w:id="9835" w:author="muhammad fauzan" w:date="2022-08-04T17:10:00Z"/>
              </w:rPr>
            </w:pPr>
            <w:ins w:id="9836" w:author="muhammad fauzan" w:date="2022-08-04T17:10:00Z">
              <w:r>
                <w:rPr>
                  <w:szCs w:val="24"/>
                </w:rPr>
                <w:t>Hasil Yang Diharapkan</w:t>
              </w:r>
            </w:ins>
          </w:p>
        </w:tc>
        <w:tc>
          <w:tcPr>
            <w:tcW w:w="0" w:type="auto"/>
            <w:vAlign w:val="center"/>
            <w:tcPrChange w:id="9837" w:author="muhammad fauzan" w:date="2022-08-04T17:11:00Z">
              <w:tcPr>
                <w:tcW w:w="0" w:type="auto"/>
                <w:vAlign w:val="center"/>
              </w:tcPr>
            </w:tcPrChange>
          </w:tcPr>
          <w:p w:rsidR="00222167" w:rsidRDefault="008B3912">
            <w:pPr>
              <w:pStyle w:val="ListParagraph"/>
              <w:spacing w:line="240" w:lineRule="auto"/>
              <w:ind w:left="0"/>
              <w:jc w:val="center"/>
              <w:rPr>
                <w:ins w:id="9838" w:author="muhammad fauzan" w:date="2022-08-04T17:10:00Z"/>
              </w:rPr>
            </w:pPr>
            <w:ins w:id="9839" w:author="muhammad fauzan" w:date="2022-08-04T17:10:00Z">
              <w:r>
                <w:rPr>
                  <w:szCs w:val="24"/>
                </w:rPr>
                <w:t>Hasil</w:t>
              </w:r>
            </w:ins>
          </w:p>
        </w:tc>
      </w:tr>
      <w:tr w:rsidR="00222167" w:rsidTr="00222167">
        <w:trPr>
          <w:trHeight w:val="658"/>
          <w:ins w:id="9840" w:author="muhammad fauzan" w:date="2022-08-04T17:10:00Z"/>
          <w:trPrChange w:id="9841" w:author="muhammad fauzan" w:date="2022-08-04T17:12:00Z">
            <w:trPr>
              <w:trHeight w:val="658"/>
              <w:tblHeader/>
            </w:trPr>
          </w:trPrChange>
        </w:trPr>
        <w:tc>
          <w:tcPr>
            <w:tcW w:w="0" w:type="auto"/>
            <w:vAlign w:val="center"/>
            <w:tcPrChange w:id="9842" w:author="muhammad fauzan" w:date="2022-08-04T17:12:00Z">
              <w:tcPr>
                <w:tcW w:w="0" w:type="auto"/>
              </w:tcPr>
            </w:tcPrChange>
          </w:tcPr>
          <w:p w:rsidR="00222167" w:rsidRDefault="008B3912">
            <w:pPr>
              <w:pStyle w:val="ListParagraph"/>
              <w:spacing w:line="240" w:lineRule="auto"/>
              <w:ind w:left="0"/>
              <w:jc w:val="center"/>
              <w:rPr>
                <w:ins w:id="9843" w:author="muhammad fauzan" w:date="2022-08-04T17:10:00Z"/>
                <w:szCs w:val="24"/>
              </w:rPr>
            </w:pPr>
            <w:ins w:id="9844" w:author="muhammad fauzan" w:date="2022-08-04T17:10:00Z">
              <w:r>
                <w:rPr>
                  <w:szCs w:val="24"/>
                </w:rPr>
                <w:t>1</w:t>
              </w:r>
            </w:ins>
          </w:p>
        </w:tc>
        <w:tc>
          <w:tcPr>
            <w:tcW w:w="0" w:type="auto"/>
            <w:tcPrChange w:id="9845" w:author="muhammad fauzan" w:date="2022-08-04T17:12:00Z">
              <w:tcPr>
                <w:tcW w:w="0" w:type="auto"/>
              </w:tcPr>
            </w:tcPrChange>
          </w:tcPr>
          <w:p w:rsidR="00222167" w:rsidRDefault="008B3912">
            <w:pPr>
              <w:pStyle w:val="ListParagraph"/>
              <w:spacing w:line="240" w:lineRule="auto"/>
              <w:ind w:left="0"/>
              <w:jc w:val="left"/>
              <w:rPr>
                <w:ins w:id="9846" w:author="muhammad fauzan" w:date="2022-08-04T17:10:00Z"/>
                <w:szCs w:val="24"/>
              </w:rPr>
            </w:pPr>
            <w:ins w:id="9847" w:author="muhammad fauzan" w:date="2022-08-04T17:10:00Z">
              <w:r>
                <w:rPr>
                  <w:szCs w:val="24"/>
                </w:rPr>
                <w:t>menekan dashboard pada sidebar</w:t>
              </w:r>
            </w:ins>
          </w:p>
        </w:tc>
        <w:tc>
          <w:tcPr>
            <w:tcW w:w="0" w:type="auto"/>
            <w:tcPrChange w:id="9848" w:author="muhammad fauzan" w:date="2022-08-04T17:12:00Z">
              <w:tcPr>
                <w:tcW w:w="0" w:type="auto"/>
              </w:tcPr>
            </w:tcPrChange>
          </w:tcPr>
          <w:p w:rsidR="00222167" w:rsidRDefault="008B3912">
            <w:pPr>
              <w:pStyle w:val="ListParagraph"/>
              <w:spacing w:line="240" w:lineRule="auto"/>
              <w:ind w:left="0"/>
              <w:jc w:val="left"/>
              <w:rPr>
                <w:ins w:id="9849" w:author="muhammad fauzan" w:date="2022-08-04T17:10:00Z"/>
                <w:szCs w:val="24"/>
              </w:rPr>
            </w:pPr>
            <w:ins w:id="9850" w:author="muhammad fauzan" w:date="2022-08-04T17:10:00Z">
              <w:r>
                <w:rPr>
                  <w:szCs w:val="24"/>
                </w:rPr>
                <w:t>Dashboard</w:t>
              </w:r>
            </w:ins>
          </w:p>
        </w:tc>
        <w:tc>
          <w:tcPr>
            <w:tcW w:w="0" w:type="auto"/>
            <w:tcPrChange w:id="9851" w:author="muhammad fauzan" w:date="2022-08-04T17:12:00Z">
              <w:tcPr>
                <w:tcW w:w="0" w:type="auto"/>
              </w:tcPr>
            </w:tcPrChange>
          </w:tcPr>
          <w:p w:rsidR="00222167" w:rsidRDefault="008B3912">
            <w:pPr>
              <w:pStyle w:val="ListParagraph"/>
              <w:spacing w:line="240" w:lineRule="auto"/>
              <w:ind w:left="0"/>
              <w:jc w:val="left"/>
              <w:rPr>
                <w:ins w:id="9852" w:author="muhammad fauzan" w:date="2022-08-04T17:10:00Z"/>
                <w:szCs w:val="24"/>
              </w:rPr>
            </w:pPr>
            <w:ins w:id="9853" w:author="muhammad fauzan" w:date="2022-08-04T17:10:00Z">
              <w:r>
                <w:rPr>
                  <w:szCs w:val="24"/>
                </w:rPr>
                <w:t>Sistem akan menampilkan dashboard</w:t>
              </w:r>
            </w:ins>
          </w:p>
        </w:tc>
        <w:tc>
          <w:tcPr>
            <w:tcW w:w="0" w:type="auto"/>
            <w:tcPrChange w:id="9854" w:author="muhammad fauzan" w:date="2022-08-04T17:12:00Z">
              <w:tcPr>
                <w:tcW w:w="0" w:type="auto"/>
              </w:tcPr>
            </w:tcPrChange>
          </w:tcPr>
          <w:p w:rsidR="00222167" w:rsidRDefault="008B3912">
            <w:pPr>
              <w:pStyle w:val="ListParagraph"/>
              <w:spacing w:line="240" w:lineRule="auto"/>
              <w:ind w:left="0"/>
              <w:jc w:val="center"/>
              <w:rPr>
                <w:ins w:id="9855" w:author="muhammad fauzan" w:date="2022-08-04T17:10:00Z"/>
                <w:szCs w:val="24"/>
              </w:rPr>
            </w:pPr>
            <w:ins w:id="9856" w:author="muhammad fauzan" w:date="2022-08-04T17:10:00Z">
              <w:r>
                <w:t>Sukses</w:t>
              </w:r>
            </w:ins>
          </w:p>
        </w:tc>
      </w:tr>
      <w:tr w:rsidR="00222167" w:rsidTr="00222167">
        <w:trPr>
          <w:trHeight w:val="850"/>
          <w:ins w:id="9857" w:author="muhammad fauzan" w:date="2022-08-04T17:10:00Z"/>
          <w:trPrChange w:id="9858" w:author="muhammad fauzan" w:date="2022-08-04T17:12:00Z">
            <w:trPr>
              <w:trHeight w:val="850"/>
              <w:tblHeader/>
            </w:trPr>
          </w:trPrChange>
        </w:trPr>
        <w:tc>
          <w:tcPr>
            <w:tcW w:w="0" w:type="auto"/>
            <w:vAlign w:val="center"/>
            <w:tcPrChange w:id="9859" w:author="muhammad fauzan" w:date="2022-08-04T17:12:00Z">
              <w:tcPr>
                <w:tcW w:w="0" w:type="auto"/>
              </w:tcPr>
            </w:tcPrChange>
          </w:tcPr>
          <w:p w:rsidR="00222167" w:rsidRDefault="008B3912">
            <w:pPr>
              <w:pStyle w:val="ListParagraph"/>
              <w:spacing w:line="240" w:lineRule="auto"/>
              <w:ind w:left="0"/>
              <w:jc w:val="center"/>
              <w:rPr>
                <w:ins w:id="9860" w:author="muhammad fauzan" w:date="2022-08-04T17:10:00Z"/>
                <w:szCs w:val="24"/>
              </w:rPr>
            </w:pPr>
            <w:ins w:id="9861" w:author="muhammad fauzan" w:date="2022-08-04T17:10:00Z">
              <w:r>
                <w:rPr>
                  <w:szCs w:val="24"/>
                </w:rPr>
                <w:t>2</w:t>
              </w:r>
            </w:ins>
          </w:p>
        </w:tc>
        <w:tc>
          <w:tcPr>
            <w:tcW w:w="0" w:type="auto"/>
            <w:tcPrChange w:id="9862" w:author="muhammad fauzan" w:date="2022-08-04T17:12:00Z">
              <w:tcPr>
                <w:tcW w:w="0" w:type="auto"/>
              </w:tcPr>
            </w:tcPrChange>
          </w:tcPr>
          <w:p w:rsidR="00222167" w:rsidRDefault="008B3912">
            <w:pPr>
              <w:pStyle w:val="ListParagraph"/>
              <w:spacing w:line="240" w:lineRule="auto"/>
              <w:ind w:left="0"/>
              <w:jc w:val="left"/>
              <w:rPr>
                <w:ins w:id="9863" w:author="muhammad fauzan" w:date="2022-08-04T17:10:00Z"/>
                <w:szCs w:val="24"/>
              </w:rPr>
            </w:pPr>
            <w:ins w:id="9864" w:author="muhammad fauzan" w:date="2022-08-04T17:10:00Z">
              <w:r>
                <w:rPr>
                  <w:szCs w:val="24"/>
                </w:rPr>
                <w:t>menekan kelola data pada sidebar</w:t>
              </w:r>
            </w:ins>
          </w:p>
        </w:tc>
        <w:tc>
          <w:tcPr>
            <w:tcW w:w="0" w:type="auto"/>
            <w:tcPrChange w:id="9865" w:author="muhammad fauzan" w:date="2022-08-04T17:12:00Z">
              <w:tcPr>
                <w:tcW w:w="0" w:type="auto"/>
              </w:tcPr>
            </w:tcPrChange>
          </w:tcPr>
          <w:p w:rsidR="00222167" w:rsidRDefault="008B3912">
            <w:pPr>
              <w:pStyle w:val="ListParagraph"/>
              <w:spacing w:line="240" w:lineRule="auto"/>
              <w:ind w:left="0"/>
              <w:jc w:val="left"/>
              <w:rPr>
                <w:ins w:id="9866" w:author="muhammad fauzan" w:date="2022-08-04T17:10:00Z"/>
                <w:szCs w:val="24"/>
              </w:rPr>
            </w:pPr>
            <w:ins w:id="9867" w:author="muhammad fauzan" w:date="2022-08-04T17:10:00Z">
              <w:r>
                <w:rPr>
                  <w:szCs w:val="24"/>
                </w:rPr>
                <w:t>kelola data</w:t>
              </w:r>
            </w:ins>
          </w:p>
        </w:tc>
        <w:tc>
          <w:tcPr>
            <w:tcW w:w="0" w:type="auto"/>
            <w:tcPrChange w:id="9868" w:author="muhammad fauzan" w:date="2022-08-04T17:12:00Z">
              <w:tcPr>
                <w:tcW w:w="0" w:type="auto"/>
              </w:tcPr>
            </w:tcPrChange>
          </w:tcPr>
          <w:p w:rsidR="00222167" w:rsidRDefault="008B3912">
            <w:pPr>
              <w:pStyle w:val="ListParagraph"/>
              <w:spacing w:line="240" w:lineRule="auto"/>
              <w:ind w:left="0"/>
              <w:jc w:val="left"/>
              <w:rPr>
                <w:ins w:id="9869" w:author="muhammad fauzan" w:date="2022-08-04T17:10:00Z"/>
                <w:szCs w:val="24"/>
              </w:rPr>
            </w:pPr>
            <w:ins w:id="9870" w:author="muhammad fauzan" w:date="2022-08-04T17:10:00Z">
              <w:r>
                <w:rPr>
                  <w:szCs w:val="24"/>
                </w:rPr>
                <w:t xml:space="preserve">Sistem akan menampilkan toko, </w:t>
              </w:r>
            </w:ins>
            <w:ins w:id="9871" w:author="muhammad fauzan" w:date="2022-08-04T20:21:00Z">
              <w:r>
                <w:rPr>
                  <w:i/>
                  <w:szCs w:val="24"/>
                </w:rPr>
                <w:t>sales</w:t>
              </w:r>
            </w:ins>
            <w:ins w:id="9872" w:author="muhammad fauzan" w:date="2022-08-04T17:10:00Z">
              <w:r>
                <w:rPr>
                  <w:szCs w:val="24"/>
                </w:rPr>
                <w:t xml:space="preserve"> dan roti</w:t>
              </w:r>
            </w:ins>
          </w:p>
        </w:tc>
        <w:tc>
          <w:tcPr>
            <w:tcW w:w="0" w:type="auto"/>
            <w:tcPrChange w:id="9873" w:author="muhammad fauzan" w:date="2022-08-04T17:12:00Z">
              <w:tcPr>
                <w:tcW w:w="0" w:type="auto"/>
              </w:tcPr>
            </w:tcPrChange>
          </w:tcPr>
          <w:p w:rsidR="00222167" w:rsidRDefault="008B3912">
            <w:pPr>
              <w:pStyle w:val="ListParagraph"/>
              <w:spacing w:line="240" w:lineRule="auto"/>
              <w:ind w:left="0"/>
              <w:jc w:val="center"/>
              <w:rPr>
                <w:ins w:id="9874" w:author="muhammad fauzan" w:date="2022-08-04T17:10:00Z"/>
              </w:rPr>
            </w:pPr>
            <w:ins w:id="9875" w:author="muhammad fauzan" w:date="2022-08-04T17:10:00Z">
              <w:r>
                <w:t>sukses</w:t>
              </w:r>
            </w:ins>
          </w:p>
        </w:tc>
      </w:tr>
      <w:tr w:rsidR="00222167" w:rsidTr="00222167">
        <w:trPr>
          <w:trHeight w:val="850"/>
          <w:ins w:id="9876" w:author="muhammad fauzan" w:date="2022-08-04T17:10:00Z"/>
          <w:trPrChange w:id="9877" w:author="muhammad fauzan" w:date="2022-08-04T17:12:00Z">
            <w:trPr>
              <w:trHeight w:val="850"/>
              <w:tblHeader/>
            </w:trPr>
          </w:trPrChange>
        </w:trPr>
        <w:tc>
          <w:tcPr>
            <w:tcW w:w="0" w:type="auto"/>
            <w:vAlign w:val="center"/>
            <w:tcPrChange w:id="9878" w:author="muhammad fauzan" w:date="2022-08-04T17:12:00Z">
              <w:tcPr>
                <w:tcW w:w="0" w:type="auto"/>
              </w:tcPr>
            </w:tcPrChange>
          </w:tcPr>
          <w:p w:rsidR="00222167" w:rsidRDefault="008B3912">
            <w:pPr>
              <w:pStyle w:val="ListParagraph"/>
              <w:spacing w:line="240" w:lineRule="auto"/>
              <w:ind w:left="0"/>
              <w:jc w:val="center"/>
              <w:rPr>
                <w:ins w:id="9879" w:author="muhammad fauzan" w:date="2022-08-04T17:10:00Z"/>
                <w:szCs w:val="24"/>
              </w:rPr>
            </w:pPr>
            <w:ins w:id="9880" w:author="muhammad fauzan" w:date="2022-08-04T17:10:00Z">
              <w:r>
                <w:rPr>
                  <w:szCs w:val="24"/>
                </w:rPr>
                <w:t>3</w:t>
              </w:r>
            </w:ins>
          </w:p>
        </w:tc>
        <w:tc>
          <w:tcPr>
            <w:tcW w:w="0" w:type="auto"/>
            <w:tcPrChange w:id="9881" w:author="muhammad fauzan" w:date="2022-08-04T17:12:00Z">
              <w:tcPr>
                <w:tcW w:w="0" w:type="auto"/>
              </w:tcPr>
            </w:tcPrChange>
          </w:tcPr>
          <w:p w:rsidR="00222167" w:rsidRDefault="008B3912">
            <w:pPr>
              <w:pStyle w:val="ListParagraph"/>
              <w:spacing w:line="240" w:lineRule="auto"/>
              <w:ind w:left="0"/>
              <w:jc w:val="left"/>
              <w:rPr>
                <w:ins w:id="9882" w:author="muhammad fauzan" w:date="2022-08-04T17:10:00Z"/>
                <w:szCs w:val="24"/>
              </w:rPr>
            </w:pPr>
            <w:ins w:id="9883" w:author="muhammad fauzan" w:date="2022-08-04T17:10:00Z">
              <w:r>
                <w:rPr>
                  <w:szCs w:val="24"/>
                </w:rPr>
                <w:t>menekan toko pada sidebar setelah menekan kelola data</w:t>
              </w:r>
            </w:ins>
          </w:p>
        </w:tc>
        <w:tc>
          <w:tcPr>
            <w:tcW w:w="0" w:type="auto"/>
            <w:tcPrChange w:id="9884" w:author="muhammad fauzan" w:date="2022-08-04T17:12:00Z">
              <w:tcPr>
                <w:tcW w:w="0" w:type="auto"/>
              </w:tcPr>
            </w:tcPrChange>
          </w:tcPr>
          <w:p w:rsidR="00222167" w:rsidRDefault="008B3912">
            <w:pPr>
              <w:pStyle w:val="ListParagraph"/>
              <w:spacing w:line="240" w:lineRule="auto"/>
              <w:ind w:left="0"/>
              <w:jc w:val="left"/>
              <w:rPr>
                <w:ins w:id="9885" w:author="muhammad fauzan" w:date="2022-08-04T17:10:00Z"/>
                <w:szCs w:val="24"/>
              </w:rPr>
            </w:pPr>
            <w:ins w:id="9886" w:author="muhammad fauzan" w:date="2022-08-04T17:10:00Z">
              <w:r>
                <w:rPr>
                  <w:szCs w:val="24"/>
                </w:rPr>
                <w:t>toko</w:t>
              </w:r>
            </w:ins>
          </w:p>
        </w:tc>
        <w:tc>
          <w:tcPr>
            <w:tcW w:w="0" w:type="auto"/>
            <w:tcPrChange w:id="9887" w:author="muhammad fauzan" w:date="2022-08-04T17:12:00Z">
              <w:tcPr>
                <w:tcW w:w="0" w:type="auto"/>
              </w:tcPr>
            </w:tcPrChange>
          </w:tcPr>
          <w:p w:rsidR="00222167" w:rsidRDefault="008B3912">
            <w:pPr>
              <w:pStyle w:val="ListParagraph"/>
              <w:spacing w:line="240" w:lineRule="auto"/>
              <w:ind w:left="0"/>
              <w:jc w:val="left"/>
              <w:rPr>
                <w:ins w:id="9888" w:author="muhammad fauzan" w:date="2022-08-04T17:10:00Z"/>
                <w:szCs w:val="24"/>
              </w:rPr>
            </w:pPr>
            <w:ins w:id="9889" w:author="muhammad fauzan" w:date="2022-08-04T17:10:00Z">
              <w:r>
                <w:rPr>
                  <w:szCs w:val="24"/>
                </w:rPr>
                <w:t>Sistem akan menampilkan halaman data toko</w:t>
              </w:r>
            </w:ins>
          </w:p>
        </w:tc>
        <w:tc>
          <w:tcPr>
            <w:tcW w:w="0" w:type="auto"/>
            <w:tcPrChange w:id="9890" w:author="muhammad fauzan" w:date="2022-08-04T17:12:00Z">
              <w:tcPr>
                <w:tcW w:w="0" w:type="auto"/>
              </w:tcPr>
            </w:tcPrChange>
          </w:tcPr>
          <w:p w:rsidR="00222167" w:rsidRDefault="008B3912">
            <w:pPr>
              <w:pStyle w:val="ListParagraph"/>
              <w:spacing w:line="240" w:lineRule="auto"/>
              <w:ind w:left="0"/>
              <w:jc w:val="center"/>
              <w:rPr>
                <w:ins w:id="9891" w:author="muhammad fauzan" w:date="2022-08-04T17:10:00Z"/>
              </w:rPr>
            </w:pPr>
            <w:ins w:id="9892" w:author="muhammad fauzan" w:date="2022-08-04T17:10:00Z">
              <w:r>
                <w:t>sukses</w:t>
              </w:r>
            </w:ins>
          </w:p>
        </w:tc>
      </w:tr>
      <w:tr w:rsidR="00222167" w:rsidTr="00222167">
        <w:trPr>
          <w:trHeight w:val="1077"/>
          <w:ins w:id="9893" w:author="muhammad fauzan" w:date="2022-08-04T17:10:00Z"/>
          <w:trPrChange w:id="9894" w:author="muhammad fauzan" w:date="2022-08-04T17:12:00Z">
            <w:trPr>
              <w:trHeight w:val="1077"/>
              <w:tblHeader/>
            </w:trPr>
          </w:trPrChange>
        </w:trPr>
        <w:tc>
          <w:tcPr>
            <w:tcW w:w="0" w:type="auto"/>
            <w:vAlign w:val="center"/>
            <w:tcPrChange w:id="9895" w:author="muhammad fauzan" w:date="2022-08-04T17:12:00Z">
              <w:tcPr>
                <w:tcW w:w="0" w:type="auto"/>
              </w:tcPr>
            </w:tcPrChange>
          </w:tcPr>
          <w:p w:rsidR="00222167" w:rsidRDefault="008B3912">
            <w:pPr>
              <w:pStyle w:val="ListParagraph"/>
              <w:spacing w:line="240" w:lineRule="auto"/>
              <w:ind w:left="0"/>
              <w:jc w:val="center"/>
              <w:rPr>
                <w:ins w:id="9896" w:author="muhammad fauzan" w:date="2022-08-04T17:10:00Z"/>
                <w:szCs w:val="24"/>
              </w:rPr>
            </w:pPr>
            <w:ins w:id="9897" w:author="muhammad fauzan" w:date="2022-08-04T17:10:00Z">
              <w:r>
                <w:rPr>
                  <w:szCs w:val="24"/>
                </w:rPr>
                <w:t>4</w:t>
              </w:r>
            </w:ins>
          </w:p>
        </w:tc>
        <w:tc>
          <w:tcPr>
            <w:tcW w:w="0" w:type="auto"/>
            <w:tcPrChange w:id="9898" w:author="muhammad fauzan" w:date="2022-08-04T17:12:00Z">
              <w:tcPr>
                <w:tcW w:w="0" w:type="auto"/>
              </w:tcPr>
            </w:tcPrChange>
          </w:tcPr>
          <w:p w:rsidR="00222167" w:rsidRDefault="008B3912">
            <w:pPr>
              <w:pStyle w:val="ListParagraph"/>
              <w:spacing w:line="240" w:lineRule="auto"/>
              <w:ind w:left="0"/>
              <w:jc w:val="left"/>
              <w:rPr>
                <w:ins w:id="9899" w:author="muhammad fauzan" w:date="2022-08-04T17:10:00Z"/>
                <w:szCs w:val="24"/>
              </w:rPr>
            </w:pPr>
            <w:ins w:id="9900" w:author="muhammad fauzan" w:date="2022-08-04T17:10:00Z">
              <w:r>
                <w:rPr>
                  <w:szCs w:val="24"/>
                </w:rPr>
                <w:t xml:space="preserve">menekan </w:t>
              </w:r>
            </w:ins>
            <w:ins w:id="9901" w:author="muhammad fauzan" w:date="2022-08-04T20:21:00Z">
              <w:r>
                <w:rPr>
                  <w:i/>
                  <w:szCs w:val="24"/>
                </w:rPr>
                <w:t>sales</w:t>
              </w:r>
            </w:ins>
            <w:ins w:id="9902" w:author="muhammad fauzan" w:date="2022-08-04T17:10:00Z">
              <w:r>
                <w:rPr>
                  <w:szCs w:val="24"/>
                </w:rPr>
                <w:t xml:space="preserve"> pada sidebar setelah menekan kelola data</w:t>
              </w:r>
            </w:ins>
          </w:p>
        </w:tc>
        <w:tc>
          <w:tcPr>
            <w:tcW w:w="0" w:type="auto"/>
            <w:tcPrChange w:id="9903" w:author="muhammad fauzan" w:date="2022-08-04T17:12:00Z">
              <w:tcPr>
                <w:tcW w:w="0" w:type="auto"/>
              </w:tcPr>
            </w:tcPrChange>
          </w:tcPr>
          <w:p w:rsidR="00222167" w:rsidRDefault="008B3912">
            <w:pPr>
              <w:pStyle w:val="ListParagraph"/>
              <w:spacing w:line="240" w:lineRule="auto"/>
              <w:ind w:left="0"/>
              <w:jc w:val="left"/>
              <w:rPr>
                <w:ins w:id="9904" w:author="muhammad fauzan" w:date="2022-08-04T17:10:00Z"/>
                <w:szCs w:val="24"/>
              </w:rPr>
            </w:pPr>
            <w:ins w:id="9905" w:author="muhammad fauzan" w:date="2022-08-04T20:21:00Z">
              <w:r>
                <w:rPr>
                  <w:i/>
                  <w:szCs w:val="24"/>
                </w:rPr>
                <w:t>sales</w:t>
              </w:r>
            </w:ins>
          </w:p>
        </w:tc>
        <w:tc>
          <w:tcPr>
            <w:tcW w:w="0" w:type="auto"/>
            <w:tcPrChange w:id="9906" w:author="muhammad fauzan" w:date="2022-08-04T17:12:00Z">
              <w:tcPr>
                <w:tcW w:w="0" w:type="auto"/>
              </w:tcPr>
            </w:tcPrChange>
          </w:tcPr>
          <w:p w:rsidR="00222167" w:rsidRDefault="008B3912">
            <w:pPr>
              <w:pStyle w:val="ListParagraph"/>
              <w:spacing w:line="240" w:lineRule="auto"/>
              <w:ind w:left="0"/>
              <w:jc w:val="left"/>
              <w:rPr>
                <w:ins w:id="9907" w:author="muhammad fauzan" w:date="2022-08-04T17:10:00Z"/>
                <w:szCs w:val="24"/>
              </w:rPr>
            </w:pPr>
            <w:ins w:id="9908" w:author="muhammad fauzan" w:date="2022-08-04T17:10:00Z">
              <w:r>
                <w:rPr>
                  <w:szCs w:val="24"/>
                </w:rPr>
                <w:t xml:space="preserve">Sistem akan menampilkan halaman data </w:t>
              </w:r>
            </w:ins>
            <w:ins w:id="9909" w:author="muhammad fauzan" w:date="2022-08-04T20:21:00Z">
              <w:r>
                <w:rPr>
                  <w:i/>
                  <w:szCs w:val="24"/>
                </w:rPr>
                <w:t>sales</w:t>
              </w:r>
            </w:ins>
          </w:p>
        </w:tc>
        <w:tc>
          <w:tcPr>
            <w:tcW w:w="0" w:type="auto"/>
            <w:tcPrChange w:id="9910" w:author="muhammad fauzan" w:date="2022-08-04T17:12:00Z">
              <w:tcPr>
                <w:tcW w:w="0" w:type="auto"/>
              </w:tcPr>
            </w:tcPrChange>
          </w:tcPr>
          <w:p w:rsidR="00222167" w:rsidRDefault="008B3912">
            <w:pPr>
              <w:pStyle w:val="ListParagraph"/>
              <w:spacing w:line="240" w:lineRule="auto"/>
              <w:ind w:left="0"/>
              <w:jc w:val="center"/>
              <w:rPr>
                <w:ins w:id="9911" w:author="muhammad fauzan" w:date="2022-08-04T17:10:00Z"/>
              </w:rPr>
            </w:pPr>
            <w:ins w:id="9912" w:author="muhammad fauzan" w:date="2022-08-04T17:10:00Z">
              <w:r>
                <w:t>Sukses</w:t>
              </w:r>
            </w:ins>
          </w:p>
        </w:tc>
      </w:tr>
      <w:tr w:rsidR="00222167" w:rsidTr="00222167">
        <w:trPr>
          <w:trHeight w:val="861"/>
          <w:ins w:id="9913" w:author="muhammad fauzan" w:date="2022-08-04T17:10:00Z"/>
          <w:trPrChange w:id="9914" w:author="muhammad fauzan" w:date="2022-08-04T17:12:00Z">
            <w:trPr>
              <w:trHeight w:val="1314"/>
              <w:tblHeader/>
            </w:trPr>
          </w:trPrChange>
        </w:trPr>
        <w:tc>
          <w:tcPr>
            <w:tcW w:w="0" w:type="auto"/>
            <w:vAlign w:val="center"/>
            <w:tcPrChange w:id="9915" w:author="muhammad fauzan" w:date="2022-08-04T17:12:00Z">
              <w:tcPr>
                <w:tcW w:w="0" w:type="auto"/>
              </w:tcPr>
            </w:tcPrChange>
          </w:tcPr>
          <w:p w:rsidR="00222167" w:rsidRDefault="008B3912">
            <w:pPr>
              <w:pStyle w:val="ListParagraph"/>
              <w:spacing w:line="240" w:lineRule="auto"/>
              <w:ind w:left="0"/>
              <w:jc w:val="center"/>
              <w:rPr>
                <w:ins w:id="9916" w:author="muhammad fauzan" w:date="2022-08-04T17:10:00Z"/>
                <w:szCs w:val="24"/>
              </w:rPr>
            </w:pPr>
            <w:ins w:id="9917" w:author="muhammad fauzan" w:date="2022-08-04T17:10:00Z">
              <w:r>
                <w:rPr>
                  <w:szCs w:val="24"/>
                </w:rPr>
                <w:t>5</w:t>
              </w:r>
            </w:ins>
          </w:p>
        </w:tc>
        <w:tc>
          <w:tcPr>
            <w:tcW w:w="0" w:type="auto"/>
            <w:tcPrChange w:id="9918" w:author="muhammad fauzan" w:date="2022-08-04T17:12:00Z">
              <w:tcPr>
                <w:tcW w:w="0" w:type="auto"/>
              </w:tcPr>
            </w:tcPrChange>
          </w:tcPr>
          <w:p w:rsidR="00222167" w:rsidRDefault="008B3912">
            <w:pPr>
              <w:pStyle w:val="ListParagraph"/>
              <w:spacing w:line="240" w:lineRule="auto"/>
              <w:ind w:left="0"/>
              <w:jc w:val="left"/>
              <w:rPr>
                <w:ins w:id="9919" w:author="muhammad fauzan" w:date="2022-08-04T17:10:00Z"/>
                <w:szCs w:val="24"/>
              </w:rPr>
            </w:pPr>
            <w:ins w:id="9920" w:author="muhammad fauzan" w:date="2022-08-04T17:10:00Z">
              <w:r>
                <w:rPr>
                  <w:szCs w:val="24"/>
                </w:rPr>
                <w:t>menekan roti pada sidebar setelah menekan kelola data</w:t>
              </w:r>
            </w:ins>
          </w:p>
        </w:tc>
        <w:tc>
          <w:tcPr>
            <w:tcW w:w="0" w:type="auto"/>
            <w:tcPrChange w:id="9921" w:author="muhammad fauzan" w:date="2022-08-04T17:12:00Z">
              <w:tcPr>
                <w:tcW w:w="0" w:type="auto"/>
              </w:tcPr>
            </w:tcPrChange>
          </w:tcPr>
          <w:p w:rsidR="00222167" w:rsidRDefault="008B3912">
            <w:pPr>
              <w:pStyle w:val="ListParagraph"/>
              <w:spacing w:line="240" w:lineRule="auto"/>
              <w:ind w:left="0"/>
              <w:jc w:val="left"/>
              <w:rPr>
                <w:ins w:id="9922" w:author="muhammad fauzan" w:date="2022-08-04T17:10:00Z"/>
                <w:szCs w:val="24"/>
              </w:rPr>
            </w:pPr>
            <w:ins w:id="9923" w:author="muhammad fauzan" w:date="2022-08-04T17:10:00Z">
              <w:r>
                <w:rPr>
                  <w:szCs w:val="24"/>
                </w:rPr>
                <w:t>roti</w:t>
              </w:r>
            </w:ins>
          </w:p>
        </w:tc>
        <w:tc>
          <w:tcPr>
            <w:tcW w:w="0" w:type="auto"/>
            <w:tcPrChange w:id="9924" w:author="muhammad fauzan" w:date="2022-08-04T17:12:00Z">
              <w:tcPr>
                <w:tcW w:w="0" w:type="auto"/>
              </w:tcPr>
            </w:tcPrChange>
          </w:tcPr>
          <w:p w:rsidR="00222167" w:rsidRDefault="008B3912">
            <w:pPr>
              <w:pStyle w:val="ListParagraph"/>
              <w:spacing w:line="240" w:lineRule="auto"/>
              <w:ind w:left="0"/>
              <w:jc w:val="left"/>
              <w:rPr>
                <w:ins w:id="9925" w:author="muhammad fauzan" w:date="2022-08-04T17:10:00Z"/>
                <w:szCs w:val="24"/>
              </w:rPr>
            </w:pPr>
            <w:ins w:id="9926" w:author="muhammad fauzan" w:date="2022-08-04T17:10:00Z">
              <w:r>
                <w:rPr>
                  <w:szCs w:val="24"/>
                </w:rPr>
                <w:t>Sistem akan menampilkan halaman data roti</w:t>
              </w:r>
            </w:ins>
          </w:p>
        </w:tc>
        <w:tc>
          <w:tcPr>
            <w:tcW w:w="0" w:type="auto"/>
            <w:tcPrChange w:id="9927" w:author="muhammad fauzan" w:date="2022-08-04T17:12:00Z">
              <w:tcPr>
                <w:tcW w:w="0" w:type="auto"/>
              </w:tcPr>
            </w:tcPrChange>
          </w:tcPr>
          <w:p w:rsidR="00222167" w:rsidRDefault="008B3912">
            <w:pPr>
              <w:pStyle w:val="ListParagraph"/>
              <w:spacing w:line="240" w:lineRule="auto"/>
              <w:ind w:left="0"/>
              <w:jc w:val="center"/>
              <w:rPr>
                <w:ins w:id="9928" w:author="muhammad fauzan" w:date="2022-08-04T17:10:00Z"/>
              </w:rPr>
            </w:pPr>
            <w:ins w:id="9929" w:author="muhammad fauzan" w:date="2022-08-04T17:10:00Z">
              <w:r>
                <w:t>sukses</w:t>
              </w:r>
            </w:ins>
          </w:p>
        </w:tc>
      </w:tr>
      <w:tr w:rsidR="00222167" w:rsidTr="00222167">
        <w:trPr>
          <w:trHeight w:val="830"/>
          <w:ins w:id="9930" w:author="muhammad fauzan" w:date="2022-08-04T17:10:00Z"/>
          <w:trPrChange w:id="9931" w:author="muhammad fauzan" w:date="2022-08-04T17:12:00Z">
            <w:trPr>
              <w:trHeight w:val="1314"/>
              <w:tblHeader/>
            </w:trPr>
          </w:trPrChange>
        </w:trPr>
        <w:tc>
          <w:tcPr>
            <w:tcW w:w="0" w:type="auto"/>
            <w:vAlign w:val="center"/>
            <w:tcPrChange w:id="9932" w:author="muhammad fauzan" w:date="2022-08-04T17:12:00Z">
              <w:tcPr>
                <w:tcW w:w="0" w:type="auto"/>
              </w:tcPr>
            </w:tcPrChange>
          </w:tcPr>
          <w:p w:rsidR="00222167" w:rsidRDefault="008B3912">
            <w:pPr>
              <w:pStyle w:val="ListParagraph"/>
              <w:spacing w:line="240" w:lineRule="auto"/>
              <w:ind w:left="0"/>
              <w:jc w:val="center"/>
              <w:rPr>
                <w:ins w:id="9933" w:author="muhammad fauzan" w:date="2022-08-04T17:10:00Z"/>
                <w:szCs w:val="24"/>
              </w:rPr>
            </w:pPr>
            <w:ins w:id="9934" w:author="muhammad fauzan" w:date="2022-08-04T17:10:00Z">
              <w:r>
                <w:rPr>
                  <w:szCs w:val="24"/>
                </w:rPr>
                <w:t>6</w:t>
              </w:r>
            </w:ins>
          </w:p>
        </w:tc>
        <w:tc>
          <w:tcPr>
            <w:tcW w:w="0" w:type="auto"/>
            <w:tcPrChange w:id="9935" w:author="muhammad fauzan" w:date="2022-08-04T17:12:00Z">
              <w:tcPr>
                <w:tcW w:w="0" w:type="auto"/>
              </w:tcPr>
            </w:tcPrChange>
          </w:tcPr>
          <w:p w:rsidR="00222167" w:rsidRDefault="008B3912">
            <w:pPr>
              <w:pStyle w:val="ListParagraph"/>
              <w:spacing w:line="240" w:lineRule="auto"/>
              <w:ind w:left="0"/>
              <w:jc w:val="left"/>
              <w:rPr>
                <w:ins w:id="9936" w:author="muhammad fauzan" w:date="2022-08-04T17:10:00Z"/>
                <w:szCs w:val="24"/>
              </w:rPr>
            </w:pPr>
            <w:ins w:id="9937" w:author="muhammad fauzan" w:date="2022-08-04T17:10:00Z">
              <w:r>
                <w:rPr>
                  <w:szCs w:val="24"/>
                </w:rPr>
                <w:t xml:space="preserve">menekan distribusi pada sidebar </w:t>
              </w:r>
            </w:ins>
          </w:p>
        </w:tc>
        <w:tc>
          <w:tcPr>
            <w:tcW w:w="0" w:type="auto"/>
            <w:tcPrChange w:id="9938" w:author="muhammad fauzan" w:date="2022-08-04T17:12:00Z">
              <w:tcPr>
                <w:tcW w:w="0" w:type="auto"/>
              </w:tcPr>
            </w:tcPrChange>
          </w:tcPr>
          <w:p w:rsidR="00222167" w:rsidRDefault="008B3912">
            <w:pPr>
              <w:pStyle w:val="ListParagraph"/>
              <w:spacing w:line="240" w:lineRule="auto"/>
              <w:ind w:left="0"/>
              <w:jc w:val="left"/>
              <w:rPr>
                <w:ins w:id="9939" w:author="muhammad fauzan" w:date="2022-08-04T17:10:00Z"/>
                <w:szCs w:val="24"/>
              </w:rPr>
            </w:pPr>
            <w:ins w:id="9940" w:author="muhammad fauzan" w:date="2022-08-04T17:10:00Z">
              <w:r>
                <w:rPr>
                  <w:szCs w:val="24"/>
                </w:rPr>
                <w:t>Distribusi</w:t>
              </w:r>
            </w:ins>
          </w:p>
        </w:tc>
        <w:tc>
          <w:tcPr>
            <w:tcW w:w="0" w:type="auto"/>
            <w:tcPrChange w:id="9941" w:author="muhammad fauzan" w:date="2022-08-04T17:12:00Z">
              <w:tcPr>
                <w:tcW w:w="0" w:type="auto"/>
              </w:tcPr>
            </w:tcPrChange>
          </w:tcPr>
          <w:p w:rsidR="00222167" w:rsidRDefault="008B3912">
            <w:pPr>
              <w:pStyle w:val="ListParagraph"/>
              <w:spacing w:line="240" w:lineRule="auto"/>
              <w:ind w:left="0"/>
              <w:jc w:val="left"/>
              <w:rPr>
                <w:ins w:id="9942" w:author="muhammad fauzan" w:date="2022-08-04T17:10:00Z"/>
                <w:szCs w:val="24"/>
              </w:rPr>
            </w:pPr>
            <w:ins w:id="9943" w:author="muhammad fauzan" w:date="2022-08-04T17:10:00Z">
              <w:r>
                <w:rPr>
                  <w:szCs w:val="24"/>
                </w:rPr>
                <w:t>Sistem akan menampilkan halaman distribusi</w:t>
              </w:r>
            </w:ins>
          </w:p>
        </w:tc>
        <w:tc>
          <w:tcPr>
            <w:tcW w:w="0" w:type="auto"/>
            <w:tcPrChange w:id="9944" w:author="muhammad fauzan" w:date="2022-08-04T17:12:00Z">
              <w:tcPr>
                <w:tcW w:w="0" w:type="auto"/>
              </w:tcPr>
            </w:tcPrChange>
          </w:tcPr>
          <w:p w:rsidR="00222167" w:rsidRDefault="008B3912">
            <w:pPr>
              <w:pStyle w:val="ListParagraph"/>
              <w:spacing w:line="240" w:lineRule="auto"/>
              <w:ind w:left="0"/>
              <w:jc w:val="center"/>
              <w:rPr>
                <w:ins w:id="9945" w:author="muhammad fauzan" w:date="2022-08-04T17:10:00Z"/>
              </w:rPr>
            </w:pPr>
            <w:ins w:id="9946" w:author="muhammad fauzan" w:date="2022-08-04T17:10:00Z">
              <w:r>
                <w:t>sukses</w:t>
              </w:r>
            </w:ins>
          </w:p>
        </w:tc>
      </w:tr>
      <w:tr w:rsidR="00222167" w:rsidTr="00222167">
        <w:trPr>
          <w:trHeight w:val="843"/>
          <w:ins w:id="9947" w:author="muhammad fauzan" w:date="2022-08-04T17:10:00Z"/>
          <w:trPrChange w:id="9948" w:author="muhammad fauzan" w:date="2022-08-04T17:12:00Z">
            <w:trPr>
              <w:trHeight w:val="1314"/>
              <w:tblHeader/>
            </w:trPr>
          </w:trPrChange>
        </w:trPr>
        <w:tc>
          <w:tcPr>
            <w:tcW w:w="0" w:type="auto"/>
            <w:vAlign w:val="center"/>
            <w:tcPrChange w:id="9949" w:author="muhammad fauzan" w:date="2022-08-04T17:12:00Z">
              <w:tcPr>
                <w:tcW w:w="0" w:type="auto"/>
              </w:tcPr>
            </w:tcPrChange>
          </w:tcPr>
          <w:p w:rsidR="00222167" w:rsidRDefault="008B3912">
            <w:pPr>
              <w:pStyle w:val="ListParagraph"/>
              <w:spacing w:line="240" w:lineRule="auto"/>
              <w:ind w:left="0"/>
              <w:jc w:val="center"/>
              <w:rPr>
                <w:ins w:id="9950" w:author="muhammad fauzan" w:date="2022-08-04T17:10:00Z"/>
                <w:szCs w:val="24"/>
              </w:rPr>
            </w:pPr>
            <w:ins w:id="9951" w:author="muhammad fauzan" w:date="2022-08-04T17:10:00Z">
              <w:r>
                <w:rPr>
                  <w:szCs w:val="24"/>
                </w:rPr>
                <w:t>7</w:t>
              </w:r>
            </w:ins>
          </w:p>
        </w:tc>
        <w:tc>
          <w:tcPr>
            <w:tcW w:w="0" w:type="auto"/>
            <w:tcPrChange w:id="9952" w:author="muhammad fauzan" w:date="2022-08-04T17:12:00Z">
              <w:tcPr>
                <w:tcW w:w="0" w:type="auto"/>
              </w:tcPr>
            </w:tcPrChange>
          </w:tcPr>
          <w:p w:rsidR="00222167" w:rsidRDefault="008B3912">
            <w:pPr>
              <w:pStyle w:val="ListParagraph"/>
              <w:spacing w:line="240" w:lineRule="auto"/>
              <w:ind w:left="0"/>
              <w:jc w:val="left"/>
              <w:rPr>
                <w:ins w:id="9953" w:author="muhammad fauzan" w:date="2022-08-04T17:10:00Z"/>
                <w:szCs w:val="24"/>
              </w:rPr>
            </w:pPr>
            <w:ins w:id="9954" w:author="muhammad fauzan" w:date="2022-08-04T17:10:00Z">
              <w:r>
                <w:rPr>
                  <w:szCs w:val="24"/>
                </w:rPr>
                <w:t>Menekan jadwal kunjungan pada sidebar</w:t>
              </w:r>
            </w:ins>
          </w:p>
        </w:tc>
        <w:tc>
          <w:tcPr>
            <w:tcW w:w="0" w:type="auto"/>
            <w:tcPrChange w:id="9955" w:author="muhammad fauzan" w:date="2022-08-04T17:12:00Z">
              <w:tcPr>
                <w:tcW w:w="0" w:type="auto"/>
              </w:tcPr>
            </w:tcPrChange>
          </w:tcPr>
          <w:p w:rsidR="00222167" w:rsidRDefault="008B3912">
            <w:pPr>
              <w:pStyle w:val="ListParagraph"/>
              <w:spacing w:line="240" w:lineRule="auto"/>
              <w:ind w:left="0"/>
              <w:jc w:val="left"/>
              <w:rPr>
                <w:ins w:id="9956" w:author="muhammad fauzan" w:date="2022-08-04T17:10:00Z"/>
                <w:szCs w:val="24"/>
              </w:rPr>
            </w:pPr>
            <w:ins w:id="9957" w:author="muhammad fauzan" w:date="2022-08-04T17:10:00Z">
              <w:r>
                <w:rPr>
                  <w:szCs w:val="24"/>
                </w:rPr>
                <w:t>jadwal kunjungan</w:t>
              </w:r>
            </w:ins>
          </w:p>
        </w:tc>
        <w:tc>
          <w:tcPr>
            <w:tcW w:w="0" w:type="auto"/>
            <w:tcPrChange w:id="9958" w:author="muhammad fauzan" w:date="2022-08-04T17:12:00Z">
              <w:tcPr>
                <w:tcW w:w="0" w:type="auto"/>
              </w:tcPr>
            </w:tcPrChange>
          </w:tcPr>
          <w:p w:rsidR="00222167" w:rsidRDefault="008B3912">
            <w:pPr>
              <w:pStyle w:val="ListParagraph"/>
              <w:spacing w:line="240" w:lineRule="auto"/>
              <w:ind w:left="0"/>
              <w:jc w:val="left"/>
              <w:rPr>
                <w:ins w:id="9959" w:author="muhammad fauzan" w:date="2022-08-04T17:10:00Z"/>
                <w:szCs w:val="24"/>
              </w:rPr>
            </w:pPr>
            <w:ins w:id="9960" w:author="muhammad fauzan" w:date="2022-08-04T17:10:00Z">
              <w:r>
                <w:rPr>
                  <w:szCs w:val="24"/>
                </w:rPr>
                <w:t>Sistem akan menampilkan halaman jadwal kunjungan</w:t>
              </w:r>
            </w:ins>
          </w:p>
        </w:tc>
        <w:tc>
          <w:tcPr>
            <w:tcW w:w="0" w:type="auto"/>
            <w:tcPrChange w:id="9961" w:author="muhammad fauzan" w:date="2022-08-04T17:12:00Z">
              <w:tcPr>
                <w:tcW w:w="0" w:type="auto"/>
              </w:tcPr>
            </w:tcPrChange>
          </w:tcPr>
          <w:p w:rsidR="00222167" w:rsidRDefault="008B3912">
            <w:pPr>
              <w:pStyle w:val="ListParagraph"/>
              <w:spacing w:line="240" w:lineRule="auto"/>
              <w:ind w:left="0"/>
              <w:jc w:val="center"/>
              <w:rPr>
                <w:ins w:id="9962" w:author="muhammad fauzan" w:date="2022-08-04T17:10:00Z"/>
              </w:rPr>
            </w:pPr>
            <w:ins w:id="9963" w:author="muhammad fauzan" w:date="2022-08-04T17:10:00Z">
              <w:r>
                <w:t>Sukses</w:t>
              </w:r>
            </w:ins>
          </w:p>
        </w:tc>
      </w:tr>
      <w:tr w:rsidR="00222167" w:rsidTr="00222167">
        <w:trPr>
          <w:trHeight w:val="1124"/>
          <w:ins w:id="9964" w:author="muhammad fauzan" w:date="2022-08-04T17:10:00Z"/>
          <w:trPrChange w:id="9965" w:author="muhammad fauzan" w:date="2022-08-04T17:12:00Z">
            <w:trPr>
              <w:trHeight w:val="1314"/>
              <w:tblHeader/>
            </w:trPr>
          </w:trPrChange>
        </w:trPr>
        <w:tc>
          <w:tcPr>
            <w:tcW w:w="0" w:type="auto"/>
            <w:vAlign w:val="center"/>
            <w:tcPrChange w:id="9966" w:author="muhammad fauzan" w:date="2022-08-04T17:12:00Z">
              <w:tcPr>
                <w:tcW w:w="0" w:type="auto"/>
              </w:tcPr>
            </w:tcPrChange>
          </w:tcPr>
          <w:p w:rsidR="00222167" w:rsidRDefault="008B3912">
            <w:pPr>
              <w:pStyle w:val="ListParagraph"/>
              <w:spacing w:line="240" w:lineRule="auto"/>
              <w:ind w:left="0"/>
              <w:jc w:val="center"/>
              <w:rPr>
                <w:ins w:id="9967" w:author="muhammad fauzan" w:date="2022-08-04T17:10:00Z"/>
                <w:szCs w:val="24"/>
              </w:rPr>
            </w:pPr>
            <w:ins w:id="9968" w:author="muhammad fauzan" w:date="2022-08-04T17:10:00Z">
              <w:r>
                <w:rPr>
                  <w:szCs w:val="24"/>
                </w:rPr>
                <w:t>8</w:t>
              </w:r>
            </w:ins>
          </w:p>
        </w:tc>
        <w:tc>
          <w:tcPr>
            <w:tcW w:w="0" w:type="auto"/>
            <w:tcPrChange w:id="9969" w:author="muhammad fauzan" w:date="2022-08-04T17:12:00Z">
              <w:tcPr>
                <w:tcW w:w="0" w:type="auto"/>
              </w:tcPr>
            </w:tcPrChange>
          </w:tcPr>
          <w:p w:rsidR="00222167" w:rsidRDefault="008B3912">
            <w:pPr>
              <w:pStyle w:val="ListParagraph"/>
              <w:spacing w:line="240" w:lineRule="auto"/>
              <w:ind w:left="0"/>
              <w:jc w:val="left"/>
              <w:rPr>
                <w:ins w:id="9970" w:author="muhammad fauzan" w:date="2022-08-04T17:10:00Z"/>
                <w:szCs w:val="24"/>
              </w:rPr>
            </w:pPr>
            <w:ins w:id="9971" w:author="muhammad fauzan" w:date="2022-08-04T17:10:00Z">
              <w:r>
                <w:rPr>
                  <w:szCs w:val="24"/>
                </w:rPr>
                <w:t xml:space="preserve">menekan nama </w:t>
              </w:r>
            </w:ins>
            <w:ins w:id="9972" w:author="muhammad fauzan" w:date="2022-08-04T18:26:00Z">
              <w:r>
                <w:rPr>
                  <w:i/>
                  <w:szCs w:val="24"/>
                </w:rPr>
                <w:t>user</w:t>
              </w:r>
            </w:ins>
            <w:ins w:id="9973" w:author="muhammad fauzan" w:date="2022-08-04T17:10:00Z">
              <w:r>
                <w:rPr>
                  <w:szCs w:val="24"/>
                </w:rPr>
                <w:t xml:space="preserve"> pada navbar </w:t>
              </w:r>
            </w:ins>
          </w:p>
        </w:tc>
        <w:tc>
          <w:tcPr>
            <w:tcW w:w="0" w:type="auto"/>
            <w:tcPrChange w:id="9974" w:author="muhammad fauzan" w:date="2022-08-04T17:12:00Z">
              <w:tcPr>
                <w:tcW w:w="0" w:type="auto"/>
              </w:tcPr>
            </w:tcPrChange>
          </w:tcPr>
          <w:p w:rsidR="00222167" w:rsidRDefault="008B3912">
            <w:pPr>
              <w:pStyle w:val="ListParagraph"/>
              <w:spacing w:line="240" w:lineRule="auto"/>
              <w:ind w:left="0"/>
              <w:jc w:val="left"/>
              <w:rPr>
                <w:ins w:id="9975" w:author="muhammad fauzan" w:date="2022-08-04T17:10:00Z"/>
                <w:szCs w:val="24"/>
              </w:rPr>
            </w:pPr>
            <w:ins w:id="9976" w:author="muhammad fauzan" w:date="2022-08-04T17:10:00Z">
              <w:r>
                <w:rPr>
                  <w:szCs w:val="24"/>
                </w:rPr>
                <w:t xml:space="preserve">Nama </w:t>
              </w:r>
            </w:ins>
            <w:ins w:id="9977" w:author="muhammad fauzan" w:date="2022-08-04T18:26:00Z">
              <w:r>
                <w:rPr>
                  <w:i/>
                  <w:szCs w:val="24"/>
                </w:rPr>
                <w:t>user</w:t>
              </w:r>
            </w:ins>
          </w:p>
        </w:tc>
        <w:tc>
          <w:tcPr>
            <w:tcW w:w="0" w:type="auto"/>
            <w:tcPrChange w:id="9978" w:author="muhammad fauzan" w:date="2022-08-04T17:12:00Z">
              <w:tcPr>
                <w:tcW w:w="0" w:type="auto"/>
              </w:tcPr>
            </w:tcPrChange>
          </w:tcPr>
          <w:p w:rsidR="00222167" w:rsidRDefault="008B3912">
            <w:pPr>
              <w:pStyle w:val="ListParagraph"/>
              <w:spacing w:line="240" w:lineRule="auto"/>
              <w:ind w:left="0"/>
              <w:jc w:val="left"/>
              <w:rPr>
                <w:ins w:id="9979" w:author="muhammad fauzan" w:date="2022-08-04T17:10:00Z"/>
                <w:szCs w:val="24"/>
              </w:rPr>
            </w:pPr>
            <w:ins w:id="9980" w:author="muhammad fauzan" w:date="2022-08-04T17:10:00Z">
              <w:r>
                <w:rPr>
                  <w:szCs w:val="24"/>
                </w:rPr>
                <w:t xml:space="preserve">Sistem akan menampilkan select untuk memilih change </w:t>
              </w:r>
            </w:ins>
            <w:ins w:id="9981" w:author="muhammad fauzan" w:date="2022-08-04T20:10:00Z">
              <w:r>
                <w:rPr>
                  <w:i/>
                  <w:szCs w:val="24"/>
                </w:rPr>
                <w:t>password</w:t>
              </w:r>
            </w:ins>
            <w:ins w:id="9982" w:author="muhammad fauzan" w:date="2022-08-04T17:10:00Z">
              <w:r>
                <w:rPr>
                  <w:szCs w:val="24"/>
                </w:rPr>
                <w:t xml:space="preserve"> dan logout</w:t>
              </w:r>
            </w:ins>
          </w:p>
        </w:tc>
        <w:tc>
          <w:tcPr>
            <w:tcW w:w="0" w:type="auto"/>
            <w:tcPrChange w:id="9983" w:author="muhammad fauzan" w:date="2022-08-04T17:12:00Z">
              <w:tcPr>
                <w:tcW w:w="0" w:type="auto"/>
              </w:tcPr>
            </w:tcPrChange>
          </w:tcPr>
          <w:p w:rsidR="00222167" w:rsidRDefault="008B3912">
            <w:pPr>
              <w:pStyle w:val="ListParagraph"/>
              <w:spacing w:line="240" w:lineRule="auto"/>
              <w:ind w:left="0"/>
              <w:jc w:val="center"/>
              <w:rPr>
                <w:ins w:id="9984" w:author="muhammad fauzan" w:date="2022-08-04T17:10:00Z"/>
              </w:rPr>
            </w:pPr>
            <w:ins w:id="9985" w:author="muhammad fauzan" w:date="2022-08-04T17:10:00Z">
              <w:r>
                <w:t>sukses</w:t>
              </w:r>
            </w:ins>
          </w:p>
        </w:tc>
      </w:tr>
      <w:tr w:rsidR="00222167" w:rsidTr="00222167">
        <w:trPr>
          <w:trHeight w:val="1126"/>
          <w:ins w:id="9986" w:author="muhammad fauzan" w:date="2022-08-04T17:10:00Z"/>
          <w:trPrChange w:id="9987" w:author="muhammad fauzan" w:date="2022-08-04T17:12:00Z">
            <w:trPr>
              <w:trHeight w:val="1314"/>
              <w:tblHeader/>
            </w:trPr>
          </w:trPrChange>
        </w:trPr>
        <w:tc>
          <w:tcPr>
            <w:tcW w:w="0" w:type="auto"/>
            <w:vAlign w:val="center"/>
            <w:tcPrChange w:id="9988" w:author="muhammad fauzan" w:date="2022-08-04T17:12:00Z">
              <w:tcPr>
                <w:tcW w:w="0" w:type="auto"/>
              </w:tcPr>
            </w:tcPrChange>
          </w:tcPr>
          <w:p w:rsidR="00222167" w:rsidRDefault="008B3912">
            <w:pPr>
              <w:pStyle w:val="ListParagraph"/>
              <w:spacing w:line="240" w:lineRule="auto"/>
              <w:ind w:left="0"/>
              <w:jc w:val="center"/>
              <w:rPr>
                <w:ins w:id="9989" w:author="muhammad fauzan" w:date="2022-08-04T17:10:00Z"/>
                <w:szCs w:val="24"/>
              </w:rPr>
            </w:pPr>
            <w:ins w:id="9990" w:author="muhammad fauzan" w:date="2022-08-04T17:10:00Z">
              <w:r>
                <w:rPr>
                  <w:szCs w:val="24"/>
                </w:rPr>
                <w:t>9</w:t>
              </w:r>
            </w:ins>
          </w:p>
        </w:tc>
        <w:tc>
          <w:tcPr>
            <w:tcW w:w="0" w:type="auto"/>
            <w:tcPrChange w:id="9991" w:author="muhammad fauzan" w:date="2022-08-04T17:12:00Z">
              <w:tcPr>
                <w:tcW w:w="0" w:type="auto"/>
              </w:tcPr>
            </w:tcPrChange>
          </w:tcPr>
          <w:p w:rsidR="00222167" w:rsidRDefault="008B3912">
            <w:pPr>
              <w:pStyle w:val="ListParagraph"/>
              <w:spacing w:line="240" w:lineRule="auto"/>
              <w:ind w:left="0"/>
              <w:jc w:val="left"/>
              <w:rPr>
                <w:ins w:id="9992" w:author="muhammad fauzan" w:date="2022-08-04T17:10:00Z"/>
                <w:szCs w:val="24"/>
              </w:rPr>
            </w:pPr>
            <w:ins w:id="9993" w:author="muhammad fauzan" w:date="2022-08-04T17:10:00Z">
              <w:r>
                <w:rPr>
                  <w:szCs w:val="24"/>
                </w:rPr>
                <w:t xml:space="preserve">menekan change </w:t>
              </w:r>
            </w:ins>
            <w:ins w:id="9994" w:author="muhammad fauzan" w:date="2022-08-04T20:10:00Z">
              <w:r>
                <w:rPr>
                  <w:i/>
                  <w:szCs w:val="24"/>
                </w:rPr>
                <w:t>password</w:t>
              </w:r>
            </w:ins>
            <w:ins w:id="9995" w:author="muhammad fauzan" w:date="2022-08-04T17:10:00Z">
              <w:r>
                <w:rPr>
                  <w:szCs w:val="24"/>
                </w:rPr>
                <w:t xml:space="preserve"> pada sidebar setelah menekan nama </w:t>
              </w:r>
            </w:ins>
            <w:ins w:id="9996" w:author="muhammad fauzan" w:date="2022-08-04T18:26:00Z">
              <w:r>
                <w:rPr>
                  <w:i/>
                  <w:szCs w:val="24"/>
                </w:rPr>
                <w:t>user</w:t>
              </w:r>
            </w:ins>
          </w:p>
        </w:tc>
        <w:tc>
          <w:tcPr>
            <w:tcW w:w="0" w:type="auto"/>
            <w:tcPrChange w:id="9997" w:author="muhammad fauzan" w:date="2022-08-04T17:12:00Z">
              <w:tcPr>
                <w:tcW w:w="0" w:type="auto"/>
              </w:tcPr>
            </w:tcPrChange>
          </w:tcPr>
          <w:p w:rsidR="00222167" w:rsidRDefault="008B3912">
            <w:pPr>
              <w:pStyle w:val="ListParagraph"/>
              <w:spacing w:line="240" w:lineRule="auto"/>
              <w:ind w:left="0"/>
              <w:jc w:val="left"/>
              <w:rPr>
                <w:ins w:id="9998" w:author="muhammad fauzan" w:date="2022-08-04T17:10:00Z"/>
                <w:szCs w:val="24"/>
              </w:rPr>
            </w:pPr>
            <w:ins w:id="9999" w:author="muhammad fauzan" w:date="2022-08-04T17:10:00Z">
              <w:r>
                <w:rPr>
                  <w:szCs w:val="24"/>
                </w:rPr>
                <w:t xml:space="preserve">toko change </w:t>
              </w:r>
            </w:ins>
            <w:ins w:id="10000" w:author="muhammad fauzan" w:date="2022-08-04T20:10:00Z">
              <w:r>
                <w:rPr>
                  <w:i/>
                  <w:szCs w:val="24"/>
                </w:rPr>
                <w:t>password</w:t>
              </w:r>
            </w:ins>
          </w:p>
        </w:tc>
        <w:tc>
          <w:tcPr>
            <w:tcW w:w="0" w:type="auto"/>
            <w:tcPrChange w:id="10001" w:author="muhammad fauzan" w:date="2022-08-04T17:12:00Z">
              <w:tcPr>
                <w:tcW w:w="0" w:type="auto"/>
              </w:tcPr>
            </w:tcPrChange>
          </w:tcPr>
          <w:p w:rsidR="00222167" w:rsidRDefault="008B3912">
            <w:pPr>
              <w:pStyle w:val="ListParagraph"/>
              <w:spacing w:line="240" w:lineRule="auto"/>
              <w:ind w:left="0"/>
              <w:jc w:val="left"/>
              <w:rPr>
                <w:ins w:id="10002" w:author="muhammad fauzan" w:date="2022-08-04T17:10:00Z"/>
                <w:szCs w:val="24"/>
              </w:rPr>
            </w:pPr>
            <w:ins w:id="10003" w:author="muhammad fauzan" w:date="2022-08-04T17:10:00Z">
              <w:r>
                <w:rPr>
                  <w:szCs w:val="24"/>
                </w:rPr>
                <w:t xml:space="preserve">Sistem akan menampilkan halaman change </w:t>
              </w:r>
            </w:ins>
            <w:ins w:id="10004" w:author="muhammad fauzan" w:date="2022-08-04T20:10:00Z">
              <w:r>
                <w:rPr>
                  <w:i/>
                  <w:szCs w:val="24"/>
                </w:rPr>
                <w:t>password</w:t>
              </w:r>
            </w:ins>
          </w:p>
        </w:tc>
        <w:tc>
          <w:tcPr>
            <w:tcW w:w="0" w:type="auto"/>
            <w:tcPrChange w:id="10005" w:author="muhammad fauzan" w:date="2022-08-04T17:12:00Z">
              <w:tcPr>
                <w:tcW w:w="0" w:type="auto"/>
              </w:tcPr>
            </w:tcPrChange>
          </w:tcPr>
          <w:p w:rsidR="00222167" w:rsidRDefault="008B3912">
            <w:pPr>
              <w:pStyle w:val="ListParagraph"/>
              <w:spacing w:line="240" w:lineRule="auto"/>
              <w:ind w:left="0"/>
              <w:jc w:val="center"/>
              <w:rPr>
                <w:ins w:id="10006" w:author="muhammad fauzan" w:date="2022-08-04T17:10:00Z"/>
              </w:rPr>
            </w:pPr>
            <w:ins w:id="10007" w:author="muhammad fauzan" w:date="2022-08-04T17:10:00Z">
              <w:r>
                <w:t>sukses</w:t>
              </w:r>
            </w:ins>
          </w:p>
        </w:tc>
      </w:tr>
      <w:tr w:rsidR="00222167" w:rsidTr="00222167">
        <w:trPr>
          <w:trHeight w:val="844"/>
          <w:ins w:id="10008" w:author="muhammad fauzan" w:date="2022-08-04T17:10:00Z"/>
          <w:trPrChange w:id="10009" w:author="muhammad fauzan" w:date="2022-08-04T17:12:00Z">
            <w:trPr>
              <w:trHeight w:val="1314"/>
              <w:tblHeader/>
            </w:trPr>
          </w:trPrChange>
        </w:trPr>
        <w:tc>
          <w:tcPr>
            <w:tcW w:w="0" w:type="auto"/>
            <w:vAlign w:val="center"/>
            <w:tcPrChange w:id="10010" w:author="muhammad fauzan" w:date="2022-08-04T17:12:00Z">
              <w:tcPr>
                <w:tcW w:w="0" w:type="auto"/>
              </w:tcPr>
            </w:tcPrChange>
          </w:tcPr>
          <w:p w:rsidR="00222167" w:rsidRDefault="008B3912">
            <w:pPr>
              <w:pStyle w:val="ListParagraph"/>
              <w:spacing w:line="240" w:lineRule="auto"/>
              <w:ind w:left="0"/>
              <w:jc w:val="center"/>
              <w:rPr>
                <w:ins w:id="10011" w:author="muhammad fauzan" w:date="2022-08-04T17:10:00Z"/>
                <w:szCs w:val="24"/>
              </w:rPr>
            </w:pPr>
            <w:ins w:id="10012" w:author="muhammad fauzan" w:date="2022-08-04T17:10:00Z">
              <w:r>
                <w:rPr>
                  <w:szCs w:val="24"/>
                </w:rPr>
                <w:t>10</w:t>
              </w:r>
            </w:ins>
          </w:p>
        </w:tc>
        <w:tc>
          <w:tcPr>
            <w:tcW w:w="0" w:type="auto"/>
            <w:tcPrChange w:id="10013" w:author="muhammad fauzan" w:date="2022-08-04T17:12:00Z">
              <w:tcPr>
                <w:tcW w:w="0" w:type="auto"/>
              </w:tcPr>
            </w:tcPrChange>
          </w:tcPr>
          <w:p w:rsidR="00222167" w:rsidRDefault="008B3912">
            <w:pPr>
              <w:pStyle w:val="ListParagraph"/>
              <w:spacing w:line="240" w:lineRule="auto"/>
              <w:ind w:left="0"/>
              <w:jc w:val="left"/>
              <w:rPr>
                <w:ins w:id="10014" w:author="muhammad fauzan" w:date="2022-08-04T17:10:00Z"/>
                <w:szCs w:val="24"/>
              </w:rPr>
            </w:pPr>
            <w:ins w:id="10015" w:author="muhammad fauzan" w:date="2022-08-04T17:10:00Z">
              <w:r>
                <w:rPr>
                  <w:szCs w:val="24"/>
                </w:rPr>
                <w:t xml:space="preserve">menekan logout pada sidebar setelah menekan nama </w:t>
              </w:r>
            </w:ins>
            <w:ins w:id="10016" w:author="muhammad fauzan" w:date="2022-08-04T18:26:00Z">
              <w:r>
                <w:rPr>
                  <w:i/>
                  <w:szCs w:val="24"/>
                </w:rPr>
                <w:t>user</w:t>
              </w:r>
            </w:ins>
          </w:p>
        </w:tc>
        <w:tc>
          <w:tcPr>
            <w:tcW w:w="0" w:type="auto"/>
            <w:tcPrChange w:id="10017" w:author="muhammad fauzan" w:date="2022-08-04T17:12:00Z">
              <w:tcPr>
                <w:tcW w:w="0" w:type="auto"/>
              </w:tcPr>
            </w:tcPrChange>
          </w:tcPr>
          <w:p w:rsidR="00222167" w:rsidRDefault="008B3912">
            <w:pPr>
              <w:pStyle w:val="ListParagraph"/>
              <w:spacing w:line="240" w:lineRule="auto"/>
              <w:ind w:left="0"/>
              <w:jc w:val="left"/>
              <w:rPr>
                <w:ins w:id="10018" w:author="muhammad fauzan" w:date="2022-08-04T17:10:00Z"/>
                <w:szCs w:val="24"/>
              </w:rPr>
            </w:pPr>
            <w:ins w:id="10019" w:author="muhammad fauzan" w:date="2022-08-04T17:10:00Z">
              <w:r>
                <w:rPr>
                  <w:szCs w:val="24"/>
                </w:rPr>
                <w:t>logout</w:t>
              </w:r>
            </w:ins>
          </w:p>
        </w:tc>
        <w:tc>
          <w:tcPr>
            <w:tcW w:w="0" w:type="auto"/>
            <w:tcPrChange w:id="10020" w:author="muhammad fauzan" w:date="2022-08-04T17:12:00Z">
              <w:tcPr>
                <w:tcW w:w="0" w:type="auto"/>
              </w:tcPr>
            </w:tcPrChange>
          </w:tcPr>
          <w:p w:rsidR="00222167" w:rsidRDefault="008B3912">
            <w:pPr>
              <w:pStyle w:val="ListParagraph"/>
              <w:spacing w:line="240" w:lineRule="auto"/>
              <w:ind w:left="0"/>
              <w:jc w:val="left"/>
              <w:rPr>
                <w:ins w:id="10021" w:author="muhammad fauzan" w:date="2022-08-04T17:10:00Z"/>
                <w:szCs w:val="24"/>
              </w:rPr>
            </w:pPr>
            <w:ins w:id="10022" w:author="muhammad fauzan" w:date="2022-08-04T17:10:00Z">
              <w:r>
                <w:rPr>
                  <w:szCs w:val="24"/>
                </w:rPr>
                <w:t xml:space="preserve">Sistem akan menampilkan halaman </w:t>
              </w:r>
            </w:ins>
            <w:ins w:id="10023" w:author="muhammad fauzan" w:date="2022-08-04T18:36:00Z">
              <w:r>
                <w:rPr>
                  <w:i/>
                  <w:szCs w:val="24"/>
                </w:rPr>
                <w:t>login</w:t>
              </w:r>
            </w:ins>
          </w:p>
        </w:tc>
        <w:tc>
          <w:tcPr>
            <w:tcW w:w="0" w:type="auto"/>
            <w:tcPrChange w:id="10024" w:author="muhammad fauzan" w:date="2022-08-04T17:12:00Z">
              <w:tcPr>
                <w:tcW w:w="0" w:type="auto"/>
              </w:tcPr>
            </w:tcPrChange>
          </w:tcPr>
          <w:p w:rsidR="00222167" w:rsidRDefault="008B3912">
            <w:pPr>
              <w:pStyle w:val="ListParagraph"/>
              <w:spacing w:line="240" w:lineRule="auto"/>
              <w:ind w:left="0"/>
              <w:jc w:val="center"/>
              <w:rPr>
                <w:ins w:id="10025" w:author="muhammad fauzan" w:date="2022-08-04T17:10:00Z"/>
              </w:rPr>
            </w:pPr>
            <w:ins w:id="10026" w:author="muhammad fauzan" w:date="2022-08-04T17:10:00Z">
              <w:r>
                <w:t>Sukses</w:t>
              </w:r>
            </w:ins>
          </w:p>
        </w:tc>
      </w:tr>
      <w:tr w:rsidR="00222167" w:rsidTr="00222167">
        <w:trPr>
          <w:trHeight w:val="1126"/>
          <w:ins w:id="10027" w:author="muhammad fauzan" w:date="2022-08-04T17:10:00Z"/>
          <w:trPrChange w:id="10028" w:author="muhammad fauzan" w:date="2022-08-04T17:12:00Z">
            <w:trPr>
              <w:trHeight w:val="1314"/>
              <w:tblHeader/>
            </w:trPr>
          </w:trPrChange>
        </w:trPr>
        <w:tc>
          <w:tcPr>
            <w:tcW w:w="0" w:type="auto"/>
            <w:vAlign w:val="center"/>
            <w:tcPrChange w:id="10029" w:author="muhammad fauzan" w:date="2022-08-04T17:12:00Z">
              <w:tcPr>
                <w:tcW w:w="0" w:type="auto"/>
              </w:tcPr>
            </w:tcPrChange>
          </w:tcPr>
          <w:p w:rsidR="00222167" w:rsidRDefault="008B3912">
            <w:pPr>
              <w:pStyle w:val="ListParagraph"/>
              <w:spacing w:line="240" w:lineRule="auto"/>
              <w:ind w:left="0"/>
              <w:jc w:val="center"/>
              <w:rPr>
                <w:ins w:id="10030" w:author="muhammad fauzan" w:date="2022-08-04T17:10:00Z"/>
                <w:szCs w:val="24"/>
              </w:rPr>
            </w:pPr>
            <w:ins w:id="10031" w:author="muhammad fauzan" w:date="2022-08-04T17:10:00Z">
              <w:r>
                <w:rPr>
                  <w:szCs w:val="24"/>
                </w:rPr>
                <w:lastRenderedPageBreak/>
                <w:t>11</w:t>
              </w:r>
            </w:ins>
          </w:p>
        </w:tc>
        <w:tc>
          <w:tcPr>
            <w:tcW w:w="0" w:type="auto"/>
            <w:tcPrChange w:id="10032" w:author="muhammad fauzan" w:date="2022-08-04T17:12:00Z">
              <w:tcPr>
                <w:tcW w:w="0" w:type="auto"/>
              </w:tcPr>
            </w:tcPrChange>
          </w:tcPr>
          <w:p w:rsidR="00222167" w:rsidRDefault="008B3912">
            <w:pPr>
              <w:pStyle w:val="ListParagraph"/>
              <w:spacing w:line="240" w:lineRule="auto"/>
              <w:ind w:left="0"/>
              <w:jc w:val="left"/>
              <w:rPr>
                <w:ins w:id="10033" w:author="muhammad fauzan" w:date="2022-08-04T17:10:00Z"/>
                <w:szCs w:val="24"/>
              </w:rPr>
            </w:pPr>
            <w:ins w:id="10034" w:author="muhammad fauzan" w:date="2022-08-04T17:10:00Z">
              <w:r>
                <w:rPr>
                  <w:szCs w:val="24"/>
                </w:rPr>
                <w:t xml:space="preserve">Menekan </w:t>
              </w:r>
            </w:ins>
            <w:ins w:id="10035" w:author="muhammad fauzan" w:date="2022-08-04T18:59:00Z">
              <w:r>
                <w:rPr>
                  <w:i/>
                  <w:szCs w:val="24"/>
                </w:rPr>
                <w:t>button</w:t>
              </w:r>
            </w:ins>
            <w:ins w:id="10036" w:author="muhammad fauzan" w:date="2022-08-04T17:10:00Z">
              <w:r>
                <w:rPr>
                  <w:szCs w:val="24"/>
                </w:rPr>
                <w:t xml:space="preserve"> tambah</w:t>
              </w:r>
            </w:ins>
          </w:p>
        </w:tc>
        <w:tc>
          <w:tcPr>
            <w:tcW w:w="0" w:type="auto"/>
            <w:tcPrChange w:id="10037" w:author="muhammad fauzan" w:date="2022-08-04T17:12:00Z">
              <w:tcPr>
                <w:tcW w:w="0" w:type="auto"/>
              </w:tcPr>
            </w:tcPrChange>
          </w:tcPr>
          <w:p w:rsidR="00222167" w:rsidRDefault="008B3912">
            <w:pPr>
              <w:pStyle w:val="ListParagraph"/>
              <w:spacing w:line="240" w:lineRule="auto"/>
              <w:ind w:left="0"/>
              <w:jc w:val="left"/>
              <w:rPr>
                <w:ins w:id="10038" w:author="muhammad fauzan" w:date="2022-08-04T17:10:00Z"/>
                <w:szCs w:val="24"/>
              </w:rPr>
            </w:pPr>
            <w:ins w:id="10039" w:author="muhammad fauzan" w:date="2022-08-04T17:10:00Z">
              <w:r>
                <w:rPr>
                  <w:szCs w:val="24"/>
                </w:rPr>
                <w:t>tambah</w:t>
              </w:r>
            </w:ins>
          </w:p>
        </w:tc>
        <w:tc>
          <w:tcPr>
            <w:tcW w:w="0" w:type="auto"/>
            <w:tcPrChange w:id="10040" w:author="muhammad fauzan" w:date="2022-08-04T17:12:00Z">
              <w:tcPr>
                <w:tcW w:w="0" w:type="auto"/>
              </w:tcPr>
            </w:tcPrChange>
          </w:tcPr>
          <w:p w:rsidR="00222167" w:rsidRDefault="008B3912">
            <w:pPr>
              <w:pStyle w:val="ListParagraph"/>
              <w:spacing w:line="240" w:lineRule="auto"/>
              <w:ind w:left="0"/>
              <w:jc w:val="left"/>
              <w:rPr>
                <w:ins w:id="10041" w:author="muhammad fauzan" w:date="2022-08-04T17:10:00Z"/>
                <w:szCs w:val="24"/>
              </w:rPr>
            </w:pPr>
            <w:ins w:id="10042" w:author="muhammad fauzan" w:date="2022-08-04T17:10:00Z">
              <w:r>
                <w:rPr>
                  <w:szCs w:val="24"/>
                </w:rPr>
                <w:t xml:space="preserve">Sistem akan menampilkan halaman tambah data </w:t>
              </w:r>
              <w:r>
                <w:t>jadwal kunjungan</w:t>
              </w:r>
            </w:ins>
          </w:p>
        </w:tc>
        <w:tc>
          <w:tcPr>
            <w:tcW w:w="0" w:type="auto"/>
            <w:tcPrChange w:id="10043" w:author="muhammad fauzan" w:date="2022-08-04T17:12:00Z">
              <w:tcPr>
                <w:tcW w:w="0" w:type="auto"/>
              </w:tcPr>
            </w:tcPrChange>
          </w:tcPr>
          <w:p w:rsidR="00222167" w:rsidRDefault="008B3912">
            <w:pPr>
              <w:pStyle w:val="ListParagraph"/>
              <w:spacing w:line="240" w:lineRule="auto"/>
              <w:ind w:left="0"/>
              <w:jc w:val="center"/>
              <w:rPr>
                <w:ins w:id="10044" w:author="muhammad fauzan" w:date="2022-08-04T17:10:00Z"/>
              </w:rPr>
            </w:pPr>
            <w:ins w:id="10045" w:author="muhammad fauzan" w:date="2022-08-04T17:10:00Z">
              <w:r>
                <w:t>Sukses</w:t>
              </w:r>
            </w:ins>
          </w:p>
        </w:tc>
      </w:tr>
      <w:tr w:rsidR="00222167" w:rsidTr="00222167">
        <w:trPr>
          <w:trHeight w:val="918"/>
          <w:ins w:id="10046" w:author="muhammad fauzan" w:date="2022-08-04T17:10:00Z"/>
          <w:trPrChange w:id="10047" w:author="muhammad fauzan" w:date="2022-08-04T17:12:00Z">
            <w:trPr>
              <w:trHeight w:val="1314"/>
              <w:tblHeader/>
            </w:trPr>
          </w:trPrChange>
        </w:trPr>
        <w:tc>
          <w:tcPr>
            <w:tcW w:w="0" w:type="auto"/>
            <w:vAlign w:val="center"/>
            <w:tcPrChange w:id="10048" w:author="muhammad fauzan" w:date="2022-08-04T17:12:00Z">
              <w:tcPr>
                <w:tcW w:w="0" w:type="auto"/>
              </w:tcPr>
            </w:tcPrChange>
          </w:tcPr>
          <w:p w:rsidR="00222167" w:rsidRDefault="008B3912">
            <w:pPr>
              <w:pStyle w:val="ListParagraph"/>
              <w:spacing w:line="240" w:lineRule="auto"/>
              <w:ind w:left="0"/>
              <w:jc w:val="center"/>
              <w:rPr>
                <w:ins w:id="10049" w:author="muhammad fauzan" w:date="2022-08-04T17:10:00Z"/>
                <w:szCs w:val="24"/>
              </w:rPr>
            </w:pPr>
            <w:ins w:id="10050" w:author="muhammad fauzan" w:date="2022-08-04T17:10:00Z">
              <w:r>
                <w:rPr>
                  <w:szCs w:val="24"/>
                </w:rPr>
                <w:t>12</w:t>
              </w:r>
            </w:ins>
          </w:p>
        </w:tc>
        <w:tc>
          <w:tcPr>
            <w:tcW w:w="0" w:type="auto"/>
            <w:tcPrChange w:id="10051" w:author="muhammad fauzan" w:date="2022-08-04T17:12:00Z">
              <w:tcPr>
                <w:tcW w:w="0" w:type="auto"/>
              </w:tcPr>
            </w:tcPrChange>
          </w:tcPr>
          <w:p w:rsidR="00222167" w:rsidRDefault="008B3912">
            <w:pPr>
              <w:pStyle w:val="ListParagraph"/>
              <w:spacing w:line="240" w:lineRule="auto"/>
              <w:ind w:left="0"/>
              <w:jc w:val="left"/>
              <w:rPr>
                <w:ins w:id="10052" w:author="muhammad fauzan" w:date="2022-08-04T17:10:00Z"/>
                <w:szCs w:val="24"/>
              </w:rPr>
            </w:pPr>
            <w:ins w:id="10053" w:author="muhammad fauzan" w:date="2022-08-04T17:10:00Z">
              <w:r>
                <w:rPr>
                  <w:szCs w:val="24"/>
                </w:rPr>
                <w:t>Menekan ubah pada setiap row data</w:t>
              </w:r>
            </w:ins>
          </w:p>
        </w:tc>
        <w:tc>
          <w:tcPr>
            <w:tcW w:w="0" w:type="auto"/>
            <w:tcPrChange w:id="10054" w:author="muhammad fauzan" w:date="2022-08-04T17:12:00Z">
              <w:tcPr>
                <w:tcW w:w="0" w:type="auto"/>
              </w:tcPr>
            </w:tcPrChange>
          </w:tcPr>
          <w:p w:rsidR="00222167" w:rsidRDefault="008B3912">
            <w:pPr>
              <w:pStyle w:val="ListParagraph"/>
              <w:spacing w:line="240" w:lineRule="auto"/>
              <w:ind w:left="0"/>
              <w:jc w:val="left"/>
              <w:rPr>
                <w:ins w:id="10055" w:author="muhammad fauzan" w:date="2022-08-04T17:10:00Z"/>
                <w:szCs w:val="24"/>
              </w:rPr>
            </w:pPr>
            <w:ins w:id="10056" w:author="muhammad fauzan" w:date="2022-08-04T17:10:00Z">
              <w:r>
                <w:rPr>
                  <w:szCs w:val="24"/>
                </w:rPr>
                <w:t>ubah</w:t>
              </w:r>
            </w:ins>
          </w:p>
        </w:tc>
        <w:tc>
          <w:tcPr>
            <w:tcW w:w="0" w:type="auto"/>
            <w:tcPrChange w:id="10057" w:author="muhammad fauzan" w:date="2022-08-04T17:12:00Z">
              <w:tcPr>
                <w:tcW w:w="0" w:type="auto"/>
              </w:tcPr>
            </w:tcPrChange>
          </w:tcPr>
          <w:p w:rsidR="00222167" w:rsidRDefault="008B3912">
            <w:pPr>
              <w:pStyle w:val="ListParagraph"/>
              <w:spacing w:line="240" w:lineRule="auto"/>
              <w:ind w:left="0"/>
              <w:jc w:val="left"/>
              <w:rPr>
                <w:ins w:id="10058" w:author="muhammad fauzan" w:date="2022-08-04T17:10:00Z"/>
                <w:szCs w:val="24"/>
              </w:rPr>
            </w:pPr>
            <w:ins w:id="10059" w:author="muhammad fauzan" w:date="2022-08-04T17:10:00Z">
              <w:r>
                <w:rPr>
                  <w:szCs w:val="24"/>
                </w:rPr>
                <w:t>Sistem akan menampilkan halaman ubah sesuai row data</w:t>
              </w:r>
            </w:ins>
          </w:p>
        </w:tc>
        <w:tc>
          <w:tcPr>
            <w:tcW w:w="0" w:type="auto"/>
            <w:tcPrChange w:id="10060" w:author="muhammad fauzan" w:date="2022-08-04T17:12:00Z">
              <w:tcPr>
                <w:tcW w:w="0" w:type="auto"/>
              </w:tcPr>
            </w:tcPrChange>
          </w:tcPr>
          <w:p w:rsidR="00222167" w:rsidRDefault="008B3912">
            <w:pPr>
              <w:pStyle w:val="ListParagraph"/>
              <w:spacing w:line="240" w:lineRule="auto"/>
              <w:ind w:left="0"/>
              <w:jc w:val="center"/>
              <w:rPr>
                <w:ins w:id="10061" w:author="muhammad fauzan" w:date="2022-08-04T17:10:00Z"/>
              </w:rPr>
            </w:pPr>
            <w:ins w:id="10062" w:author="muhammad fauzan" w:date="2022-08-04T17:10:00Z">
              <w:r>
                <w:t>sukses</w:t>
              </w:r>
            </w:ins>
          </w:p>
        </w:tc>
      </w:tr>
      <w:tr w:rsidR="00222167" w:rsidTr="00222167">
        <w:trPr>
          <w:trHeight w:val="634"/>
          <w:ins w:id="10063" w:author="muhammad fauzan" w:date="2022-08-04T17:10:00Z"/>
          <w:trPrChange w:id="10064" w:author="muhammad fauzan" w:date="2022-08-04T17:12:00Z">
            <w:trPr>
              <w:trHeight w:val="1314"/>
              <w:tblHeader/>
            </w:trPr>
          </w:trPrChange>
        </w:trPr>
        <w:tc>
          <w:tcPr>
            <w:tcW w:w="0" w:type="auto"/>
            <w:vAlign w:val="center"/>
            <w:tcPrChange w:id="10065" w:author="muhammad fauzan" w:date="2022-08-04T17:12:00Z">
              <w:tcPr>
                <w:tcW w:w="0" w:type="auto"/>
              </w:tcPr>
            </w:tcPrChange>
          </w:tcPr>
          <w:p w:rsidR="00222167" w:rsidRDefault="008B3912">
            <w:pPr>
              <w:pStyle w:val="ListParagraph"/>
              <w:spacing w:line="240" w:lineRule="auto"/>
              <w:ind w:left="0"/>
              <w:jc w:val="center"/>
              <w:rPr>
                <w:ins w:id="10066" w:author="muhammad fauzan" w:date="2022-08-04T17:10:00Z"/>
                <w:szCs w:val="24"/>
              </w:rPr>
            </w:pPr>
            <w:ins w:id="10067" w:author="muhammad fauzan" w:date="2022-08-04T17:10:00Z">
              <w:r>
                <w:rPr>
                  <w:szCs w:val="24"/>
                </w:rPr>
                <w:t>13</w:t>
              </w:r>
            </w:ins>
          </w:p>
        </w:tc>
        <w:tc>
          <w:tcPr>
            <w:tcW w:w="0" w:type="auto"/>
            <w:tcPrChange w:id="10068" w:author="muhammad fauzan" w:date="2022-08-04T17:12:00Z">
              <w:tcPr>
                <w:tcW w:w="0" w:type="auto"/>
              </w:tcPr>
            </w:tcPrChange>
          </w:tcPr>
          <w:p w:rsidR="00222167" w:rsidRDefault="008B3912">
            <w:pPr>
              <w:pStyle w:val="ListParagraph"/>
              <w:spacing w:line="240" w:lineRule="auto"/>
              <w:ind w:left="0"/>
              <w:jc w:val="left"/>
              <w:rPr>
                <w:ins w:id="10069" w:author="muhammad fauzan" w:date="2022-08-04T17:10:00Z"/>
                <w:szCs w:val="24"/>
              </w:rPr>
            </w:pPr>
            <w:ins w:id="10070" w:author="muhammad fauzan" w:date="2022-08-04T17:10:00Z">
              <w:r>
                <w:rPr>
                  <w:szCs w:val="24"/>
                </w:rPr>
                <w:t>Menekan hapus pada setiap row data</w:t>
              </w:r>
            </w:ins>
          </w:p>
        </w:tc>
        <w:tc>
          <w:tcPr>
            <w:tcW w:w="0" w:type="auto"/>
            <w:tcPrChange w:id="10071" w:author="muhammad fauzan" w:date="2022-08-04T17:12:00Z">
              <w:tcPr>
                <w:tcW w:w="0" w:type="auto"/>
              </w:tcPr>
            </w:tcPrChange>
          </w:tcPr>
          <w:p w:rsidR="00222167" w:rsidRDefault="008B3912">
            <w:pPr>
              <w:pStyle w:val="ListParagraph"/>
              <w:spacing w:line="240" w:lineRule="auto"/>
              <w:ind w:left="0"/>
              <w:jc w:val="left"/>
              <w:rPr>
                <w:ins w:id="10072" w:author="muhammad fauzan" w:date="2022-08-04T17:10:00Z"/>
                <w:szCs w:val="24"/>
              </w:rPr>
            </w:pPr>
            <w:ins w:id="10073" w:author="muhammad fauzan" w:date="2022-08-04T17:10:00Z">
              <w:r>
                <w:rPr>
                  <w:szCs w:val="24"/>
                </w:rPr>
                <w:t>hapus</w:t>
              </w:r>
            </w:ins>
          </w:p>
        </w:tc>
        <w:tc>
          <w:tcPr>
            <w:tcW w:w="0" w:type="auto"/>
            <w:tcPrChange w:id="10074" w:author="muhammad fauzan" w:date="2022-08-04T17:12:00Z">
              <w:tcPr>
                <w:tcW w:w="0" w:type="auto"/>
              </w:tcPr>
            </w:tcPrChange>
          </w:tcPr>
          <w:p w:rsidR="00222167" w:rsidRDefault="008B3912">
            <w:pPr>
              <w:pStyle w:val="ListParagraph"/>
              <w:spacing w:line="240" w:lineRule="auto"/>
              <w:ind w:left="0"/>
              <w:jc w:val="left"/>
              <w:rPr>
                <w:ins w:id="10075" w:author="muhammad fauzan" w:date="2022-08-04T17:10:00Z"/>
                <w:szCs w:val="24"/>
              </w:rPr>
            </w:pPr>
            <w:ins w:id="10076" w:author="muhammad fauzan" w:date="2022-08-04T17:10:00Z">
              <w:r>
                <w:rPr>
                  <w:szCs w:val="24"/>
                </w:rPr>
                <w:t>Sistem akan menghapus data sesuai row data</w:t>
              </w:r>
            </w:ins>
          </w:p>
        </w:tc>
        <w:tc>
          <w:tcPr>
            <w:tcW w:w="0" w:type="auto"/>
            <w:tcPrChange w:id="10077" w:author="muhammad fauzan" w:date="2022-08-04T17:12:00Z">
              <w:tcPr>
                <w:tcW w:w="0" w:type="auto"/>
              </w:tcPr>
            </w:tcPrChange>
          </w:tcPr>
          <w:p w:rsidR="00222167" w:rsidRDefault="008B3912">
            <w:pPr>
              <w:pStyle w:val="ListParagraph"/>
              <w:spacing w:line="240" w:lineRule="auto"/>
              <w:ind w:left="0"/>
              <w:jc w:val="center"/>
              <w:rPr>
                <w:ins w:id="10078" w:author="muhammad fauzan" w:date="2022-08-04T17:10:00Z"/>
              </w:rPr>
            </w:pPr>
            <w:ins w:id="10079" w:author="muhammad fauzan" w:date="2022-08-04T17:10:00Z">
              <w:r>
                <w:t>sukses</w:t>
              </w:r>
            </w:ins>
          </w:p>
        </w:tc>
      </w:tr>
    </w:tbl>
    <w:p w:rsidR="00222167" w:rsidRDefault="00222167">
      <w:pPr>
        <w:pStyle w:val="ListParagraph"/>
        <w:spacing w:line="240" w:lineRule="auto"/>
        <w:ind w:left="0"/>
        <w:jc w:val="center"/>
        <w:rPr>
          <w:del w:id="10080" w:author="muhammad fauzan" w:date="2022-08-04T16:50:00Z"/>
        </w:rPr>
        <w:pPrChange w:id="10081" w:author="muhammad fauzan" w:date="2022-08-04T17:10:00Z">
          <w:pPr>
            <w:pStyle w:val="ListParagraph"/>
            <w:ind w:left="851"/>
          </w:pPr>
        </w:pPrChange>
      </w:pPr>
    </w:p>
    <w:p w:rsidR="00222167" w:rsidRDefault="008B3912">
      <w:pPr>
        <w:pStyle w:val="ListParagraph"/>
        <w:spacing w:line="240" w:lineRule="auto"/>
        <w:ind w:left="0"/>
        <w:jc w:val="center"/>
        <w:pPrChange w:id="10082" w:author="muhammad fauzan" w:date="2022-08-04T17:10:00Z">
          <w:pPr>
            <w:pStyle w:val="ListParagraph"/>
            <w:ind w:left="851"/>
          </w:pPr>
        </w:pPrChange>
      </w:pPr>
      <w:del w:id="10083" w:author="muhammad fauzan" w:date="2022-08-04T17:10:00Z">
        <w:r>
          <w:delText>asaas</w:delText>
        </w:r>
      </w:del>
    </w:p>
    <w:p w:rsidR="00222167" w:rsidRDefault="008B3912">
      <w:pPr>
        <w:pStyle w:val="ListParagraph"/>
        <w:numPr>
          <w:ilvl w:val="0"/>
          <w:numId w:val="38"/>
        </w:numPr>
        <w:ind w:left="426" w:hanging="425"/>
        <w:pPrChange w:id="10084" w:author="muhammad fauzan" w:date="2022-08-04T17:11:00Z">
          <w:pPr>
            <w:pStyle w:val="ListParagraph"/>
            <w:numPr>
              <w:numId w:val="38"/>
            </w:numPr>
            <w:ind w:left="851" w:hanging="425"/>
          </w:pPr>
        </w:pPrChange>
      </w:pPr>
      <w:r>
        <w:t xml:space="preserve">Halaman tambah data Jadwal Kunjungan pada admin </w:t>
      </w:r>
    </w:p>
    <w:p w:rsidR="00222167" w:rsidRDefault="008B3912">
      <w:pPr>
        <w:pStyle w:val="ListParagraph"/>
        <w:ind w:left="426"/>
        <w:rPr>
          <w:ins w:id="10085" w:author="muhammad fauzan" w:date="2022-08-04T17:13:00Z"/>
        </w:rPr>
      </w:pPr>
      <w:ins w:id="10086" w:author="muhammad fauzan" w:date="2022-08-03T19:06:00Z">
        <w:r>
          <w:t xml:space="preserve">Halaman tambah data Jadwal Kunjungan merupakan halaman untuk admin menambahkan data Jadwal Kunjungan baru setelah menekan </w:t>
        </w:r>
      </w:ins>
      <w:ins w:id="10087" w:author="muhammad fauzan" w:date="2022-08-04T18:59:00Z">
        <w:r>
          <w:rPr>
            <w:i/>
          </w:rPr>
          <w:t>button</w:t>
        </w:r>
      </w:ins>
      <w:ins w:id="10088" w:author="muhammad fauzan" w:date="2022-08-03T19:06:00Z">
        <w:r>
          <w:t xml:space="preserve"> tambah pada halaman data roti. Berikut pengujian pada halaman tambah data </w:t>
        </w:r>
      </w:ins>
      <w:ins w:id="10089" w:author="muhammad fauzan" w:date="2022-08-03T19:07:00Z">
        <w:r>
          <w:t xml:space="preserve">Jadwal Kunjungan </w:t>
        </w:r>
      </w:ins>
      <w:del w:id="10090" w:author="muhammad fauzan" w:date="2022-08-03T19:06: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p>
    <w:p w:rsidR="00222167" w:rsidRDefault="008B3912">
      <w:pPr>
        <w:pStyle w:val="ListParagraph"/>
        <w:ind w:left="426"/>
        <w:jc w:val="center"/>
        <w:pPrChange w:id="10091" w:author="muhammad fauzan" w:date="2022-08-04T17:13:00Z">
          <w:pPr>
            <w:pStyle w:val="ListParagraph"/>
            <w:ind w:left="851"/>
          </w:pPr>
        </w:pPrChange>
      </w:pPr>
      <w:ins w:id="10092" w:author="muhammad fauzan" w:date="2022-08-04T17:14:00Z">
        <w:r>
          <w:t xml:space="preserve">Tabel 4. </w:t>
        </w:r>
        <w:r>
          <w:fldChar w:fldCharType="begin"/>
        </w:r>
        <w:r>
          <w:instrText xml:space="preserve"> SEQ Tabel_4. \* ARABIC </w:instrText>
        </w:r>
        <w:r>
          <w:fldChar w:fldCharType="separate"/>
        </w:r>
      </w:ins>
      <w:ins w:id="10093" w:author="muhammad fauzan" w:date="2022-08-10T01:43:00Z">
        <w:r>
          <w:t>16</w:t>
        </w:r>
      </w:ins>
      <w:ins w:id="10094" w:author="muhammad fauzan" w:date="2022-08-04T17:14:00Z">
        <w:r>
          <w:fldChar w:fldCharType="end"/>
        </w:r>
        <w:r>
          <w:t xml:space="preserve"> Tabel black box tambah data </w:t>
        </w:r>
      </w:ins>
      <w:ins w:id="10095" w:author="muhammad fauzan" w:date="2022-08-04T17:15:00Z">
        <w:r>
          <w:t>jadwal kunjungan</w:t>
        </w:r>
      </w:ins>
      <w:ins w:id="10096" w:author="muhammad fauzan" w:date="2022-08-04T17:14:00Z">
        <w:r>
          <w:t xml:space="preserve"> pada admin</w:t>
        </w:r>
      </w:ins>
    </w:p>
    <w:tbl>
      <w:tblPr>
        <w:tblStyle w:val="TableGrid"/>
        <w:tblW w:w="0" w:type="auto"/>
        <w:tblInd w:w="-5" w:type="dxa"/>
        <w:tblLook w:val="04A0" w:firstRow="1" w:lastRow="0" w:firstColumn="1" w:lastColumn="0" w:noHBand="0" w:noVBand="1"/>
        <w:tblPrChange w:id="10097" w:author="muhammad fauzan" w:date="2022-08-04T17:13:00Z">
          <w:tblPr>
            <w:tblStyle w:val="TableGrid"/>
            <w:tblW w:w="0" w:type="auto"/>
            <w:tblInd w:w="720" w:type="dxa"/>
            <w:tblLook w:val="04A0" w:firstRow="1" w:lastRow="0" w:firstColumn="1" w:lastColumn="0" w:noHBand="0" w:noVBand="1"/>
          </w:tblPr>
        </w:tblPrChange>
      </w:tblPr>
      <w:tblGrid>
        <w:gridCol w:w="564"/>
        <w:gridCol w:w="2361"/>
        <w:gridCol w:w="1739"/>
        <w:gridCol w:w="2386"/>
        <w:gridCol w:w="883"/>
        <w:tblGridChange w:id="10098">
          <w:tblGrid>
            <w:gridCol w:w="563"/>
            <w:gridCol w:w="162"/>
            <w:gridCol w:w="1017"/>
            <w:gridCol w:w="1222"/>
            <w:gridCol w:w="52"/>
            <w:gridCol w:w="1204"/>
            <w:gridCol w:w="560"/>
            <w:gridCol w:w="963"/>
            <w:gridCol w:w="1252"/>
            <w:gridCol w:w="55"/>
            <w:gridCol w:w="883"/>
          </w:tblGrid>
        </w:tblGridChange>
      </w:tblGrid>
      <w:tr w:rsidR="00222167" w:rsidTr="00222167">
        <w:trPr>
          <w:trHeight w:val="651"/>
          <w:trPrChange w:id="10099" w:author="muhammad fauzan" w:date="2022-08-04T17:13:00Z">
            <w:trPr>
              <w:gridBefore w:val="2"/>
              <w:gridAfter w:val="0"/>
              <w:wBefore w:w="725" w:type="dxa"/>
              <w:trHeight w:val="1314"/>
            </w:trPr>
          </w:trPrChange>
        </w:trPr>
        <w:tc>
          <w:tcPr>
            <w:tcW w:w="0" w:type="auto"/>
            <w:vAlign w:val="center"/>
            <w:tcPrChange w:id="10100" w:author="muhammad fauzan" w:date="2022-08-04T17:13:00Z">
              <w:tcPr>
                <w:tcW w:w="1017" w:type="dxa"/>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10101" w:author="muhammad fauzan" w:date="2022-08-04T17:13:00Z">
              <w:tcPr>
                <w:tcW w:w="1222"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10102" w:author="muhammad fauzan" w:date="2022-08-04T17:13:00Z">
              <w:tcPr>
                <w:tcW w:w="1256" w:type="dxa"/>
                <w:gridSpan w:val="2"/>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10103" w:author="muhammad fauzan" w:date="2022-08-04T17:13:00Z">
              <w:tcPr>
                <w:tcW w:w="1523" w:type="dxa"/>
                <w:gridSpan w:val="2"/>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10104" w:author="muhammad fauzan" w:date="2022-08-04T17:13:00Z">
              <w:tcPr>
                <w:tcW w:w="1252" w:type="dxa"/>
                <w:vAlign w:val="center"/>
              </w:tcPr>
            </w:tcPrChange>
          </w:tcPr>
          <w:p w:rsidR="00222167" w:rsidRDefault="008B3912">
            <w:pPr>
              <w:pStyle w:val="ListParagraph"/>
              <w:spacing w:line="240" w:lineRule="auto"/>
              <w:ind w:left="0"/>
              <w:jc w:val="center"/>
            </w:pPr>
            <w:r>
              <w:rPr>
                <w:szCs w:val="24"/>
              </w:rPr>
              <w:t>Hasil</w:t>
            </w:r>
          </w:p>
        </w:tc>
      </w:tr>
      <w:tr w:rsidR="00222167" w:rsidTr="00222167">
        <w:trPr>
          <w:ins w:id="10105" w:author="muhammad fauzan" w:date="2022-08-03T19:07:00Z"/>
        </w:trPr>
        <w:tc>
          <w:tcPr>
            <w:tcW w:w="0" w:type="auto"/>
            <w:tcPrChange w:id="10106" w:author="muhammad fauzan" w:date="2022-08-04T17:13:00Z">
              <w:tcPr>
                <w:tcW w:w="563" w:type="dxa"/>
              </w:tcPr>
            </w:tcPrChange>
          </w:tcPr>
          <w:p w:rsidR="00222167" w:rsidRDefault="008B3912">
            <w:pPr>
              <w:pStyle w:val="ListParagraph"/>
              <w:spacing w:line="240" w:lineRule="auto"/>
              <w:ind w:left="0"/>
              <w:jc w:val="center"/>
              <w:rPr>
                <w:ins w:id="10107" w:author="muhammad fauzan" w:date="2022-08-03T19:07:00Z"/>
              </w:rPr>
            </w:pPr>
            <w:ins w:id="10108" w:author="muhammad fauzan" w:date="2022-08-03T19:07:00Z">
              <w:r>
                <w:rPr>
                  <w:szCs w:val="24"/>
                </w:rPr>
                <w:t>1</w:t>
              </w:r>
            </w:ins>
          </w:p>
        </w:tc>
        <w:tc>
          <w:tcPr>
            <w:tcW w:w="0" w:type="auto"/>
            <w:vAlign w:val="center"/>
            <w:tcPrChange w:id="10109" w:author="muhammad fauzan" w:date="2022-08-04T17:13:00Z">
              <w:tcPr>
                <w:tcW w:w="2453" w:type="dxa"/>
                <w:gridSpan w:val="4"/>
              </w:tcPr>
            </w:tcPrChange>
          </w:tcPr>
          <w:p w:rsidR="00222167" w:rsidRDefault="008B3912">
            <w:pPr>
              <w:pStyle w:val="ListParagraph"/>
              <w:spacing w:line="240" w:lineRule="auto"/>
              <w:ind w:left="0"/>
              <w:jc w:val="left"/>
              <w:rPr>
                <w:ins w:id="10110" w:author="muhammad fauzan" w:date="2022-08-03T19:07:00Z"/>
              </w:rPr>
              <w:pPrChange w:id="10111" w:author="muhammad fauzan" w:date="2022-08-04T17:13:00Z">
                <w:pPr>
                  <w:pStyle w:val="ListParagraph"/>
                  <w:spacing w:line="240" w:lineRule="auto"/>
                  <w:ind w:left="0"/>
                </w:pPr>
              </w:pPrChange>
            </w:pPr>
            <w:ins w:id="10112" w:author="muhammad fauzan" w:date="2022-08-03T19:07:00Z">
              <w:r>
                <w:rPr>
                  <w:szCs w:val="24"/>
                </w:rPr>
                <w:t>Tidak memasukkan data apapun lalu menekan tambah</w:t>
              </w:r>
            </w:ins>
          </w:p>
        </w:tc>
        <w:tc>
          <w:tcPr>
            <w:tcW w:w="0" w:type="auto"/>
            <w:vAlign w:val="center"/>
            <w:tcPrChange w:id="10113" w:author="muhammad fauzan" w:date="2022-08-04T17:13:00Z">
              <w:tcPr>
                <w:tcW w:w="1764" w:type="dxa"/>
                <w:gridSpan w:val="2"/>
              </w:tcPr>
            </w:tcPrChange>
          </w:tcPr>
          <w:p w:rsidR="00222167" w:rsidRDefault="008B3912">
            <w:pPr>
              <w:pStyle w:val="ListParagraph"/>
              <w:spacing w:line="240" w:lineRule="auto"/>
              <w:ind w:left="0"/>
              <w:jc w:val="left"/>
              <w:rPr>
                <w:ins w:id="10114" w:author="muhammad fauzan" w:date="2022-08-03T19:07:00Z"/>
              </w:rPr>
              <w:pPrChange w:id="10115" w:author="muhammad fauzan" w:date="2022-08-04T17:13:00Z">
                <w:pPr>
                  <w:pStyle w:val="ListParagraph"/>
                  <w:spacing w:line="240" w:lineRule="auto"/>
                  <w:ind w:left="0"/>
                </w:pPr>
              </w:pPrChange>
            </w:pPr>
            <w:ins w:id="10116" w:author="muhammad fauzan" w:date="2022-08-03T19:07:00Z">
              <w:r>
                <w:rPr>
                  <w:szCs w:val="24"/>
                </w:rPr>
                <w:t>Tidak memasukkan data</w:t>
              </w:r>
            </w:ins>
          </w:p>
        </w:tc>
        <w:tc>
          <w:tcPr>
            <w:tcW w:w="0" w:type="auto"/>
            <w:vAlign w:val="center"/>
            <w:tcPrChange w:id="10117" w:author="muhammad fauzan" w:date="2022-08-04T17:13:00Z">
              <w:tcPr>
                <w:tcW w:w="2270" w:type="dxa"/>
                <w:gridSpan w:val="3"/>
              </w:tcPr>
            </w:tcPrChange>
          </w:tcPr>
          <w:p w:rsidR="00222167" w:rsidRDefault="008B3912">
            <w:pPr>
              <w:pStyle w:val="ListParagraph"/>
              <w:spacing w:line="240" w:lineRule="auto"/>
              <w:ind w:left="0"/>
              <w:jc w:val="left"/>
              <w:rPr>
                <w:ins w:id="10118" w:author="muhammad fauzan" w:date="2022-08-03T19:07:00Z"/>
              </w:rPr>
              <w:pPrChange w:id="10119" w:author="muhammad fauzan" w:date="2022-08-04T17:13:00Z">
                <w:pPr>
                  <w:pStyle w:val="ListParagraph"/>
                  <w:spacing w:line="240" w:lineRule="auto"/>
                  <w:ind w:left="0"/>
                </w:pPr>
              </w:pPrChange>
            </w:pPr>
            <w:ins w:id="10120" w:author="muhammad fauzan" w:date="2022-08-03T19:07:00Z">
              <w:r>
                <w:rPr>
                  <w:szCs w:val="24"/>
                </w:rPr>
                <w:t>Sistem akan menampilkan error</w:t>
              </w:r>
            </w:ins>
          </w:p>
        </w:tc>
        <w:tc>
          <w:tcPr>
            <w:tcW w:w="0" w:type="auto"/>
            <w:vAlign w:val="center"/>
            <w:tcPrChange w:id="10121" w:author="muhammad fauzan" w:date="2022-08-04T17:13:00Z">
              <w:tcPr>
                <w:tcW w:w="883" w:type="dxa"/>
              </w:tcPr>
            </w:tcPrChange>
          </w:tcPr>
          <w:p w:rsidR="00222167" w:rsidRDefault="008B3912">
            <w:pPr>
              <w:pStyle w:val="ListParagraph"/>
              <w:spacing w:line="240" w:lineRule="auto"/>
              <w:ind w:left="0"/>
              <w:jc w:val="center"/>
              <w:rPr>
                <w:ins w:id="10122" w:author="muhammad fauzan" w:date="2022-08-03T19:07:00Z"/>
              </w:rPr>
              <w:pPrChange w:id="10123" w:author="muhammad fauzan" w:date="2022-08-04T17:13:00Z">
                <w:pPr>
                  <w:pStyle w:val="ListParagraph"/>
                  <w:spacing w:line="240" w:lineRule="auto"/>
                  <w:ind w:left="0"/>
                </w:pPr>
              </w:pPrChange>
            </w:pPr>
            <w:ins w:id="10124" w:author="muhammad fauzan" w:date="2022-08-03T19:07:00Z">
              <w:r>
                <w:t>Sukses</w:t>
              </w:r>
            </w:ins>
          </w:p>
        </w:tc>
      </w:tr>
      <w:tr w:rsidR="00222167" w:rsidTr="00222167">
        <w:trPr>
          <w:ins w:id="10125" w:author="muhammad fauzan" w:date="2022-08-03T19:07:00Z"/>
        </w:trPr>
        <w:tc>
          <w:tcPr>
            <w:tcW w:w="0" w:type="auto"/>
            <w:tcPrChange w:id="10126" w:author="muhammad fauzan" w:date="2022-08-04T17:13:00Z">
              <w:tcPr>
                <w:tcW w:w="563" w:type="dxa"/>
              </w:tcPr>
            </w:tcPrChange>
          </w:tcPr>
          <w:p w:rsidR="00222167" w:rsidRDefault="008B3912">
            <w:pPr>
              <w:pStyle w:val="ListParagraph"/>
              <w:spacing w:line="240" w:lineRule="auto"/>
              <w:ind w:left="0"/>
              <w:jc w:val="center"/>
              <w:rPr>
                <w:ins w:id="10127" w:author="muhammad fauzan" w:date="2022-08-03T19:07:00Z"/>
                <w:szCs w:val="24"/>
              </w:rPr>
            </w:pPr>
            <w:ins w:id="10128" w:author="muhammad fauzan" w:date="2022-08-03T19:07:00Z">
              <w:r>
                <w:rPr>
                  <w:szCs w:val="24"/>
                </w:rPr>
                <w:t>2</w:t>
              </w:r>
            </w:ins>
          </w:p>
        </w:tc>
        <w:tc>
          <w:tcPr>
            <w:tcW w:w="0" w:type="auto"/>
            <w:vAlign w:val="center"/>
            <w:tcPrChange w:id="10129" w:author="muhammad fauzan" w:date="2022-08-04T17:13:00Z">
              <w:tcPr>
                <w:tcW w:w="2453" w:type="dxa"/>
                <w:gridSpan w:val="4"/>
              </w:tcPr>
            </w:tcPrChange>
          </w:tcPr>
          <w:p w:rsidR="00222167" w:rsidRDefault="008B3912">
            <w:pPr>
              <w:pStyle w:val="ListParagraph"/>
              <w:spacing w:line="240" w:lineRule="auto"/>
              <w:ind w:left="0"/>
              <w:jc w:val="left"/>
              <w:rPr>
                <w:ins w:id="10130" w:author="muhammad fauzan" w:date="2022-08-03T19:07:00Z"/>
                <w:szCs w:val="24"/>
              </w:rPr>
              <w:pPrChange w:id="10131" w:author="muhammad fauzan" w:date="2022-08-04T17:13:00Z">
                <w:pPr>
                  <w:pStyle w:val="ListParagraph"/>
                  <w:spacing w:line="240" w:lineRule="auto"/>
                  <w:ind w:left="0"/>
                </w:pPr>
              </w:pPrChange>
            </w:pPr>
            <w:ins w:id="10132" w:author="muhammad fauzan" w:date="2022-08-03T19:07:00Z">
              <w:r>
                <w:rPr>
                  <w:szCs w:val="24"/>
                </w:rPr>
                <w:t>Ada form yang tidak diisi lalu menekan tambah</w:t>
              </w:r>
            </w:ins>
          </w:p>
        </w:tc>
        <w:tc>
          <w:tcPr>
            <w:tcW w:w="0" w:type="auto"/>
            <w:vAlign w:val="center"/>
            <w:tcPrChange w:id="10133" w:author="muhammad fauzan" w:date="2022-08-04T17:13:00Z">
              <w:tcPr>
                <w:tcW w:w="1764" w:type="dxa"/>
                <w:gridSpan w:val="2"/>
              </w:tcPr>
            </w:tcPrChange>
          </w:tcPr>
          <w:p w:rsidR="00222167" w:rsidRDefault="008B3912">
            <w:pPr>
              <w:pStyle w:val="ListParagraph"/>
              <w:spacing w:line="240" w:lineRule="auto"/>
              <w:ind w:left="0"/>
              <w:jc w:val="left"/>
              <w:rPr>
                <w:ins w:id="10134" w:author="muhammad fauzan" w:date="2022-08-03T19:07:00Z"/>
                <w:szCs w:val="24"/>
              </w:rPr>
              <w:pPrChange w:id="10135" w:author="muhammad fauzan" w:date="2022-08-04T17:13:00Z">
                <w:pPr>
                  <w:pStyle w:val="ListParagraph"/>
                  <w:spacing w:line="240" w:lineRule="auto"/>
                  <w:ind w:left="0"/>
                </w:pPr>
              </w:pPrChange>
            </w:pPr>
            <w:ins w:id="10136" w:author="muhammad fauzan" w:date="2022-08-03T19:07:00Z">
              <w:r>
                <w:rPr>
                  <w:szCs w:val="24"/>
                </w:rPr>
                <w:t>Ada form yang tidak diisi</w:t>
              </w:r>
            </w:ins>
          </w:p>
        </w:tc>
        <w:tc>
          <w:tcPr>
            <w:tcW w:w="0" w:type="auto"/>
            <w:vAlign w:val="center"/>
            <w:tcPrChange w:id="10137" w:author="muhammad fauzan" w:date="2022-08-04T17:13:00Z">
              <w:tcPr>
                <w:tcW w:w="2270" w:type="dxa"/>
                <w:gridSpan w:val="3"/>
              </w:tcPr>
            </w:tcPrChange>
          </w:tcPr>
          <w:p w:rsidR="00222167" w:rsidRDefault="008B3912">
            <w:pPr>
              <w:pStyle w:val="ListParagraph"/>
              <w:spacing w:line="240" w:lineRule="auto"/>
              <w:ind w:left="0"/>
              <w:jc w:val="left"/>
              <w:rPr>
                <w:ins w:id="10138" w:author="muhammad fauzan" w:date="2022-08-03T19:07:00Z"/>
                <w:szCs w:val="24"/>
              </w:rPr>
              <w:pPrChange w:id="10139" w:author="muhammad fauzan" w:date="2022-08-04T17:13:00Z">
                <w:pPr>
                  <w:pStyle w:val="ListParagraph"/>
                  <w:spacing w:line="240" w:lineRule="auto"/>
                  <w:ind w:left="0"/>
                </w:pPr>
              </w:pPrChange>
            </w:pPr>
            <w:ins w:id="10140" w:author="muhammad fauzan" w:date="2022-08-03T19:07:00Z">
              <w:r>
                <w:rPr>
                  <w:szCs w:val="24"/>
                </w:rPr>
                <w:t>Sistem akan menampilkan error</w:t>
              </w:r>
            </w:ins>
          </w:p>
        </w:tc>
        <w:tc>
          <w:tcPr>
            <w:tcW w:w="0" w:type="auto"/>
            <w:vAlign w:val="center"/>
            <w:tcPrChange w:id="10141" w:author="muhammad fauzan" w:date="2022-08-04T17:13:00Z">
              <w:tcPr>
                <w:tcW w:w="883" w:type="dxa"/>
              </w:tcPr>
            </w:tcPrChange>
          </w:tcPr>
          <w:p w:rsidR="00222167" w:rsidRDefault="008B3912">
            <w:pPr>
              <w:pStyle w:val="ListParagraph"/>
              <w:spacing w:line="240" w:lineRule="auto"/>
              <w:ind w:left="0"/>
              <w:jc w:val="center"/>
              <w:rPr>
                <w:ins w:id="10142" w:author="muhammad fauzan" w:date="2022-08-03T19:07:00Z"/>
              </w:rPr>
              <w:pPrChange w:id="10143" w:author="muhammad fauzan" w:date="2022-08-04T17:13:00Z">
                <w:pPr>
                  <w:pStyle w:val="ListParagraph"/>
                  <w:spacing w:line="240" w:lineRule="auto"/>
                  <w:ind w:left="0"/>
                </w:pPr>
              </w:pPrChange>
            </w:pPr>
            <w:ins w:id="10144" w:author="muhammad fauzan" w:date="2022-08-03T19:07:00Z">
              <w:r>
                <w:t>sukses</w:t>
              </w:r>
            </w:ins>
          </w:p>
        </w:tc>
      </w:tr>
      <w:tr w:rsidR="00222167" w:rsidTr="00222167">
        <w:trPr>
          <w:ins w:id="10145" w:author="muhammad fauzan" w:date="2022-08-03T19:07:00Z"/>
        </w:trPr>
        <w:tc>
          <w:tcPr>
            <w:tcW w:w="0" w:type="auto"/>
            <w:tcPrChange w:id="10146" w:author="muhammad fauzan" w:date="2022-08-04T17:13:00Z">
              <w:tcPr>
                <w:tcW w:w="563" w:type="dxa"/>
              </w:tcPr>
            </w:tcPrChange>
          </w:tcPr>
          <w:p w:rsidR="00222167" w:rsidRDefault="008B3912">
            <w:pPr>
              <w:pStyle w:val="ListParagraph"/>
              <w:spacing w:line="240" w:lineRule="auto"/>
              <w:ind w:left="0"/>
              <w:jc w:val="center"/>
              <w:rPr>
                <w:ins w:id="10147" w:author="muhammad fauzan" w:date="2022-08-03T19:07:00Z"/>
                <w:szCs w:val="24"/>
              </w:rPr>
            </w:pPr>
            <w:ins w:id="10148" w:author="muhammad fauzan" w:date="2022-08-03T19:07:00Z">
              <w:r>
                <w:rPr>
                  <w:szCs w:val="24"/>
                </w:rPr>
                <w:t>3</w:t>
              </w:r>
            </w:ins>
          </w:p>
        </w:tc>
        <w:tc>
          <w:tcPr>
            <w:tcW w:w="0" w:type="auto"/>
            <w:vAlign w:val="center"/>
            <w:tcPrChange w:id="10149" w:author="muhammad fauzan" w:date="2022-08-04T17:13:00Z">
              <w:tcPr>
                <w:tcW w:w="2453" w:type="dxa"/>
                <w:gridSpan w:val="4"/>
              </w:tcPr>
            </w:tcPrChange>
          </w:tcPr>
          <w:p w:rsidR="00222167" w:rsidRDefault="008B3912">
            <w:pPr>
              <w:pStyle w:val="ListParagraph"/>
              <w:spacing w:line="240" w:lineRule="auto"/>
              <w:ind w:left="0"/>
              <w:jc w:val="left"/>
              <w:rPr>
                <w:ins w:id="10150" w:author="muhammad fauzan" w:date="2022-08-03T19:07:00Z"/>
                <w:szCs w:val="24"/>
              </w:rPr>
              <w:pPrChange w:id="10151" w:author="muhammad fauzan" w:date="2022-08-04T17:13:00Z">
                <w:pPr>
                  <w:pStyle w:val="ListParagraph"/>
                  <w:spacing w:line="240" w:lineRule="auto"/>
                  <w:ind w:left="0"/>
                </w:pPr>
              </w:pPrChange>
            </w:pPr>
            <w:ins w:id="10152" w:author="muhammad fauzan" w:date="2022-08-03T19:07:00Z">
              <w:r>
                <w:rPr>
                  <w:szCs w:val="24"/>
                </w:rPr>
                <w:t>Memasukkan data semua dengan benar lalu menekan ubah</w:t>
              </w:r>
            </w:ins>
          </w:p>
        </w:tc>
        <w:tc>
          <w:tcPr>
            <w:tcW w:w="0" w:type="auto"/>
            <w:vAlign w:val="center"/>
            <w:tcPrChange w:id="10153" w:author="muhammad fauzan" w:date="2022-08-04T17:13:00Z">
              <w:tcPr>
                <w:tcW w:w="1764" w:type="dxa"/>
                <w:gridSpan w:val="2"/>
              </w:tcPr>
            </w:tcPrChange>
          </w:tcPr>
          <w:p w:rsidR="00222167" w:rsidRDefault="008B3912">
            <w:pPr>
              <w:pStyle w:val="ListParagraph"/>
              <w:spacing w:line="240" w:lineRule="auto"/>
              <w:ind w:left="0"/>
              <w:jc w:val="left"/>
              <w:rPr>
                <w:ins w:id="10154" w:author="muhammad fauzan" w:date="2022-08-03T19:07:00Z"/>
                <w:szCs w:val="24"/>
              </w:rPr>
              <w:pPrChange w:id="10155" w:author="muhammad fauzan" w:date="2022-08-04T17:13:00Z">
                <w:pPr>
                  <w:pStyle w:val="ListParagraph"/>
                  <w:spacing w:line="240" w:lineRule="auto"/>
                  <w:ind w:left="0"/>
                </w:pPr>
              </w:pPrChange>
            </w:pPr>
            <w:ins w:id="10156" w:author="muhammad fauzan" w:date="2022-08-03T19:07:00Z">
              <w:r>
                <w:rPr>
                  <w:szCs w:val="24"/>
                </w:rPr>
                <w:t>Memasukkan data semua</w:t>
              </w:r>
            </w:ins>
          </w:p>
        </w:tc>
        <w:tc>
          <w:tcPr>
            <w:tcW w:w="0" w:type="auto"/>
            <w:vAlign w:val="center"/>
            <w:tcPrChange w:id="10157" w:author="muhammad fauzan" w:date="2022-08-04T17:13:00Z">
              <w:tcPr>
                <w:tcW w:w="2270" w:type="dxa"/>
                <w:gridSpan w:val="3"/>
              </w:tcPr>
            </w:tcPrChange>
          </w:tcPr>
          <w:p w:rsidR="00222167" w:rsidRDefault="008B3912">
            <w:pPr>
              <w:pStyle w:val="ListParagraph"/>
              <w:spacing w:line="240" w:lineRule="auto"/>
              <w:ind w:left="0"/>
              <w:jc w:val="left"/>
              <w:rPr>
                <w:ins w:id="10158" w:author="muhammad fauzan" w:date="2022-08-03T19:07:00Z"/>
                <w:szCs w:val="24"/>
              </w:rPr>
              <w:pPrChange w:id="10159" w:author="muhammad fauzan" w:date="2022-08-04T17:13:00Z">
                <w:pPr>
                  <w:pStyle w:val="ListParagraph"/>
                  <w:spacing w:line="240" w:lineRule="auto"/>
                  <w:ind w:left="0"/>
                </w:pPr>
              </w:pPrChange>
            </w:pPr>
            <w:ins w:id="10160" w:author="muhammad fauzan" w:date="2022-08-03T19:07:00Z">
              <w:r>
                <w:rPr>
                  <w:szCs w:val="24"/>
                </w:rPr>
                <w:t>Sistem akan menampilkan data berhasil disimpan</w:t>
              </w:r>
            </w:ins>
          </w:p>
        </w:tc>
        <w:tc>
          <w:tcPr>
            <w:tcW w:w="0" w:type="auto"/>
            <w:vAlign w:val="center"/>
            <w:tcPrChange w:id="10161" w:author="muhammad fauzan" w:date="2022-08-04T17:13:00Z">
              <w:tcPr>
                <w:tcW w:w="883" w:type="dxa"/>
              </w:tcPr>
            </w:tcPrChange>
          </w:tcPr>
          <w:p w:rsidR="00222167" w:rsidRDefault="008B3912">
            <w:pPr>
              <w:pStyle w:val="ListParagraph"/>
              <w:spacing w:line="240" w:lineRule="auto"/>
              <w:ind w:left="0"/>
              <w:jc w:val="center"/>
              <w:rPr>
                <w:ins w:id="10162" w:author="muhammad fauzan" w:date="2022-08-03T19:07:00Z"/>
              </w:rPr>
              <w:pPrChange w:id="10163" w:author="muhammad fauzan" w:date="2022-08-04T17:13:00Z">
                <w:pPr>
                  <w:pStyle w:val="ListParagraph"/>
                  <w:spacing w:line="240" w:lineRule="auto"/>
                  <w:ind w:left="0"/>
                </w:pPr>
              </w:pPrChange>
            </w:pPr>
            <w:ins w:id="10164" w:author="muhammad fauzan" w:date="2022-08-03T19:07:00Z">
              <w:r>
                <w:t>sukses</w:t>
              </w:r>
            </w:ins>
          </w:p>
        </w:tc>
      </w:tr>
      <w:tr w:rsidR="00222167" w:rsidTr="00222167">
        <w:trPr>
          <w:ins w:id="10165" w:author="muhammad fauzan" w:date="2022-08-03T19:07:00Z"/>
        </w:trPr>
        <w:tc>
          <w:tcPr>
            <w:tcW w:w="0" w:type="auto"/>
            <w:tcPrChange w:id="10166" w:author="muhammad fauzan" w:date="2022-08-04T17:13:00Z">
              <w:tcPr>
                <w:tcW w:w="563" w:type="dxa"/>
              </w:tcPr>
            </w:tcPrChange>
          </w:tcPr>
          <w:p w:rsidR="00222167" w:rsidRDefault="008B3912">
            <w:pPr>
              <w:pStyle w:val="ListParagraph"/>
              <w:spacing w:line="240" w:lineRule="auto"/>
              <w:ind w:left="0"/>
              <w:jc w:val="center"/>
              <w:rPr>
                <w:ins w:id="10167" w:author="muhammad fauzan" w:date="2022-08-03T19:07:00Z"/>
                <w:szCs w:val="24"/>
              </w:rPr>
            </w:pPr>
            <w:ins w:id="10168" w:author="muhammad fauzan" w:date="2022-08-03T19:07:00Z">
              <w:r>
                <w:rPr>
                  <w:szCs w:val="24"/>
                </w:rPr>
                <w:t>4</w:t>
              </w:r>
            </w:ins>
          </w:p>
        </w:tc>
        <w:tc>
          <w:tcPr>
            <w:tcW w:w="0" w:type="auto"/>
            <w:vAlign w:val="center"/>
            <w:tcPrChange w:id="10169" w:author="muhammad fauzan" w:date="2022-08-04T17:13:00Z">
              <w:tcPr>
                <w:tcW w:w="2453" w:type="dxa"/>
                <w:gridSpan w:val="4"/>
              </w:tcPr>
            </w:tcPrChange>
          </w:tcPr>
          <w:p w:rsidR="00222167" w:rsidRDefault="008B3912">
            <w:pPr>
              <w:pStyle w:val="ListParagraph"/>
              <w:spacing w:line="240" w:lineRule="auto"/>
              <w:ind w:left="0"/>
              <w:jc w:val="left"/>
              <w:rPr>
                <w:ins w:id="10170" w:author="muhammad fauzan" w:date="2022-08-03T19:07:00Z"/>
                <w:szCs w:val="24"/>
              </w:rPr>
              <w:pPrChange w:id="10171" w:author="muhammad fauzan" w:date="2022-08-04T17:13:00Z">
                <w:pPr>
                  <w:pStyle w:val="ListParagraph"/>
                  <w:spacing w:line="240" w:lineRule="auto"/>
                  <w:ind w:left="0"/>
                </w:pPr>
              </w:pPrChange>
            </w:pPr>
            <w:ins w:id="10172" w:author="muhammad fauzan" w:date="2022-08-03T19:07:00Z">
              <w:r>
                <w:rPr>
                  <w:szCs w:val="24"/>
                </w:rPr>
                <w:t xml:space="preserve">Menekan </w:t>
              </w:r>
            </w:ins>
            <w:ins w:id="10173" w:author="muhammad fauzan" w:date="2022-08-04T18:59:00Z">
              <w:r>
                <w:rPr>
                  <w:i/>
                  <w:szCs w:val="24"/>
                </w:rPr>
                <w:t>button</w:t>
              </w:r>
            </w:ins>
            <w:ins w:id="10174" w:author="muhammad fauzan" w:date="2022-08-03T19:07:00Z">
              <w:r>
                <w:rPr>
                  <w:szCs w:val="24"/>
                </w:rPr>
                <w:t xml:space="preserve"> kembali</w:t>
              </w:r>
            </w:ins>
          </w:p>
        </w:tc>
        <w:tc>
          <w:tcPr>
            <w:tcW w:w="0" w:type="auto"/>
            <w:vAlign w:val="center"/>
            <w:tcPrChange w:id="10175" w:author="muhammad fauzan" w:date="2022-08-04T17:13:00Z">
              <w:tcPr>
                <w:tcW w:w="1764" w:type="dxa"/>
                <w:gridSpan w:val="2"/>
              </w:tcPr>
            </w:tcPrChange>
          </w:tcPr>
          <w:p w:rsidR="00222167" w:rsidRDefault="008B3912">
            <w:pPr>
              <w:pStyle w:val="ListParagraph"/>
              <w:tabs>
                <w:tab w:val="left" w:pos="1526"/>
              </w:tabs>
              <w:spacing w:line="240" w:lineRule="auto"/>
              <w:ind w:left="0"/>
              <w:jc w:val="left"/>
              <w:rPr>
                <w:ins w:id="10176" w:author="muhammad fauzan" w:date="2022-08-03T19:07:00Z"/>
                <w:szCs w:val="24"/>
              </w:rPr>
              <w:pPrChange w:id="10177" w:author="muhammad fauzan" w:date="2022-08-04T17:13:00Z">
                <w:pPr>
                  <w:pStyle w:val="ListParagraph"/>
                  <w:tabs>
                    <w:tab w:val="left" w:pos="1526"/>
                  </w:tabs>
                  <w:spacing w:line="240" w:lineRule="auto"/>
                  <w:ind w:left="0"/>
                </w:pPr>
              </w:pPrChange>
            </w:pPr>
            <w:ins w:id="10178" w:author="muhammad fauzan" w:date="2022-08-03T19:07:00Z">
              <w:r>
                <w:rPr>
                  <w:szCs w:val="24"/>
                </w:rPr>
                <w:t>kembali</w:t>
              </w:r>
              <w:r>
                <w:rPr>
                  <w:szCs w:val="24"/>
                </w:rPr>
                <w:tab/>
              </w:r>
            </w:ins>
          </w:p>
        </w:tc>
        <w:tc>
          <w:tcPr>
            <w:tcW w:w="0" w:type="auto"/>
            <w:vAlign w:val="center"/>
            <w:tcPrChange w:id="10179" w:author="muhammad fauzan" w:date="2022-08-04T17:13:00Z">
              <w:tcPr>
                <w:tcW w:w="2270" w:type="dxa"/>
                <w:gridSpan w:val="3"/>
              </w:tcPr>
            </w:tcPrChange>
          </w:tcPr>
          <w:p w:rsidR="00222167" w:rsidRDefault="008B3912">
            <w:pPr>
              <w:pStyle w:val="ListParagraph"/>
              <w:spacing w:line="240" w:lineRule="auto"/>
              <w:ind w:left="0"/>
              <w:jc w:val="left"/>
              <w:rPr>
                <w:ins w:id="10180" w:author="muhammad fauzan" w:date="2022-08-03T19:07:00Z"/>
                <w:szCs w:val="24"/>
              </w:rPr>
              <w:pPrChange w:id="10181" w:author="muhammad fauzan" w:date="2022-08-04T17:13:00Z">
                <w:pPr>
                  <w:pStyle w:val="ListParagraph"/>
                  <w:spacing w:line="240" w:lineRule="auto"/>
                  <w:ind w:left="0"/>
                </w:pPr>
              </w:pPrChange>
            </w:pPr>
            <w:ins w:id="10182" w:author="muhammad fauzan" w:date="2022-08-03T19:07:00Z">
              <w:r>
                <w:rPr>
                  <w:szCs w:val="24"/>
                </w:rPr>
                <w:t xml:space="preserve">Sistem akan menampilkan halaman data </w:t>
              </w:r>
            </w:ins>
            <w:ins w:id="10183" w:author="muhammad fauzan" w:date="2022-08-03T19:09:00Z">
              <w:r>
                <w:t>Jadwal Kunjungan</w:t>
              </w:r>
            </w:ins>
          </w:p>
        </w:tc>
        <w:tc>
          <w:tcPr>
            <w:tcW w:w="0" w:type="auto"/>
            <w:vAlign w:val="center"/>
            <w:tcPrChange w:id="10184" w:author="muhammad fauzan" w:date="2022-08-04T17:13:00Z">
              <w:tcPr>
                <w:tcW w:w="883" w:type="dxa"/>
              </w:tcPr>
            </w:tcPrChange>
          </w:tcPr>
          <w:p w:rsidR="00222167" w:rsidRDefault="008B3912">
            <w:pPr>
              <w:pStyle w:val="ListParagraph"/>
              <w:spacing w:line="240" w:lineRule="auto"/>
              <w:ind w:left="0"/>
              <w:jc w:val="center"/>
              <w:rPr>
                <w:ins w:id="10185" w:author="muhammad fauzan" w:date="2022-08-03T19:07:00Z"/>
              </w:rPr>
              <w:pPrChange w:id="10186" w:author="muhammad fauzan" w:date="2022-08-04T17:13:00Z">
                <w:pPr>
                  <w:pStyle w:val="ListParagraph"/>
                  <w:spacing w:line="240" w:lineRule="auto"/>
                  <w:ind w:left="0"/>
                </w:pPr>
              </w:pPrChange>
            </w:pPr>
            <w:ins w:id="10187" w:author="muhammad fauzan" w:date="2022-08-03T19:07:00Z">
              <w:r>
                <w:t>Sukses</w:t>
              </w:r>
            </w:ins>
          </w:p>
        </w:tc>
      </w:tr>
    </w:tbl>
    <w:p w:rsidR="00222167" w:rsidRDefault="008B3912">
      <w:pPr>
        <w:pStyle w:val="ListParagraph"/>
        <w:spacing w:line="240" w:lineRule="auto"/>
        <w:ind w:left="0"/>
        <w:jc w:val="center"/>
        <w:pPrChange w:id="10188" w:author="muhammad fauzan" w:date="2022-08-04T17:14:00Z">
          <w:pPr>
            <w:pStyle w:val="ListParagraph"/>
            <w:ind w:left="851"/>
          </w:pPr>
        </w:pPrChange>
      </w:pPr>
      <w:del w:id="10189" w:author="muhammad fauzan" w:date="2022-08-04T17:14:00Z">
        <w:r>
          <w:delText>asaas</w:delText>
        </w:r>
      </w:del>
    </w:p>
    <w:p w:rsidR="00222167" w:rsidRDefault="008B3912">
      <w:pPr>
        <w:pStyle w:val="ListParagraph"/>
        <w:numPr>
          <w:ilvl w:val="0"/>
          <w:numId w:val="38"/>
        </w:numPr>
        <w:ind w:left="426" w:hanging="425"/>
        <w:rPr>
          <w:ins w:id="10190" w:author="muhammad fauzan" w:date="2022-08-07T18:02:00Z"/>
        </w:rPr>
      </w:pPr>
      <w:r>
        <w:t xml:space="preserve">Halaman ubah data Jadwal Kunjungan pada admin </w:t>
      </w:r>
    </w:p>
    <w:p w:rsidR="00222167" w:rsidRDefault="008B3912">
      <w:pPr>
        <w:pStyle w:val="ListParagraph"/>
        <w:ind w:left="426"/>
        <w:pPrChange w:id="10191" w:author="muhammad fauzan" w:date="2022-08-07T18:02:00Z">
          <w:pPr>
            <w:pStyle w:val="ListParagraph"/>
            <w:numPr>
              <w:numId w:val="38"/>
            </w:numPr>
            <w:ind w:left="851" w:hanging="425"/>
          </w:pPr>
        </w:pPrChange>
      </w:pPr>
      <w:ins w:id="10192" w:author="muhammad fauzan" w:date="2022-08-07T18:02:00Z">
        <w:r>
          <w:t>Halaman ubah data roti merupakan halaman untuk roti mengubah data roti</w:t>
        </w:r>
      </w:ins>
    </w:p>
    <w:p w:rsidR="00222167" w:rsidRDefault="008B3912">
      <w:pPr>
        <w:pStyle w:val="ListParagraph"/>
        <w:ind w:left="851"/>
        <w:rPr>
          <w:del w:id="10193" w:author="muhammad fauzan" w:date="2022-08-03T19:45:00Z"/>
        </w:rPr>
      </w:pPr>
      <w:del w:id="10194" w:author="muhammad fauzan" w:date="2022-08-03T19:45: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p>
    <w:tbl>
      <w:tblPr>
        <w:tblStyle w:val="TableGrid"/>
        <w:tblW w:w="0" w:type="auto"/>
        <w:tblInd w:w="720" w:type="dxa"/>
        <w:tblLook w:val="04A0" w:firstRow="1" w:lastRow="0" w:firstColumn="1" w:lastColumn="0" w:noHBand="0" w:noVBand="1"/>
      </w:tblPr>
      <w:tblGrid>
        <w:gridCol w:w="1017"/>
        <w:gridCol w:w="1222"/>
        <w:gridCol w:w="1256"/>
        <w:gridCol w:w="1523"/>
        <w:gridCol w:w="1252"/>
      </w:tblGrid>
      <w:tr w:rsidR="00222167">
        <w:trPr>
          <w:trHeight w:val="1314"/>
          <w:del w:id="10195" w:author="muhammad fauzan" w:date="2022-08-03T19:45:00Z"/>
        </w:trPr>
        <w:tc>
          <w:tcPr>
            <w:tcW w:w="1017" w:type="dxa"/>
            <w:vAlign w:val="center"/>
          </w:tcPr>
          <w:p w:rsidR="00222167" w:rsidRDefault="008B3912">
            <w:pPr>
              <w:pStyle w:val="ListParagraph"/>
              <w:spacing w:line="240" w:lineRule="auto"/>
              <w:ind w:left="0"/>
              <w:jc w:val="center"/>
              <w:rPr>
                <w:del w:id="10196" w:author="muhammad fauzan" w:date="2022-08-03T19:45:00Z"/>
              </w:rPr>
            </w:pPr>
            <w:del w:id="10197" w:author="muhammad fauzan" w:date="2022-08-03T19:45:00Z">
              <w:r>
                <w:rPr>
                  <w:szCs w:val="24"/>
                </w:rPr>
                <w:delText>NO</w:delText>
              </w:r>
            </w:del>
          </w:p>
        </w:tc>
        <w:tc>
          <w:tcPr>
            <w:tcW w:w="1222" w:type="dxa"/>
            <w:vAlign w:val="center"/>
          </w:tcPr>
          <w:p w:rsidR="00222167" w:rsidRDefault="008B3912">
            <w:pPr>
              <w:pStyle w:val="ListParagraph"/>
              <w:spacing w:line="240" w:lineRule="auto"/>
              <w:ind w:left="0"/>
              <w:jc w:val="center"/>
              <w:rPr>
                <w:del w:id="10198" w:author="muhammad fauzan" w:date="2022-08-03T19:45:00Z"/>
              </w:rPr>
            </w:pPr>
            <w:del w:id="10199" w:author="muhammad fauzan" w:date="2022-08-03T19:45:00Z">
              <w:r>
                <w:rPr>
                  <w:szCs w:val="24"/>
                </w:rPr>
                <w:delText>Pengujian</w:delText>
              </w:r>
            </w:del>
          </w:p>
        </w:tc>
        <w:tc>
          <w:tcPr>
            <w:tcW w:w="1256" w:type="dxa"/>
            <w:vAlign w:val="center"/>
          </w:tcPr>
          <w:p w:rsidR="00222167" w:rsidRDefault="008B3912">
            <w:pPr>
              <w:pStyle w:val="ListParagraph"/>
              <w:spacing w:line="240" w:lineRule="auto"/>
              <w:ind w:left="0"/>
              <w:jc w:val="center"/>
              <w:rPr>
                <w:del w:id="10200" w:author="muhammad fauzan" w:date="2022-08-03T19:45:00Z"/>
              </w:rPr>
            </w:pPr>
            <w:del w:id="10201" w:author="muhammad fauzan" w:date="2022-08-03T19:45:00Z">
              <w:r>
                <w:rPr>
                  <w:szCs w:val="24"/>
                </w:rPr>
                <w:delText>Fungsi Yang Diuji</w:delText>
              </w:r>
            </w:del>
          </w:p>
        </w:tc>
        <w:tc>
          <w:tcPr>
            <w:tcW w:w="1523" w:type="dxa"/>
            <w:vAlign w:val="center"/>
          </w:tcPr>
          <w:p w:rsidR="00222167" w:rsidRDefault="008B3912">
            <w:pPr>
              <w:pStyle w:val="ListParagraph"/>
              <w:spacing w:line="240" w:lineRule="auto"/>
              <w:ind w:left="0"/>
              <w:jc w:val="center"/>
              <w:rPr>
                <w:del w:id="10202" w:author="muhammad fauzan" w:date="2022-08-03T19:45:00Z"/>
              </w:rPr>
            </w:pPr>
            <w:del w:id="10203" w:author="muhammad fauzan" w:date="2022-08-03T19:45:00Z">
              <w:r>
                <w:rPr>
                  <w:szCs w:val="24"/>
                </w:rPr>
                <w:delText>Hasil Yang Diharapkan</w:delText>
              </w:r>
            </w:del>
          </w:p>
        </w:tc>
        <w:tc>
          <w:tcPr>
            <w:tcW w:w="1252" w:type="dxa"/>
            <w:vAlign w:val="center"/>
          </w:tcPr>
          <w:p w:rsidR="00222167" w:rsidRDefault="008B3912">
            <w:pPr>
              <w:pStyle w:val="ListParagraph"/>
              <w:spacing w:line="240" w:lineRule="auto"/>
              <w:ind w:left="0"/>
              <w:jc w:val="center"/>
              <w:rPr>
                <w:del w:id="10204" w:author="muhammad fauzan" w:date="2022-08-03T19:45:00Z"/>
              </w:rPr>
            </w:pPr>
            <w:del w:id="10205" w:author="muhammad fauzan" w:date="2022-08-03T19:45:00Z">
              <w:r>
                <w:rPr>
                  <w:szCs w:val="24"/>
                </w:rPr>
                <w:delText>Hasil</w:delText>
              </w:r>
            </w:del>
          </w:p>
        </w:tc>
      </w:tr>
      <w:tr w:rsidR="00222167">
        <w:trPr>
          <w:del w:id="10206" w:author="muhammad fauzan" w:date="2022-08-03T19:45:00Z"/>
        </w:trPr>
        <w:tc>
          <w:tcPr>
            <w:tcW w:w="1017" w:type="dxa"/>
            <w:vAlign w:val="center"/>
          </w:tcPr>
          <w:p w:rsidR="00222167" w:rsidRDefault="008B3912">
            <w:pPr>
              <w:pStyle w:val="ListParagraph"/>
              <w:spacing w:line="240" w:lineRule="auto"/>
              <w:ind w:left="0"/>
              <w:jc w:val="center"/>
              <w:rPr>
                <w:del w:id="10207" w:author="muhammad fauzan" w:date="2022-08-03T19:45:00Z"/>
              </w:rPr>
            </w:pPr>
            <w:del w:id="10208" w:author="muhammad fauzan" w:date="2022-08-03T19:45:00Z">
              <w:r>
                <w:rPr>
                  <w:szCs w:val="24"/>
                </w:rPr>
                <w:delText>1</w:delText>
              </w:r>
            </w:del>
          </w:p>
        </w:tc>
        <w:tc>
          <w:tcPr>
            <w:tcW w:w="1222" w:type="dxa"/>
          </w:tcPr>
          <w:p w:rsidR="00222167" w:rsidRDefault="008B3912">
            <w:pPr>
              <w:pStyle w:val="ListParagraph"/>
              <w:spacing w:line="240" w:lineRule="auto"/>
              <w:ind w:left="0"/>
              <w:rPr>
                <w:del w:id="10209" w:author="muhammad fauzan" w:date="2022-08-03T19:45:00Z"/>
              </w:rPr>
            </w:pPr>
            <w:del w:id="10210" w:author="muhammad fauzan" w:date="2022-08-03T19:45:00Z">
              <w:r>
                <w:rPr>
                  <w:szCs w:val="24"/>
                </w:rPr>
                <w:delText>Username dan password kosong kemudian menekan button login</w:delText>
              </w:r>
            </w:del>
          </w:p>
        </w:tc>
        <w:tc>
          <w:tcPr>
            <w:tcW w:w="1256" w:type="dxa"/>
          </w:tcPr>
          <w:p w:rsidR="00222167" w:rsidRDefault="008B3912">
            <w:pPr>
              <w:pStyle w:val="ListParagraph"/>
              <w:spacing w:line="240" w:lineRule="auto"/>
              <w:ind w:left="0"/>
              <w:rPr>
                <w:del w:id="10211" w:author="muhammad fauzan" w:date="2022-08-03T19:45:00Z"/>
                <w:szCs w:val="24"/>
              </w:rPr>
            </w:pPr>
            <w:del w:id="10212" w:author="muhammad fauzan" w:date="2022-08-03T19:45:00Z">
              <w:r>
                <w:rPr>
                  <w:szCs w:val="24"/>
                </w:rPr>
                <w:delText>Username: (kosong)</w:delText>
              </w:r>
            </w:del>
          </w:p>
          <w:p w:rsidR="00222167" w:rsidRDefault="008B3912">
            <w:pPr>
              <w:pStyle w:val="ListParagraph"/>
              <w:spacing w:line="240" w:lineRule="auto"/>
              <w:ind w:left="0"/>
              <w:rPr>
                <w:del w:id="10213" w:author="muhammad fauzan" w:date="2022-08-03T19:45:00Z"/>
              </w:rPr>
            </w:pPr>
            <w:del w:id="10214" w:author="muhammad fauzan" w:date="2022-08-03T19:45:00Z">
              <w:r>
                <w:rPr>
                  <w:szCs w:val="24"/>
                </w:rPr>
                <w:delText>Password: (kosong)</w:delText>
              </w:r>
            </w:del>
          </w:p>
        </w:tc>
        <w:tc>
          <w:tcPr>
            <w:tcW w:w="1523" w:type="dxa"/>
          </w:tcPr>
          <w:p w:rsidR="00222167" w:rsidRDefault="008B3912">
            <w:pPr>
              <w:pStyle w:val="ListParagraph"/>
              <w:spacing w:line="240" w:lineRule="auto"/>
              <w:ind w:left="0"/>
              <w:rPr>
                <w:del w:id="10215" w:author="muhammad fauzan" w:date="2022-08-03T19:45:00Z"/>
              </w:rPr>
            </w:pPr>
            <w:del w:id="10216" w:author="muhammad fauzan" w:date="2022-08-03T19:45:00Z">
              <w:r>
                <w:rPr>
                  <w:szCs w:val="24"/>
                </w:rPr>
                <w:delText>Sistem akan menampilkan error</w:delText>
              </w:r>
            </w:del>
          </w:p>
        </w:tc>
        <w:tc>
          <w:tcPr>
            <w:tcW w:w="1252" w:type="dxa"/>
            <w:vAlign w:val="center"/>
          </w:tcPr>
          <w:p w:rsidR="00222167" w:rsidRDefault="008B3912">
            <w:pPr>
              <w:pStyle w:val="ListParagraph"/>
              <w:spacing w:line="240" w:lineRule="auto"/>
              <w:ind w:left="0"/>
              <w:rPr>
                <w:del w:id="10217" w:author="muhammad fauzan" w:date="2022-08-03T19:45:00Z"/>
              </w:rPr>
            </w:pPr>
            <w:del w:id="10218" w:author="muhammad fauzan" w:date="2022-08-03T19:45:00Z">
              <w:r>
                <w:delText>Sukses</w:delText>
              </w:r>
            </w:del>
          </w:p>
        </w:tc>
      </w:tr>
      <w:tr w:rsidR="00222167">
        <w:trPr>
          <w:del w:id="10219" w:author="muhammad fauzan" w:date="2022-08-03T19:45:00Z"/>
        </w:trPr>
        <w:tc>
          <w:tcPr>
            <w:tcW w:w="1017" w:type="dxa"/>
            <w:vAlign w:val="center"/>
          </w:tcPr>
          <w:p w:rsidR="00222167" w:rsidRDefault="008B3912">
            <w:pPr>
              <w:pStyle w:val="ListParagraph"/>
              <w:spacing w:line="240" w:lineRule="auto"/>
              <w:ind w:left="0"/>
              <w:jc w:val="center"/>
              <w:rPr>
                <w:del w:id="10220" w:author="muhammad fauzan" w:date="2022-08-03T19:45:00Z"/>
                <w:szCs w:val="24"/>
              </w:rPr>
            </w:pPr>
            <w:del w:id="10221" w:author="muhammad fauzan" w:date="2022-08-03T19:45:00Z">
              <w:r>
                <w:rPr>
                  <w:szCs w:val="24"/>
                </w:rPr>
                <w:delText>2</w:delText>
              </w:r>
            </w:del>
          </w:p>
        </w:tc>
        <w:tc>
          <w:tcPr>
            <w:tcW w:w="1222" w:type="dxa"/>
          </w:tcPr>
          <w:p w:rsidR="00222167" w:rsidRDefault="008B3912">
            <w:pPr>
              <w:pStyle w:val="ListParagraph"/>
              <w:spacing w:line="240" w:lineRule="auto"/>
              <w:ind w:left="0"/>
              <w:rPr>
                <w:del w:id="10222" w:author="muhammad fauzan" w:date="2022-08-03T19:45:00Z"/>
                <w:szCs w:val="24"/>
              </w:rPr>
            </w:pPr>
            <w:del w:id="10223" w:author="muhammad fauzan" w:date="2022-08-03T19:45:00Z">
              <w:r>
                <w:rPr>
                  <w:szCs w:val="24"/>
                </w:rPr>
                <w:delText>Username berisi dan password kosong kemudian menekan button login</w:delText>
              </w:r>
            </w:del>
          </w:p>
        </w:tc>
        <w:tc>
          <w:tcPr>
            <w:tcW w:w="1256" w:type="dxa"/>
          </w:tcPr>
          <w:p w:rsidR="00222167" w:rsidRDefault="008B3912">
            <w:pPr>
              <w:pStyle w:val="ListParagraph"/>
              <w:spacing w:line="240" w:lineRule="auto"/>
              <w:ind w:left="0"/>
              <w:rPr>
                <w:del w:id="10224" w:author="muhammad fauzan" w:date="2022-08-03T19:45:00Z"/>
                <w:szCs w:val="24"/>
              </w:rPr>
            </w:pPr>
            <w:del w:id="10225" w:author="muhammad fauzan" w:date="2022-08-03T19:45:00Z">
              <w:r>
                <w:rPr>
                  <w:szCs w:val="24"/>
                </w:rPr>
                <w:delText>Username: Fauzan</w:delText>
              </w:r>
            </w:del>
          </w:p>
          <w:p w:rsidR="00222167" w:rsidRDefault="008B3912">
            <w:pPr>
              <w:pStyle w:val="ListParagraph"/>
              <w:spacing w:line="240" w:lineRule="auto"/>
              <w:ind w:left="0"/>
              <w:rPr>
                <w:del w:id="10226" w:author="muhammad fauzan" w:date="2022-08-03T19:45:00Z"/>
                <w:szCs w:val="24"/>
              </w:rPr>
            </w:pPr>
            <w:del w:id="10227" w:author="muhammad fauzan" w:date="2022-08-03T19:45:00Z">
              <w:r>
                <w:rPr>
                  <w:szCs w:val="24"/>
                </w:rPr>
                <w:delText>Password: (kosong)</w:delText>
              </w:r>
            </w:del>
          </w:p>
        </w:tc>
        <w:tc>
          <w:tcPr>
            <w:tcW w:w="1523" w:type="dxa"/>
          </w:tcPr>
          <w:p w:rsidR="00222167" w:rsidRDefault="008B3912">
            <w:pPr>
              <w:pStyle w:val="ListParagraph"/>
              <w:spacing w:line="240" w:lineRule="auto"/>
              <w:ind w:left="0"/>
              <w:rPr>
                <w:del w:id="10228" w:author="muhammad fauzan" w:date="2022-08-03T19:45:00Z"/>
                <w:szCs w:val="24"/>
              </w:rPr>
            </w:pPr>
            <w:del w:id="10229" w:author="muhammad fauzan" w:date="2022-08-03T19:45:00Z">
              <w:r>
                <w:rPr>
                  <w:szCs w:val="24"/>
                </w:rPr>
                <w:delText>Sistem akan menampilkan error</w:delText>
              </w:r>
            </w:del>
          </w:p>
        </w:tc>
        <w:tc>
          <w:tcPr>
            <w:tcW w:w="1252" w:type="dxa"/>
            <w:vAlign w:val="center"/>
          </w:tcPr>
          <w:p w:rsidR="00222167" w:rsidRDefault="008B3912">
            <w:pPr>
              <w:pStyle w:val="ListParagraph"/>
              <w:spacing w:line="240" w:lineRule="auto"/>
              <w:ind w:left="0"/>
              <w:rPr>
                <w:del w:id="10230" w:author="muhammad fauzan" w:date="2022-08-03T19:45:00Z"/>
              </w:rPr>
            </w:pPr>
            <w:del w:id="10231" w:author="muhammad fauzan" w:date="2022-08-03T19:45:00Z">
              <w:r>
                <w:delText>sukses</w:delText>
              </w:r>
            </w:del>
          </w:p>
        </w:tc>
      </w:tr>
      <w:tr w:rsidR="00222167">
        <w:trPr>
          <w:del w:id="10232" w:author="muhammad fauzan" w:date="2022-08-03T19:45:00Z"/>
        </w:trPr>
        <w:tc>
          <w:tcPr>
            <w:tcW w:w="1017" w:type="dxa"/>
            <w:vAlign w:val="center"/>
          </w:tcPr>
          <w:p w:rsidR="00222167" w:rsidRDefault="008B3912">
            <w:pPr>
              <w:pStyle w:val="ListParagraph"/>
              <w:spacing w:line="240" w:lineRule="auto"/>
              <w:ind w:left="0"/>
              <w:jc w:val="center"/>
              <w:rPr>
                <w:del w:id="10233" w:author="muhammad fauzan" w:date="2022-08-03T19:45:00Z"/>
                <w:szCs w:val="24"/>
              </w:rPr>
            </w:pPr>
            <w:del w:id="10234" w:author="muhammad fauzan" w:date="2022-08-03T19:45:00Z">
              <w:r>
                <w:rPr>
                  <w:szCs w:val="24"/>
                </w:rPr>
                <w:delText>3</w:delText>
              </w:r>
            </w:del>
          </w:p>
        </w:tc>
        <w:tc>
          <w:tcPr>
            <w:tcW w:w="1222" w:type="dxa"/>
          </w:tcPr>
          <w:p w:rsidR="00222167" w:rsidRDefault="008B3912">
            <w:pPr>
              <w:pStyle w:val="ListParagraph"/>
              <w:spacing w:line="240" w:lineRule="auto"/>
              <w:ind w:left="0"/>
              <w:rPr>
                <w:del w:id="10235" w:author="muhammad fauzan" w:date="2022-08-03T19:45:00Z"/>
                <w:szCs w:val="24"/>
              </w:rPr>
            </w:pPr>
            <w:del w:id="10236" w:author="muhammad fauzan" w:date="2022-08-03T19:45:00Z">
              <w:r>
                <w:rPr>
                  <w:szCs w:val="24"/>
                </w:rPr>
                <w:delText>Username kosong dan password berisi kemudian menekan button login</w:delText>
              </w:r>
            </w:del>
          </w:p>
        </w:tc>
        <w:tc>
          <w:tcPr>
            <w:tcW w:w="1256" w:type="dxa"/>
          </w:tcPr>
          <w:p w:rsidR="00222167" w:rsidRDefault="008B3912">
            <w:pPr>
              <w:pStyle w:val="ListParagraph"/>
              <w:spacing w:line="240" w:lineRule="auto"/>
              <w:ind w:left="0"/>
              <w:rPr>
                <w:del w:id="10237" w:author="muhammad fauzan" w:date="2022-08-03T19:45:00Z"/>
                <w:szCs w:val="24"/>
              </w:rPr>
            </w:pPr>
            <w:del w:id="10238" w:author="muhammad fauzan" w:date="2022-08-03T19:45:00Z">
              <w:r>
                <w:rPr>
                  <w:szCs w:val="24"/>
                </w:rPr>
                <w:delText>Username: (kosong)</w:delText>
              </w:r>
            </w:del>
          </w:p>
          <w:p w:rsidR="00222167" w:rsidRDefault="008B3912">
            <w:pPr>
              <w:pStyle w:val="ListParagraph"/>
              <w:spacing w:line="240" w:lineRule="auto"/>
              <w:ind w:left="0"/>
              <w:rPr>
                <w:del w:id="10239" w:author="muhammad fauzan" w:date="2022-08-03T19:45:00Z"/>
                <w:szCs w:val="24"/>
              </w:rPr>
            </w:pPr>
            <w:del w:id="10240" w:author="muhammad fauzan" w:date="2022-08-03T19:45:00Z">
              <w:r>
                <w:rPr>
                  <w:szCs w:val="24"/>
                </w:rPr>
                <w:delText>Password: 12345678</w:delText>
              </w:r>
            </w:del>
          </w:p>
        </w:tc>
        <w:tc>
          <w:tcPr>
            <w:tcW w:w="1523" w:type="dxa"/>
          </w:tcPr>
          <w:p w:rsidR="00222167" w:rsidRDefault="008B3912">
            <w:pPr>
              <w:pStyle w:val="ListParagraph"/>
              <w:spacing w:line="240" w:lineRule="auto"/>
              <w:ind w:left="0"/>
              <w:rPr>
                <w:del w:id="10241" w:author="muhammad fauzan" w:date="2022-08-03T19:45:00Z"/>
                <w:szCs w:val="24"/>
              </w:rPr>
            </w:pPr>
            <w:del w:id="10242" w:author="muhammad fauzan" w:date="2022-08-03T19:45:00Z">
              <w:r>
                <w:rPr>
                  <w:szCs w:val="24"/>
                </w:rPr>
                <w:delText>Sistem akan menampilkan error</w:delText>
              </w:r>
            </w:del>
          </w:p>
        </w:tc>
        <w:tc>
          <w:tcPr>
            <w:tcW w:w="1252" w:type="dxa"/>
            <w:vAlign w:val="center"/>
          </w:tcPr>
          <w:p w:rsidR="00222167" w:rsidRDefault="008B3912">
            <w:pPr>
              <w:pStyle w:val="ListParagraph"/>
              <w:spacing w:line="240" w:lineRule="auto"/>
              <w:ind w:left="0"/>
              <w:rPr>
                <w:del w:id="10243" w:author="muhammad fauzan" w:date="2022-08-03T19:45:00Z"/>
              </w:rPr>
            </w:pPr>
            <w:del w:id="10244" w:author="muhammad fauzan" w:date="2022-08-03T19:45:00Z">
              <w:r>
                <w:delText>sukses</w:delText>
              </w:r>
            </w:del>
          </w:p>
        </w:tc>
      </w:tr>
      <w:tr w:rsidR="00222167">
        <w:trPr>
          <w:del w:id="10245" w:author="muhammad fauzan" w:date="2022-08-03T19:45:00Z"/>
        </w:trPr>
        <w:tc>
          <w:tcPr>
            <w:tcW w:w="1017" w:type="dxa"/>
            <w:vAlign w:val="center"/>
          </w:tcPr>
          <w:p w:rsidR="00222167" w:rsidRDefault="008B3912">
            <w:pPr>
              <w:pStyle w:val="ListParagraph"/>
              <w:spacing w:line="240" w:lineRule="auto"/>
              <w:ind w:left="0"/>
              <w:jc w:val="center"/>
              <w:rPr>
                <w:del w:id="10246" w:author="muhammad fauzan" w:date="2022-08-03T19:45:00Z"/>
                <w:szCs w:val="24"/>
              </w:rPr>
            </w:pPr>
            <w:del w:id="10247" w:author="muhammad fauzan" w:date="2022-08-03T19:45:00Z">
              <w:r>
                <w:rPr>
                  <w:szCs w:val="24"/>
                </w:rPr>
                <w:delText>4</w:delText>
              </w:r>
            </w:del>
          </w:p>
        </w:tc>
        <w:tc>
          <w:tcPr>
            <w:tcW w:w="1222" w:type="dxa"/>
          </w:tcPr>
          <w:p w:rsidR="00222167" w:rsidRDefault="008B3912">
            <w:pPr>
              <w:pStyle w:val="ListParagraph"/>
              <w:spacing w:line="240" w:lineRule="auto"/>
              <w:ind w:left="0"/>
              <w:rPr>
                <w:del w:id="10248" w:author="muhammad fauzan" w:date="2022-08-03T19:45:00Z"/>
                <w:szCs w:val="24"/>
              </w:rPr>
            </w:pPr>
            <w:del w:id="10249" w:author="muhammad fauzan" w:date="2022-08-03T19:45:00Z">
              <w:r>
                <w:rPr>
                  <w:szCs w:val="24"/>
                </w:rPr>
                <w:delText>Username dan password kosong kemudian menekan button login</w:delText>
              </w:r>
            </w:del>
          </w:p>
        </w:tc>
        <w:tc>
          <w:tcPr>
            <w:tcW w:w="1256" w:type="dxa"/>
          </w:tcPr>
          <w:p w:rsidR="00222167" w:rsidRDefault="008B3912">
            <w:pPr>
              <w:pStyle w:val="ListParagraph"/>
              <w:spacing w:line="240" w:lineRule="auto"/>
              <w:ind w:left="0"/>
              <w:rPr>
                <w:del w:id="10250" w:author="muhammad fauzan" w:date="2022-08-03T19:45:00Z"/>
                <w:szCs w:val="24"/>
              </w:rPr>
            </w:pPr>
            <w:del w:id="10251" w:author="muhammad fauzan" w:date="2022-08-03T19:45:00Z">
              <w:r>
                <w:rPr>
                  <w:szCs w:val="24"/>
                </w:rPr>
                <w:delText>Username: (kosong)</w:delText>
              </w:r>
            </w:del>
          </w:p>
          <w:p w:rsidR="00222167" w:rsidRDefault="008B3912">
            <w:pPr>
              <w:pStyle w:val="ListParagraph"/>
              <w:spacing w:line="240" w:lineRule="auto"/>
              <w:ind w:left="0"/>
              <w:rPr>
                <w:del w:id="10252" w:author="muhammad fauzan" w:date="2022-08-03T19:45:00Z"/>
                <w:szCs w:val="24"/>
              </w:rPr>
            </w:pPr>
            <w:del w:id="10253" w:author="muhammad fauzan" w:date="2022-08-03T19:45:00Z">
              <w:r>
                <w:rPr>
                  <w:szCs w:val="24"/>
                </w:rPr>
                <w:delText>Password: (kosong)</w:delText>
              </w:r>
            </w:del>
          </w:p>
        </w:tc>
        <w:tc>
          <w:tcPr>
            <w:tcW w:w="1523" w:type="dxa"/>
          </w:tcPr>
          <w:p w:rsidR="00222167" w:rsidRDefault="008B3912">
            <w:pPr>
              <w:pStyle w:val="ListParagraph"/>
              <w:spacing w:line="240" w:lineRule="auto"/>
              <w:ind w:left="0"/>
              <w:rPr>
                <w:del w:id="10254" w:author="muhammad fauzan" w:date="2022-08-03T19:45:00Z"/>
                <w:szCs w:val="24"/>
              </w:rPr>
            </w:pPr>
            <w:del w:id="10255" w:author="muhammad fauzan" w:date="2022-08-03T19:45:00Z">
              <w:r>
                <w:rPr>
                  <w:szCs w:val="24"/>
                </w:rPr>
                <w:delText>Sistem akan menampilkan error</w:delText>
              </w:r>
            </w:del>
          </w:p>
        </w:tc>
        <w:tc>
          <w:tcPr>
            <w:tcW w:w="1252" w:type="dxa"/>
            <w:vAlign w:val="center"/>
          </w:tcPr>
          <w:p w:rsidR="00222167" w:rsidRDefault="008B3912">
            <w:pPr>
              <w:pStyle w:val="ListParagraph"/>
              <w:spacing w:line="240" w:lineRule="auto"/>
              <w:ind w:left="0"/>
              <w:rPr>
                <w:del w:id="10256" w:author="muhammad fauzan" w:date="2022-08-03T19:45:00Z"/>
              </w:rPr>
            </w:pPr>
            <w:del w:id="10257" w:author="muhammad fauzan" w:date="2022-08-03T19:45:00Z">
              <w:r>
                <w:delText>Sukses</w:delText>
              </w:r>
            </w:del>
          </w:p>
        </w:tc>
      </w:tr>
      <w:tr w:rsidR="00222167">
        <w:trPr>
          <w:del w:id="10258" w:author="muhammad fauzan" w:date="2022-08-03T19:45:00Z"/>
        </w:trPr>
        <w:tc>
          <w:tcPr>
            <w:tcW w:w="1017" w:type="dxa"/>
            <w:vAlign w:val="center"/>
          </w:tcPr>
          <w:p w:rsidR="00222167" w:rsidRDefault="008B3912">
            <w:pPr>
              <w:pStyle w:val="ListParagraph"/>
              <w:spacing w:line="240" w:lineRule="auto"/>
              <w:ind w:left="0"/>
              <w:jc w:val="center"/>
              <w:rPr>
                <w:del w:id="10259" w:author="muhammad fauzan" w:date="2022-08-03T19:45:00Z"/>
                <w:szCs w:val="24"/>
              </w:rPr>
            </w:pPr>
            <w:del w:id="10260" w:author="muhammad fauzan" w:date="2022-08-03T19:45:00Z">
              <w:r>
                <w:rPr>
                  <w:szCs w:val="24"/>
                </w:rPr>
                <w:delText>5</w:delText>
              </w:r>
            </w:del>
          </w:p>
        </w:tc>
        <w:tc>
          <w:tcPr>
            <w:tcW w:w="1222" w:type="dxa"/>
          </w:tcPr>
          <w:p w:rsidR="00222167" w:rsidRDefault="008B3912">
            <w:pPr>
              <w:pStyle w:val="ListParagraph"/>
              <w:spacing w:line="240" w:lineRule="auto"/>
              <w:ind w:left="0"/>
              <w:rPr>
                <w:del w:id="10261" w:author="muhammad fauzan" w:date="2022-08-03T19:45:00Z"/>
                <w:szCs w:val="24"/>
              </w:rPr>
            </w:pPr>
            <w:del w:id="10262" w:author="muhammad fauzan" w:date="2022-08-03T19:45:00Z">
              <w:r>
                <w:rPr>
                  <w:szCs w:val="24"/>
                </w:rPr>
                <w:delText>Username berisi dan password kosong kemudian menekan button login</w:delText>
              </w:r>
            </w:del>
          </w:p>
        </w:tc>
        <w:tc>
          <w:tcPr>
            <w:tcW w:w="1256" w:type="dxa"/>
          </w:tcPr>
          <w:p w:rsidR="00222167" w:rsidRDefault="008B3912">
            <w:pPr>
              <w:pStyle w:val="ListParagraph"/>
              <w:spacing w:line="240" w:lineRule="auto"/>
              <w:ind w:left="0"/>
              <w:rPr>
                <w:del w:id="10263" w:author="muhammad fauzan" w:date="2022-08-03T19:45:00Z"/>
                <w:szCs w:val="24"/>
              </w:rPr>
            </w:pPr>
            <w:del w:id="10264" w:author="muhammad fauzan" w:date="2022-08-03T19:45:00Z">
              <w:r>
                <w:rPr>
                  <w:szCs w:val="24"/>
                </w:rPr>
                <w:delText>Username: Fauzan</w:delText>
              </w:r>
            </w:del>
          </w:p>
          <w:p w:rsidR="00222167" w:rsidRDefault="008B3912">
            <w:pPr>
              <w:pStyle w:val="ListParagraph"/>
              <w:spacing w:line="240" w:lineRule="auto"/>
              <w:ind w:left="0"/>
              <w:rPr>
                <w:del w:id="10265" w:author="muhammad fauzan" w:date="2022-08-03T19:45:00Z"/>
                <w:szCs w:val="24"/>
              </w:rPr>
            </w:pPr>
            <w:del w:id="10266" w:author="muhammad fauzan" w:date="2022-08-03T19:45:00Z">
              <w:r>
                <w:rPr>
                  <w:szCs w:val="24"/>
                </w:rPr>
                <w:delText>Password: (kosong)</w:delText>
              </w:r>
            </w:del>
          </w:p>
        </w:tc>
        <w:tc>
          <w:tcPr>
            <w:tcW w:w="1523" w:type="dxa"/>
          </w:tcPr>
          <w:p w:rsidR="00222167" w:rsidRDefault="008B3912">
            <w:pPr>
              <w:pStyle w:val="ListParagraph"/>
              <w:spacing w:line="240" w:lineRule="auto"/>
              <w:ind w:left="0"/>
              <w:rPr>
                <w:del w:id="10267" w:author="muhammad fauzan" w:date="2022-08-03T19:45:00Z"/>
                <w:szCs w:val="24"/>
              </w:rPr>
            </w:pPr>
            <w:del w:id="10268" w:author="muhammad fauzan" w:date="2022-08-03T19:45:00Z">
              <w:r>
                <w:rPr>
                  <w:szCs w:val="24"/>
                </w:rPr>
                <w:delText>Sistem akan menampilkan error</w:delText>
              </w:r>
            </w:del>
          </w:p>
        </w:tc>
        <w:tc>
          <w:tcPr>
            <w:tcW w:w="1252" w:type="dxa"/>
            <w:vAlign w:val="center"/>
          </w:tcPr>
          <w:p w:rsidR="00222167" w:rsidRDefault="008B3912">
            <w:pPr>
              <w:pStyle w:val="ListParagraph"/>
              <w:spacing w:line="240" w:lineRule="auto"/>
              <w:ind w:left="0"/>
              <w:rPr>
                <w:del w:id="10269" w:author="muhammad fauzan" w:date="2022-08-03T19:45:00Z"/>
              </w:rPr>
            </w:pPr>
            <w:del w:id="10270" w:author="muhammad fauzan" w:date="2022-08-03T19:45:00Z">
              <w:r>
                <w:delText>sukses</w:delText>
              </w:r>
            </w:del>
          </w:p>
        </w:tc>
      </w:tr>
      <w:tr w:rsidR="00222167">
        <w:trPr>
          <w:del w:id="10271" w:author="muhammad fauzan" w:date="2022-08-03T19:45:00Z"/>
        </w:trPr>
        <w:tc>
          <w:tcPr>
            <w:tcW w:w="1017" w:type="dxa"/>
            <w:vAlign w:val="center"/>
          </w:tcPr>
          <w:p w:rsidR="00222167" w:rsidRDefault="008B3912">
            <w:pPr>
              <w:pStyle w:val="ListParagraph"/>
              <w:spacing w:line="240" w:lineRule="auto"/>
              <w:ind w:left="0"/>
              <w:jc w:val="center"/>
              <w:rPr>
                <w:del w:id="10272" w:author="muhammad fauzan" w:date="2022-08-03T19:45:00Z"/>
                <w:szCs w:val="24"/>
              </w:rPr>
            </w:pPr>
            <w:del w:id="10273" w:author="muhammad fauzan" w:date="2022-08-03T19:45:00Z">
              <w:r>
                <w:rPr>
                  <w:szCs w:val="24"/>
                </w:rPr>
                <w:delText>6</w:delText>
              </w:r>
            </w:del>
          </w:p>
        </w:tc>
        <w:tc>
          <w:tcPr>
            <w:tcW w:w="1222" w:type="dxa"/>
          </w:tcPr>
          <w:p w:rsidR="00222167" w:rsidRDefault="008B3912">
            <w:pPr>
              <w:pStyle w:val="ListParagraph"/>
              <w:spacing w:line="240" w:lineRule="auto"/>
              <w:ind w:left="0"/>
              <w:rPr>
                <w:del w:id="10274" w:author="muhammad fauzan" w:date="2022-08-03T19:45:00Z"/>
                <w:szCs w:val="24"/>
              </w:rPr>
            </w:pPr>
            <w:del w:id="10275" w:author="muhammad fauzan" w:date="2022-08-03T19:45:00Z">
              <w:r>
                <w:rPr>
                  <w:szCs w:val="24"/>
                </w:rPr>
                <w:delText>Username kosong dan password berisi kemudian menekan button login</w:delText>
              </w:r>
            </w:del>
          </w:p>
        </w:tc>
        <w:tc>
          <w:tcPr>
            <w:tcW w:w="1256" w:type="dxa"/>
          </w:tcPr>
          <w:p w:rsidR="00222167" w:rsidRDefault="008B3912">
            <w:pPr>
              <w:pStyle w:val="ListParagraph"/>
              <w:spacing w:line="240" w:lineRule="auto"/>
              <w:ind w:left="0"/>
              <w:rPr>
                <w:del w:id="10276" w:author="muhammad fauzan" w:date="2022-08-03T19:45:00Z"/>
                <w:szCs w:val="24"/>
              </w:rPr>
            </w:pPr>
            <w:del w:id="10277" w:author="muhammad fauzan" w:date="2022-08-03T19:45:00Z">
              <w:r>
                <w:rPr>
                  <w:szCs w:val="24"/>
                </w:rPr>
                <w:delText>Username: (kosong)</w:delText>
              </w:r>
            </w:del>
          </w:p>
          <w:p w:rsidR="00222167" w:rsidRDefault="008B3912">
            <w:pPr>
              <w:pStyle w:val="ListParagraph"/>
              <w:spacing w:line="240" w:lineRule="auto"/>
              <w:ind w:left="0"/>
              <w:rPr>
                <w:del w:id="10278" w:author="muhammad fauzan" w:date="2022-08-03T19:45:00Z"/>
                <w:szCs w:val="24"/>
              </w:rPr>
            </w:pPr>
            <w:del w:id="10279" w:author="muhammad fauzan" w:date="2022-08-03T19:45:00Z">
              <w:r>
                <w:rPr>
                  <w:szCs w:val="24"/>
                </w:rPr>
                <w:delText>Password: 12345678</w:delText>
              </w:r>
            </w:del>
          </w:p>
        </w:tc>
        <w:tc>
          <w:tcPr>
            <w:tcW w:w="1523" w:type="dxa"/>
          </w:tcPr>
          <w:p w:rsidR="00222167" w:rsidRDefault="008B3912">
            <w:pPr>
              <w:pStyle w:val="ListParagraph"/>
              <w:spacing w:line="240" w:lineRule="auto"/>
              <w:ind w:left="0"/>
              <w:rPr>
                <w:del w:id="10280" w:author="muhammad fauzan" w:date="2022-08-03T19:45:00Z"/>
                <w:szCs w:val="24"/>
              </w:rPr>
            </w:pPr>
            <w:del w:id="10281" w:author="muhammad fauzan" w:date="2022-08-03T19:45:00Z">
              <w:r>
                <w:rPr>
                  <w:szCs w:val="24"/>
                </w:rPr>
                <w:delText>Sistem akan menampilkan error</w:delText>
              </w:r>
            </w:del>
          </w:p>
        </w:tc>
        <w:tc>
          <w:tcPr>
            <w:tcW w:w="1252" w:type="dxa"/>
            <w:vAlign w:val="center"/>
          </w:tcPr>
          <w:p w:rsidR="00222167" w:rsidRDefault="008B3912">
            <w:pPr>
              <w:pStyle w:val="ListParagraph"/>
              <w:spacing w:line="240" w:lineRule="auto"/>
              <w:ind w:left="0"/>
              <w:rPr>
                <w:del w:id="10282" w:author="muhammad fauzan" w:date="2022-08-03T19:45:00Z"/>
              </w:rPr>
            </w:pPr>
            <w:del w:id="10283" w:author="muhammad fauzan" w:date="2022-08-03T19:45:00Z">
              <w:r>
                <w:delText>sukses</w:delText>
              </w:r>
            </w:del>
          </w:p>
        </w:tc>
      </w:tr>
    </w:tbl>
    <w:p w:rsidR="00222167" w:rsidRDefault="008B3912">
      <w:pPr>
        <w:pStyle w:val="ListParagraph"/>
        <w:ind w:left="426"/>
        <w:rPr>
          <w:ins w:id="10284" w:author="muhammad fauzan" w:date="2022-08-04T17:16:00Z"/>
        </w:rPr>
        <w:pPrChange w:id="10285" w:author="muhammad fauzan" w:date="2022-08-05T02:59:00Z">
          <w:pPr>
            <w:pStyle w:val="ListParagraph"/>
            <w:ind w:left="0"/>
            <w:jc w:val="center"/>
          </w:pPr>
        </w:pPrChange>
      </w:pPr>
      <w:ins w:id="10286" w:author="muhammad fauzan" w:date="2022-08-03T19:45:00Z">
        <w:r>
          <w:lastRenderedPageBreak/>
          <w:t xml:space="preserve">setelah menekan </w:t>
        </w:r>
      </w:ins>
      <w:ins w:id="10287" w:author="muhammad fauzan" w:date="2022-08-04T18:59:00Z">
        <w:r>
          <w:rPr>
            <w:i/>
          </w:rPr>
          <w:t>button</w:t>
        </w:r>
      </w:ins>
      <w:ins w:id="10288" w:author="muhammad fauzan" w:date="2022-08-03T19:45:00Z">
        <w:r>
          <w:t xml:space="preserve"> ubah pada halaman data roti. Berikut pengujian pada halaman ubah data roti.</w:t>
        </w:r>
      </w:ins>
    </w:p>
    <w:p w:rsidR="00222167" w:rsidRDefault="008B3912">
      <w:pPr>
        <w:pStyle w:val="ListParagraph"/>
        <w:ind w:left="0"/>
        <w:jc w:val="center"/>
        <w:rPr>
          <w:ins w:id="10289" w:author="muhammad fauzan" w:date="2022-08-03T19:45:00Z"/>
        </w:rPr>
        <w:pPrChange w:id="10290" w:author="muhammad fauzan" w:date="2022-08-04T17:16:00Z">
          <w:pPr>
            <w:pStyle w:val="ListParagraph"/>
            <w:ind w:left="851"/>
          </w:pPr>
        </w:pPrChange>
      </w:pPr>
      <w:ins w:id="10291" w:author="muhammad fauzan" w:date="2022-08-04T17:15:00Z">
        <w:r>
          <w:t xml:space="preserve">Tabel 4. </w:t>
        </w:r>
        <w:r>
          <w:fldChar w:fldCharType="begin"/>
        </w:r>
        <w:r>
          <w:instrText xml:space="preserve"> SEQ Tabel_4. \* ARABIC </w:instrText>
        </w:r>
        <w:r>
          <w:fldChar w:fldCharType="separate"/>
        </w:r>
      </w:ins>
      <w:ins w:id="10292" w:author="muhammad fauzan" w:date="2022-08-10T01:43:00Z">
        <w:r>
          <w:t>17</w:t>
        </w:r>
      </w:ins>
      <w:ins w:id="10293" w:author="muhammad fauzan" w:date="2022-08-04T17:15:00Z">
        <w:r>
          <w:fldChar w:fldCharType="end"/>
        </w:r>
        <w:r>
          <w:t xml:space="preserve"> Tabel black box ubah data jadwal kunjungan pada admin</w:t>
        </w:r>
      </w:ins>
    </w:p>
    <w:tbl>
      <w:tblPr>
        <w:tblStyle w:val="TableGrid"/>
        <w:tblW w:w="8075" w:type="dxa"/>
        <w:tblInd w:w="-5" w:type="dxa"/>
        <w:tblLook w:val="04A0" w:firstRow="1" w:lastRow="0" w:firstColumn="1" w:lastColumn="0" w:noHBand="0" w:noVBand="1"/>
        <w:tblPrChange w:id="10294" w:author="muhammad fauzan" w:date="2022-08-04T17:16:00Z">
          <w:tblPr>
            <w:tblStyle w:val="TableGrid"/>
            <w:tblW w:w="0" w:type="auto"/>
            <w:tblInd w:w="720" w:type="dxa"/>
            <w:tblLook w:val="04A0" w:firstRow="1" w:lastRow="0" w:firstColumn="1" w:lastColumn="0" w:noHBand="0" w:noVBand="1"/>
          </w:tblPr>
        </w:tblPrChange>
      </w:tblPr>
      <w:tblGrid>
        <w:gridCol w:w="563"/>
        <w:gridCol w:w="2548"/>
        <w:gridCol w:w="1790"/>
        <w:gridCol w:w="2291"/>
        <w:gridCol w:w="883"/>
        <w:tblGridChange w:id="10295">
          <w:tblGrid>
            <w:gridCol w:w="563"/>
            <w:gridCol w:w="1823"/>
            <w:gridCol w:w="1881"/>
            <w:gridCol w:w="1523"/>
            <w:gridCol w:w="1418"/>
          </w:tblGrid>
        </w:tblGridChange>
      </w:tblGrid>
      <w:tr w:rsidR="00222167" w:rsidTr="00222167">
        <w:trPr>
          <w:trHeight w:val="554"/>
          <w:tblHeader/>
          <w:ins w:id="10296" w:author="muhammad fauzan" w:date="2022-08-03T19:45:00Z"/>
          <w:trPrChange w:id="10297" w:author="muhammad fauzan" w:date="2022-08-04T17:16:00Z">
            <w:trPr>
              <w:trHeight w:val="1314"/>
            </w:trPr>
          </w:trPrChange>
        </w:trPr>
        <w:tc>
          <w:tcPr>
            <w:tcW w:w="0" w:type="auto"/>
            <w:vAlign w:val="center"/>
            <w:tcPrChange w:id="10298" w:author="muhammad fauzan" w:date="2022-08-04T17:16:00Z">
              <w:tcPr>
                <w:tcW w:w="541" w:type="dxa"/>
                <w:vAlign w:val="center"/>
              </w:tcPr>
            </w:tcPrChange>
          </w:tcPr>
          <w:p w:rsidR="00222167" w:rsidRDefault="008B3912">
            <w:pPr>
              <w:pStyle w:val="ListParagraph"/>
              <w:spacing w:line="240" w:lineRule="auto"/>
              <w:ind w:left="0"/>
              <w:jc w:val="center"/>
              <w:rPr>
                <w:ins w:id="10299" w:author="muhammad fauzan" w:date="2022-08-03T19:45:00Z"/>
              </w:rPr>
            </w:pPr>
            <w:ins w:id="10300" w:author="muhammad fauzan" w:date="2022-08-03T19:45:00Z">
              <w:r>
                <w:rPr>
                  <w:szCs w:val="24"/>
                </w:rPr>
                <w:t>NO</w:t>
              </w:r>
            </w:ins>
          </w:p>
        </w:tc>
        <w:tc>
          <w:tcPr>
            <w:tcW w:w="0" w:type="auto"/>
            <w:vAlign w:val="center"/>
            <w:tcPrChange w:id="10301" w:author="muhammad fauzan" w:date="2022-08-04T17:16:00Z">
              <w:tcPr>
                <w:tcW w:w="1850" w:type="dxa"/>
                <w:vAlign w:val="center"/>
              </w:tcPr>
            </w:tcPrChange>
          </w:tcPr>
          <w:p w:rsidR="00222167" w:rsidRDefault="008B3912">
            <w:pPr>
              <w:pStyle w:val="ListParagraph"/>
              <w:spacing w:line="240" w:lineRule="auto"/>
              <w:ind w:left="0"/>
              <w:jc w:val="center"/>
              <w:rPr>
                <w:ins w:id="10302" w:author="muhammad fauzan" w:date="2022-08-03T19:45:00Z"/>
              </w:rPr>
            </w:pPr>
            <w:ins w:id="10303" w:author="muhammad fauzan" w:date="2022-08-03T19:45:00Z">
              <w:r>
                <w:rPr>
                  <w:szCs w:val="24"/>
                </w:rPr>
                <w:t>Pengujian</w:t>
              </w:r>
            </w:ins>
          </w:p>
        </w:tc>
        <w:tc>
          <w:tcPr>
            <w:tcW w:w="0" w:type="auto"/>
            <w:vAlign w:val="center"/>
            <w:tcPrChange w:id="10304" w:author="muhammad fauzan" w:date="2022-08-04T17:16:00Z">
              <w:tcPr>
                <w:tcW w:w="1913" w:type="dxa"/>
                <w:vAlign w:val="center"/>
              </w:tcPr>
            </w:tcPrChange>
          </w:tcPr>
          <w:p w:rsidR="00222167" w:rsidRDefault="008B3912">
            <w:pPr>
              <w:pStyle w:val="ListParagraph"/>
              <w:spacing w:line="240" w:lineRule="auto"/>
              <w:ind w:left="0"/>
              <w:jc w:val="center"/>
              <w:rPr>
                <w:ins w:id="10305" w:author="muhammad fauzan" w:date="2022-08-03T19:45:00Z"/>
              </w:rPr>
            </w:pPr>
            <w:ins w:id="10306" w:author="muhammad fauzan" w:date="2022-08-03T19:45:00Z">
              <w:r>
                <w:rPr>
                  <w:szCs w:val="24"/>
                </w:rPr>
                <w:t>Fungsi Yang Diuji</w:t>
              </w:r>
            </w:ins>
          </w:p>
        </w:tc>
        <w:tc>
          <w:tcPr>
            <w:tcW w:w="0" w:type="auto"/>
            <w:vAlign w:val="center"/>
            <w:tcPrChange w:id="10307" w:author="muhammad fauzan" w:date="2022-08-04T17:16:00Z">
              <w:tcPr>
                <w:tcW w:w="1439" w:type="dxa"/>
                <w:vAlign w:val="center"/>
              </w:tcPr>
            </w:tcPrChange>
          </w:tcPr>
          <w:p w:rsidR="00222167" w:rsidRDefault="008B3912">
            <w:pPr>
              <w:pStyle w:val="ListParagraph"/>
              <w:spacing w:line="240" w:lineRule="auto"/>
              <w:ind w:left="0"/>
              <w:jc w:val="center"/>
              <w:rPr>
                <w:ins w:id="10308" w:author="muhammad fauzan" w:date="2022-08-03T19:45:00Z"/>
              </w:rPr>
            </w:pPr>
            <w:ins w:id="10309" w:author="muhammad fauzan" w:date="2022-08-03T19:45:00Z">
              <w:r>
                <w:rPr>
                  <w:szCs w:val="24"/>
                </w:rPr>
                <w:t>Hasil Yang Diharapkan</w:t>
              </w:r>
            </w:ins>
          </w:p>
        </w:tc>
        <w:tc>
          <w:tcPr>
            <w:tcW w:w="0" w:type="auto"/>
            <w:vAlign w:val="center"/>
            <w:tcPrChange w:id="10310" w:author="muhammad fauzan" w:date="2022-08-04T17:16:00Z">
              <w:tcPr>
                <w:tcW w:w="1465" w:type="dxa"/>
                <w:vAlign w:val="center"/>
              </w:tcPr>
            </w:tcPrChange>
          </w:tcPr>
          <w:p w:rsidR="00222167" w:rsidRDefault="008B3912">
            <w:pPr>
              <w:pStyle w:val="ListParagraph"/>
              <w:spacing w:line="240" w:lineRule="auto"/>
              <w:ind w:left="0"/>
              <w:jc w:val="center"/>
              <w:rPr>
                <w:ins w:id="10311" w:author="muhammad fauzan" w:date="2022-08-03T19:45:00Z"/>
              </w:rPr>
            </w:pPr>
            <w:ins w:id="10312" w:author="muhammad fauzan" w:date="2022-08-03T19:45:00Z">
              <w:r>
                <w:rPr>
                  <w:szCs w:val="24"/>
                </w:rPr>
                <w:t>Hasil</w:t>
              </w:r>
            </w:ins>
          </w:p>
        </w:tc>
      </w:tr>
      <w:tr w:rsidR="00222167" w:rsidTr="00222167">
        <w:trPr>
          <w:ins w:id="10313" w:author="muhammad fauzan" w:date="2022-08-03T19:45:00Z"/>
        </w:trPr>
        <w:tc>
          <w:tcPr>
            <w:tcW w:w="0" w:type="auto"/>
            <w:vAlign w:val="center"/>
            <w:tcPrChange w:id="10314" w:author="muhammad fauzan" w:date="2022-08-04T17:17:00Z">
              <w:tcPr>
                <w:tcW w:w="541" w:type="dxa"/>
              </w:tcPr>
            </w:tcPrChange>
          </w:tcPr>
          <w:p w:rsidR="00222167" w:rsidRDefault="008B3912">
            <w:pPr>
              <w:pStyle w:val="ListParagraph"/>
              <w:spacing w:line="240" w:lineRule="auto"/>
              <w:ind w:left="0"/>
              <w:jc w:val="center"/>
              <w:rPr>
                <w:ins w:id="10315" w:author="muhammad fauzan" w:date="2022-08-03T19:45:00Z"/>
              </w:rPr>
            </w:pPr>
            <w:ins w:id="10316" w:author="muhammad fauzan" w:date="2022-08-03T19:45:00Z">
              <w:r>
                <w:rPr>
                  <w:szCs w:val="24"/>
                </w:rPr>
                <w:t>1</w:t>
              </w:r>
            </w:ins>
          </w:p>
        </w:tc>
        <w:tc>
          <w:tcPr>
            <w:tcW w:w="0" w:type="auto"/>
            <w:vAlign w:val="center"/>
            <w:tcPrChange w:id="10317" w:author="muhammad fauzan" w:date="2022-08-04T17:17:00Z">
              <w:tcPr>
                <w:tcW w:w="1850" w:type="dxa"/>
              </w:tcPr>
            </w:tcPrChange>
          </w:tcPr>
          <w:p w:rsidR="00222167" w:rsidRDefault="008B3912">
            <w:pPr>
              <w:pStyle w:val="ListParagraph"/>
              <w:spacing w:line="240" w:lineRule="auto"/>
              <w:ind w:left="0"/>
              <w:jc w:val="left"/>
              <w:rPr>
                <w:ins w:id="10318" w:author="muhammad fauzan" w:date="2022-08-03T19:45:00Z"/>
              </w:rPr>
              <w:pPrChange w:id="10319" w:author="muhammad fauzan" w:date="2022-08-04T17:17:00Z">
                <w:pPr>
                  <w:pStyle w:val="ListParagraph"/>
                  <w:spacing w:line="240" w:lineRule="auto"/>
                  <w:ind w:left="0"/>
                </w:pPr>
              </w:pPrChange>
            </w:pPr>
            <w:ins w:id="10320" w:author="muhammad fauzan" w:date="2022-08-03T19:45:00Z">
              <w:r>
                <w:rPr>
                  <w:szCs w:val="24"/>
                </w:rPr>
                <w:t>Tidak memasukkan data apapun lalu menekan ubah</w:t>
              </w:r>
            </w:ins>
          </w:p>
        </w:tc>
        <w:tc>
          <w:tcPr>
            <w:tcW w:w="0" w:type="auto"/>
            <w:vAlign w:val="center"/>
            <w:tcPrChange w:id="10321" w:author="muhammad fauzan" w:date="2022-08-04T17:17:00Z">
              <w:tcPr>
                <w:tcW w:w="1913" w:type="dxa"/>
              </w:tcPr>
            </w:tcPrChange>
          </w:tcPr>
          <w:p w:rsidR="00222167" w:rsidRDefault="008B3912">
            <w:pPr>
              <w:pStyle w:val="ListParagraph"/>
              <w:spacing w:line="240" w:lineRule="auto"/>
              <w:ind w:left="0"/>
              <w:jc w:val="left"/>
              <w:rPr>
                <w:ins w:id="10322" w:author="muhammad fauzan" w:date="2022-08-03T19:45:00Z"/>
              </w:rPr>
              <w:pPrChange w:id="10323" w:author="muhammad fauzan" w:date="2022-08-04T17:17:00Z">
                <w:pPr>
                  <w:pStyle w:val="ListParagraph"/>
                  <w:spacing w:line="240" w:lineRule="auto"/>
                  <w:ind w:left="0"/>
                </w:pPr>
              </w:pPrChange>
            </w:pPr>
            <w:ins w:id="10324" w:author="muhammad fauzan" w:date="2022-08-03T19:45:00Z">
              <w:r>
                <w:rPr>
                  <w:szCs w:val="24"/>
                </w:rPr>
                <w:t>Tidak memasukkan data</w:t>
              </w:r>
            </w:ins>
          </w:p>
        </w:tc>
        <w:tc>
          <w:tcPr>
            <w:tcW w:w="0" w:type="auto"/>
            <w:vAlign w:val="center"/>
            <w:tcPrChange w:id="10325" w:author="muhammad fauzan" w:date="2022-08-04T17:17:00Z">
              <w:tcPr>
                <w:tcW w:w="1439" w:type="dxa"/>
              </w:tcPr>
            </w:tcPrChange>
          </w:tcPr>
          <w:p w:rsidR="00222167" w:rsidRDefault="008B3912">
            <w:pPr>
              <w:pStyle w:val="ListParagraph"/>
              <w:spacing w:line="240" w:lineRule="auto"/>
              <w:ind w:left="0"/>
              <w:jc w:val="left"/>
              <w:rPr>
                <w:ins w:id="10326" w:author="muhammad fauzan" w:date="2022-08-03T19:45:00Z"/>
              </w:rPr>
              <w:pPrChange w:id="10327" w:author="muhammad fauzan" w:date="2022-08-04T17:17:00Z">
                <w:pPr>
                  <w:pStyle w:val="ListParagraph"/>
                  <w:spacing w:line="240" w:lineRule="auto"/>
                  <w:ind w:left="0"/>
                </w:pPr>
              </w:pPrChange>
            </w:pPr>
            <w:ins w:id="10328" w:author="muhammad fauzan" w:date="2022-08-03T19:45:00Z">
              <w:r>
                <w:rPr>
                  <w:szCs w:val="24"/>
                </w:rPr>
                <w:t>Sistem akan menampilkan error</w:t>
              </w:r>
            </w:ins>
          </w:p>
        </w:tc>
        <w:tc>
          <w:tcPr>
            <w:tcW w:w="0" w:type="auto"/>
            <w:vAlign w:val="center"/>
            <w:tcPrChange w:id="10329" w:author="muhammad fauzan" w:date="2022-08-04T17:17:00Z">
              <w:tcPr>
                <w:tcW w:w="1465" w:type="dxa"/>
              </w:tcPr>
            </w:tcPrChange>
          </w:tcPr>
          <w:p w:rsidR="00222167" w:rsidRDefault="008B3912">
            <w:pPr>
              <w:pStyle w:val="ListParagraph"/>
              <w:spacing w:line="240" w:lineRule="auto"/>
              <w:ind w:left="0"/>
              <w:jc w:val="center"/>
              <w:rPr>
                <w:ins w:id="10330" w:author="muhammad fauzan" w:date="2022-08-03T19:45:00Z"/>
              </w:rPr>
              <w:pPrChange w:id="10331" w:author="muhammad fauzan" w:date="2022-08-04T17:16:00Z">
                <w:pPr>
                  <w:pStyle w:val="ListParagraph"/>
                  <w:spacing w:line="240" w:lineRule="auto"/>
                  <w:ind w:left="0"/>
                </w:pPr>
              </w:pPrChange>
            </w:pPr>
            <w:ins w:id="10332" w:author="muhammad fauzan" w:date="2022-08-03T19:45:00Z">
              <w:r>
                <w:t>Sukses</w:t>
              </w:r>
            </w:ins>
          </w:p>
        </w:tc>
      </w:tr>
      <w:tr w:rsidR="00222167" w:rsidTr="00222167">
        <w:trPr>
          <w:ins w:id="10333" w:author="muhammad fauzan" w:date="2022-08-03T19:45:00Z"/>
        </w:trPr>
        <w:tc>
          <w:tcPr>
            <w:tcW w:w="0" w:type="auto"/>
            <w:vAlign w:val="center"/>
            <w:tcPrChange w:id="10334" w:author="muhammad fauzan" w:date="2022-08-04T17:17:00Z">
              <w:tcPr>
                <w:tcW w:w="541" w:type="dxa"/>
              </w:tcPr>
            </w:tcPrChange>
          </w:tcPr>
          <w:p w:rsidR="00222167" w:rsidRDefault="008B3912">
            <w:pPr>
              <w:pStyle w:val="ListParagraph"/>
              <w:spacing w:line="240" w:lineRule="auto"/>
              <w:ind w:left="0"/>
              <w:jc w:val="center"/>
              <w:rPr>
                <w:ins w:id="10335" w:author="muhammad fauzan" w:date="2022-08-03T19:45:00Z"/>
                <w:szCs w:val="24"/>
              </w:rPr>
            </w:pPr>
            <w:ins w:id="10336" w:author="muhammad fauzan" w:date="2022-08-03T19:45:00Z">
              <w:r>
                <w:rPr>
                  <w:szCs w:val="24"/>
                </w:rPr>
                <w:t>2</w:t>
              </w:r>
            </w:ins>
          </w:p>
        </w:tc>
        <w:tc>
          <w:tcPr>
            <w:tcW w:w="0" w:type="auto"/>
            <w:vAlign w:val="center"/>
            <w:tcPrChange w:id="10337" w:author="muhammad fauzan" w:date="2022-08-04T17:17:00Z">
              <w:tcPr>
                <w:tcW w:w="1850" w:type="dxa"/>
              </w:tcPr>
            </w:tcPrChange>
          </w:tcPr>
          <w:p w:rsidR="00222167" w:rsidRDefault="008B3912">
            <w:pPr>
              <w:pStyle w:val="ListParagraph"/>
              <w:spacing w:line="240" w:lineRule="auto"/>
              <w:ind w:left="0"/>
              <w:jc w:val="left"/>
              <w:rPr>
                <w:ins w:id="10338" w:author="muhammad fauzan" w:date="2022-08-03T19:45:00Z"/>
                <w:szCs w:val="24"/>
              </w:rPr>
              <w:pPrChange w:id="10339" w:author="muhammad fauzan" w:date="2022-08-04T17:17:00Z">
                <w:pPr>
                  <w:pStyle w:val="ListParagraph"/>
                  <w:spacing w:line="240" w:lineRule="auto"/>
                  <w:ind w:left="0"/>
                </w:pPr>
              </w:pPrChange>
            </w:pPr>
            <w:ins w:id="10340" w:author="muhammad fauzan" w:date="2022-08-03T19:45:00Z">
              <w:r>
                <w:rPr>
                  <w:szCs w:val="24"/>
                </w:rPr>
                <w:t>Ada form yang tidak diisi lalu menekan ubah</w:t>
              </w:r>
            </w:ins>
          </w:p>
        </w:tc>
        <w:tc>
          <w:tcPr>
            <w:tcW w:w="0" w:type="auto"/>
            <w:vAlign w:val="center"/>
            <w:tcPrChange w:id="10341" w:author="muhammad fauzan" w:date="2022-08-04T17:17:00Z">
              <w:tcPr>
                <w:tcW w:w="1913" w:type="dxa"/>
              </w:tcPr>
            </w:tcPrChange>
          </w:tcPr>
          <w:p w:rsidR="00222167" w:rsidRDefault="008B3912">
            <w:pPr>
              <w:pStyle w:val="ListParagraph"/>
              <w:spacing w:line="240" w:lineRule="auto"/>
              <w:ind w:left="0"/>
              <w:jc w:val="left"/>
              <w:rPr>
                <w:ins w:id="10342" w:author="muhammad fauzan" w:date="2022-08-03T19:45:00Z"/>
                <w:szCs w:val="24"/>
              </w:rPr>
              <w:pPrChange w:id="10343" w:author="muhammad fauzan" w:date="2022-08-04T17:17:00Z">
                <w:pPr>
                  <w:pStyle w:val="ListParagraph"/>
                  <w:spacing w:line="240" w:lineRule="auto"/>
                  <w:ind w:left="0"/>
                </w:pPr>
              </w:pPrChange>
            </w:pPr>
            <w:ins w:id="10344" w:author="muhammad fauzan" w:date="2022-08-03T19:45:00Z">
              <w:r>
                <w:rPr>
                  <w:szCs w:val="24"/>
                </w:rPr>
                <w:t>Ada form yang tidak diisi</w:t>
              </w:r>
            </w:ins>
          </w:p>
        </w:tc>
        <w:tc>
          <w:tcPr>
            <w:tcW w:w="0" w:type="auto"/>
            <w:vAlign w:val="center"/>
            <w:tcPrChange w:id="10345" w:author="muhammad fauzan" w:date="2022-08-04T17:17:00Z">
              <w:tcPr>
                <w:tcW w:w="1439" w:type="dxa"/>
              </w:tcPr>
            </w:tcPrChange>
          </w:tcPr>
          <w:p w:rsidR="00222167" w:rsidRDefault="008B3912">
            <w:pPr>
              <w:pStyle w:val="ListParagraph"/>
              <w:spacing w:line="240" w:lineRule="auto"/>
              <w:ind w:left="0"/>
              <w:jc w:val="left"/>
              <w:rPr>
                <w:ins w:id="10346" w:author="muhammad fauzan" w:date="2022-08-03T19:45:00Z"/>
                <w:szCs w:val="24"/>
              </w:rPr>
              <w:pPrChange w:id="10347" w:author="muhammad fauzan" w:date="2022-08-04T17:17:00Z">
                <w:pPr>
                  <w:pStyle w:val="ListParagraph"/>
                  <w:spacing w:line="240" w:lineRule="auto"/>
                  <w:ind w:left="0"/>
                </w:pPr>
              </w:pPrChange>
            </w:pPr>
            <w:ins w:id="10348" w:author="muhammad fauzan" w:date="2022-08-03T19:45:00Z">
              <w:r>
                <w:rPr>
                  <w:szCs w:val="24"/>
                </w:rPr>
                <w:t>Sistem akan menampilkan error</w:t>
              </w:r>
            </w:ins>
          </w:p>
        </w:tc>
        <w:tc>
          <w:tcPr>
            <w:tcW w:w="0" w:type="auto"/>
            <w:vAlign w:val="center"/>
            <w:tcPrChange w:id="10349" w:author="muhammad fauzan" w:date="2022-08-04T17:17:00Z">
              <w:tcPr>
                <w:tcW w:w="1465" w:type="dxa"/>
              </w:tcPr>
            </w:tcPrChange>
          </w:tcPr>
          <w:p w:rsidR="00222167" w:rsidRDefault="008B3912">
            <w:pPr>
              <w:pStyle w:val="ListParagraph"/>
              <w:spacing w:line="240" w:lineRule="auto"/>
              <w:ind w:left="0"/>
              <w:jc w:val="center"/>
              <w:rPr>
                <w:ins w:id="10350" w:author="muhammad fauzan" w:date="2022-08-03T19:45:00Z"/>
              </w:rPr>
              <w:pPrChange w:id="10351" w:author="muhammad fauzan" w:date="2022-08-04T17:16:00Z">
                <w:pPr>
                  <w:pStyle w:val="ListParagraph"/>
                  <w:spacing w:line="240" w:lineRule="auto"/>
                  <w:ind w:left="0"/>
                </w:pPr>
              </w:pPrChange>
            </w:pPr>
            <w:ins w:id="10352" w:author="muhammad fauzan" w:date="2022-08-03T19:45:00Z">
              <w:r>
                <w:t>sukses</w:t>
              </w:r>
            </w:ins>
          </w:p>
        </w:tc>
      </w:tr>
      <w:tr w:rsidR="00222167" w:rsidTr="00222167">
        <w:trPr>
          <w:ins w:id="10353" w:author="muhammad fauzan" w:date="2022-08-03T19:45:00Z"/>
        </w:trPr>
        <w:tc>
          <w:tcPr>
            <w:tcW w:w="0" w:type="auto"/>
            <w:vAlign w:val="center"/>
            <w:tcPrChange w:id="10354" w:author="muhammad fauzan" w:date="2022-08-04T17:17:00Z">
              <w:tcPr>
                <w:tcW w:w="541" w:type="dxa"/>
              </w:tcPr>
            </w:tcPrChange>
          </w:tcPr>
          <w:p w:rsidR="00222167" w:rsidRDefault="008B3912">
            <w:pPr>
              <w:pStyle w:val="ListParagraph"/>
              <w:spacing w:line="240" w:lineRule="auto"/>
              <w:ind w:left="0"/>
              <w:jc w:val="center"/>
              <w:rPr>
                <w:ins w:id="10355" w:author="muhammad fauzan" w:date="2022-08-03T19:45:00Z"/>
                <w:szCs w:val="24"/>
              </w:rPr>
            </w:pPr>
            <w:ins w:id="10356" w:author="muhammad fauzan" w:date="2022-08-03T19:45:00Z">
              <w:r>
                <w:rPr>
                  <w:szCs w:val="24"/>
                </w:rPr>
                <w:t>3</w:t>
              </w:r>
            </w:ins>
          </w:p>
        </w:tc>
        <w:tc>
          <w:tcPr>
            <w:tcW w:w="0" w:type="auto"/>
            <w:vAlign w:val="center"/>
            <w:tcPrChange w:id="10357" w:author="muhammad fauzan" w:date="2022-08-04T17:17:00Z">
              <w:tcPr>
                <w:tcW w:w="1850" w:type="dxa"/>
              </w:tcPr>
            </w:tcPrChange>
          </w:tcPr>
          <w:p w:rsidR="00222167" w:rsidRDefault="008B3912">
            <w:pPr>
              <w:pStyle w:val="ListParagraph"/>
              <w:spacing w:line="240" w:lineRule="auto"/>
              <w:ind w:left="0"/>
              <w:jc w:val="left"/>
              <w:rPr>
                <w:ins w:id="10358" w:author="muhammad fauzan" w:date="2022-08-03T19:45:00Z"/>
                <w:szCs w:val="24"/>
              </w:rPr>
              <w:pPrChange w:id="10359" w:author="muhammad fauzan" w:date="2022-08-04T17:17:00Z">
                <w:pPr>
                  <w:pStyle w:val="ListParagraph"/>
                  <w:spacing w:line="240" w:lineRule="auto"/>
                  <w:ind w:left="0"/>
                </w:pPr>
              </w:pPrChange>
            </w:pPr>
            <w:ins w:id="10360" w:author="muhammad fauzan" w:date="2022-08-03T19:45:00Z">
              <w:r>
                <w:rPr>
                  <w:szCs w:val="24"/>
                </w:rPr>
                <w:t>Memasukkan data semua dengan benar lalu menekan ubah</w:t>
              </w:r>
            </w:ins>
          </w:p>
        </w:tc>
        <w:tc>
          <w:tcPr>
            <w:tcW w:w="0" w:type="auto"/>
            <w:vAlign w:val="center"/>
            <w:tcPrChange w:id="10361" w:author="muhammad fauzan" w:date="2022-08-04T17:17:00Z">
              <w:tcPr>
                <w:tcW w:w="1913" w:type="dxa"/>
              </w:tcPr>
            </w:tcPrChange>
          </w:tcPr>
          <w:p w:rsidR="00222167" w:rsidRDefault="008B3912">
            <w:pPr>
              <w:pStyle w:val="ListParagraph"/>
              <w:spacing w:line="240" w:lineRule="auto"/>
              <w:ind w:left="0"/>
              <w:jc w:val="left"/>
              <w:rPr>
                <w:ins w:id="10362" w:author="muhammad fauzan" w:date="2022-08-03T19:45:00Z"/>
                <w:szCs w:val="24"/>
              </w:rPr>
              <w:pPrChange w:id="10363" w:author="muhammad fauzan" w:date="2022-08-04T17:17:00Z">
                <w:pPr>
                  <w:pStyle w:val="ListParagraph"/>
                  <w:spacing w:line="240" w:lineRule="auto"/>
                  <w:ind w:left="0"/>
                </w:pPr>
              </w:pPrChange>
            </w:pPr>
            <w:ins w:id="10364" w:author="muhammad fauzan" w:date="2022-08-03T19:45:00Z">
              <w:r>
                <w:rPr>
                  <w:szCs w:val="24"/>
                </w:rPr>
                <w:t>Memasukkan data semua</w:t>
              </w:r>
            </w:ins>
          </w:p>
        </w:tc>
        <w:tc>
          <w:tcPr>
            <w:tcW w:w="0" w:type="auto"/>
            <w:vAlign w:val="center"/>
            <w:tcPrChange w:id="10365" w:author="muhammad fauzan" w:date="2022-08-04T17:17:00Z">
              <w:tcPr>
                <w:tcW w:w="1439" w:type="dxa"/>
              </w:tcPr>
            </w:tcPrChange>
          </w:tcPr>
          <w:p w:rsidR="00222167" w:rsidRDefault="008B3912">
            <w:pPr>
              <w:pStyle w:val="ListParagraph"/>
              <w:spacing w:line="240" w:lineRule="auto"/>
              <w:ind w:left="0"/>
              <w:jc w:val="left"/>
              <w:rPr>
                <w:ins w:id="10366" w:author="muhammad fauzan" w:date="2022-08-03T19:45:00Z"/>
                <w:szCs w:val="24"/>
              </w:rPr>
              <w:pPrChange w:id="10367" w:author="muhammad fauzan" w:date="2022-08-04T17:17:00Z">
                <w:pPr>
                  <w:pStyle w:val="ListParagraph"/>
                  <w:spacing w:line="240" w:lineRule="auto"/>
                  <w:ind w:left="0"/>
                </w:pPr>
              </w:pPrChange>
            </w:pPr>
            <w:ins w:id="10368" w:author="muhammad fauzan" w:date="2022-08-03T19:45:00Z">
              <w:r>
                <w:rPr>
                  <w:szCs w:val="24"/>
                </w:rPr>
                <w:t>Sistem akan menampilkan data berhasil diubah</w:t>
              </w:r>
            </w:ins>
          </w:p>
        </w:tc>
        <w:tc>
          <w:tcPr>
            <w:tcW w:w="0" w:type="auto"/>
            <w:vAlign w:val="center"/>
            <w:tcPrChange w:id="10369" w:author="muhammad fauzan" w:date="2022-08-04T17:17:00Z">
              <w:tcPr>
                <w:tcW w:w="1465" w:type="dxa"/>
              </w:tcPr>
            </w:tcPrChange>
          </w:tcPr>
          <w:p w:rsidR="00222167" w:rsidRDefault="008B3912">
            <w:pPr>
              <w:pStyle w:val="ListParagraph"/>
              <w:spacing w:line="240" w:lineRule="auto"/>
              <w:ind w:left="0"/>
              <w:jc w:val="center"/>
              <w:rPr>
                <w:ins w:id="10370" w:author="muhammad fauzan" w:date="2022-08-03T19:45:00Z"/>
              </w:rPr>
              <w:pPrChange w:id="10371" w:author="muhammad fauzan" w:date="2022-08-04T17:16:00Z">
                <w:pPr>
                  <w:pStyle w:val="ListParagraph"/>
                  <w:spacing w:line="240" w:lineRule="auto"/>
                  <w:ind w:left="0"/>
                </w:pPr>
              </w:pPrChange>
            </w:pPr>
            <w:ins w:id="10372" w:author="muhammad fauzan" w:date="2022-08-03T19:45:00Z">
              <w:r>
                <w:t>sukses</w:t>
              </w:r>
            </w:ins>
          </w:p>
        </w:tc>
      </w:tr>
      <w:tr w:rsidR="00222167" w:rsidTr="00222167">
        <w:trPr>
          <w:ins w:id="10373" w:author="muhammad fauzan" w:date="2022-08-03T19:45:00Z"/>
        </w:trPr>
        <w:tc>
          <w:tcPr>
            <w:tcW w:w="0" w:type="auto"/>
            <w:vAlign w:val="center"/>
            <w:tcPrChange w:id="10374" w:author="muhammad fauzan" w:date="2022-08-04T17:17:00Z">
              <w:tcPr>
                <w:tcW w:w="541" w:type="dxa"/>
              </w:tcPr>
            </w:tcPrChange>
          </w:tcPr>
          <w:p w:rsidR="00222167" w:rsidRDefault="008B3912">
            <w:pPr>
              <w:pStyle w:val="ListParagraph"/>
              <w:spacing w:line="240" w:lineRule="auto"/>
              <w:ind w:left="0"/>
              <w:jc w:val="center"/>
              <w:rPr>
                <w:ins w:id="10375" w:author="muhammad fauzan" w:date="2022-08-03T19:45:00Z"/>
                <w:szCs w:val="24"/>
              </w:rPr>
            </w:pPr>
            <w:ins w:id="10376" w:author="muhammad fauzan" w:date="2022-08-03T19:45:00Z">
              <w:r>
                <w:rPr>
                  <w:szCs w:val="24"/>
                </w:rPr>
                <w:t>4</w:t>
              </w:r>
            </w:ins>
          </w:p>
        </w:tc>
        <w:tc>
          <w:tcPr>
            <w:tcW w:w="0" w:type="auto"/>
            <w:vAlign w:val="center"/>
            <w:tcPrChange w:id="10377" w:author="muhammad fauzan" w:date="2022-08-04T17:17:00Z">
              <w:tcPr>
                <w:tcW w:w="1850" w:type="dxa"/>
              </w:tcPr>
            </w:tcPrChange>
          </w:tcPr>
          <w:p w:rsidR="00222167" w:rsidRDefault="008B3912">
            <w:pPr>
              <w:pStyle w:val="ListParagraph"/>
              <w:spacing w:line="240" w:lineRule="auto"/>
              <w:ind w:left="0"/>
              <w:jc w:val="left"/>
              <w:rPr>
                <w:ins w:id="10378" w:author="muhammad fauzan" w:date="2022-08-03T19:45:00Z"/>
                <w:szCs w:val="24"/>
              </w:rPr>
              <w:pPrChange w:id="10379" w:author="muhammad fauzan" w:date="2022-08-04T17:17:00Z">
                <w:pPr>
                  <w:pStyle w:val="ListParagraph"/>
                  <w:spacing w:line="240" w:lineRule="auto"/>
                  <w:ind w:left="0"/>
                </w:pPr>
              </w:pPrChange>
            </w:pPr>
            <w:ins w:id="10380" w:author="muhammad fauzan" w:date="2022-08-03T19:45:00Z">
              <w:r>
                <w:rPr>
                  <w:szCs w:val="24"/>
                </w:rPr>
                <w:t xml:space="preserve">Menekan </w:t>
              </w:r>
            </w:ins>
            <w:ins w:id="10381" w:author="muhammad fauzan" w:date="2022-08-04T18:59:00Z">
              <w:r>
                <w:rPr>
                  <w:i/>
                  <w:szCs w:val="24"/>
                </w:rPr>
                <w:t>button</w:t>
              </w:r>
            </w:ins>
            <w:ins w:id="10382" w:author="muhammad fauzan" w:date="2022-08-03T19:45:00Z">
              <w:r>
                <w:rPr>
                  <w:szCs w:val="24"/>
                </w:rPr>
                <w:t xml:space="preserve"> kembali</w:t>
              </w:r>
            </w:ins>
          </w:p>
        </w:tc>
        <w:tc>
          <w:tcPr>
            <w:tcW w:w="0" w:type="auto"/>
            <w:vAlign w:val="center"/>
            <w:tcPrChange w:id="10383" w:author="muhammad fauzan" w:date="2022-08-04T17:17:00Z">
              <w:tcPr>
                <w:tcW w:w="1913" w:type="dxa"/>
              </w:tcPr>
            </w:tcPrChange>
          </w:tcPr>
          <w:p w:rsidR="00222167" w:rsidRDefault="008B3912">
            <w:pPr>
              <w:pStyle w:val="ListParagraph"/>
              <w:spacing w:line="240" w:lineRule="auto"/>
              <w:ind w:left="0"/>
              <w:jc w:val="left"/>
              <w:rPr>
                <w:ins w:id="10384" w:author="muhammad fauzan" w:date="2022-08-03T19:45:00Z"/>
                <w:szCs w:val="24"/>
              </w:rPr>
              <w:pPrChange w:id="10385" w:author="muhammad fauzan" w:date="2022-08-04T17:17:00Z">
                <w:pPr>
                  <w:pStyle w:val="ListParagraph"/>
                  <w:spacing w:line="240" w:lineRule="auto"/>
                  <w:ind w:left="0"/>
                </w:pPr>
              </w:pPrChange>
            </w:pPr>
            <w:ins w:id="10386" w:author="muhammad fauzan" w:date="2022-08-03T19:45:00Z">
              <w:r>
                <w:rPr>
                  <w:szCs w:val="24"/>
                </w:rPr>
                <w:t>kembali</w:t>
              </w:r>
            </w:ins>
          </w:p>
        </w:tc>
        <w:tc>
          <w:tcPr>
            <w:tcW w:w="0" w:type="auto"/>
            <w:vAlign w:val="center"/>
            <w:tcPrChange w:id="10387" w:author="muhammad fauzan" w:date="2022-08-04T17:17:00Z">
              <w:tcPr>
                <w:tcW w:w="1439" w:type="dxa"/>
              </w:tcPr>
            </w:tcPrChange>
          </w:tcPr>
          <w:p w:rsidR="00222167" w:rsidRDefault="008B3912">
            <w:pPr>
              <w:pStyle w:val="ListParagraph"/>
              <w:spacing w:line="240" w:lineRule="auto"/>
              <w:ind w:left="0"/>
              <w:jc w:val="left"/>
              <w:rPr>
                <w:ins w:id="10388" w:author="muhammad fauzan" w:date="2022-08-03T19:45:00Z"/>
                <w:szCs w:val="24"/>
              </w:rPr>
              <w:pPrChange w:id="10389" w:author="muhammad fauzan" w:date="2022-08-04T17:17:00Z">
                <w:pPr>
                  <w:pStyle w:val="ListParagraph"/>
                  <w:spacing w:line="240" w:lineRule="auto"/>
                  <w:ind w:left="0"/>
                </w:pPr>
              </w:pPrChange>
            </w:pPr>
            <w:ins w:id="10390" w:author="muhammad fauzan" w:date="2022-08-03T19:45:00Z">
              <w:r>
                <w:rPr>
                  <w:szCs w:val="24"/>
                </w:rPr>
                <w:t xml:space="preserve">Sistem akan menampilkan halaman data </w:t>
              </w:r>
              <w:r>
                <w:t>roti</w:t>
              </w:r>
            </w:ins>
          </w:p>
        </w:tc>
        <w:tc>
          <w:tcPr>
            <w:tcW w:w="0" w:type="auto"/>
            <w:vAlign w:val="center"/>
            <w:tcPrChange w:id="10391" w:author="muhammad fauzan" w:date="2022-08-04T17:17:00Z">
              <w:tcPr>
                <w:tcW w:w="1465" w:type="dxa"/>
              </w:tcPr>
            </w:tcPrChange>
          </w:tcPr>
          <w:p w:rsidR="00222167" w:rsidRDefault="008B3912">
            <w:pPr>
              <w:pStyle w:val="ListParagraph"/>
              <w:spacing w:line="240" w:lineRule="auto"/>
              <w:ind w:left="0"/>
              <w:jc w:val="center"/>
              <w:rPr>
                <w:ins w:id="10392" w:author="muhammad fauzan" w:date="2022-08-03T19:45:00Z"/>
              </w:rPr>
              <w:pPrChange w:id="10393" w:author="muhammad fauzan" w:date="2022-08-04T17:16:00Z">
                <w:pPr>
                  <w:pStyle w:val="ListParagraph"/>
                  <w:spacing w:line="240" w:lineRule="auto"/>
                  <w:ind w:left="0"/>
                </w:pPr>
              </w:pPrChange>
            </w:pPr>
            <w:ins w:id="10394" w:author="muhammad fauzan" w:date="2022-08-03T19:45:00Z">
              <w:r>
                <w:t>Sukses</w:t>
              </w:r>
            </w:ins>
          </w:p>
        </w:tc>
      </w:tr>
    </w:tbl>
    <w:p w:rsidR="00222167" w:rsidRDefault="008B3912">
      <w:pPr>
        <w:pStyle w:val="ListParagraph"/>
        <w:spacing w:line="240" w:lineRule="auto"/>
        <w:ind w:left="851"/>
        <w:jc w:val="center"/>
        <w:rPr>
          <w:del w:id="10395" w:author="muhammad fauzan" w:date="2022-08-07T18:03:00Z"/>
        </w:rPr>
        <w:pPrChange w:id="10396" w:author="muhammad fauzan" w:date="2022-08-04T17:17:00Z">
          <w:pPr>
            <w:pStyle w:val="ListParagraph"/>
            <w:ind w:left="851"/>
          </w:pPr>
        </w:pPrChange>
      </w:pPr>
      <w:del w:id="10397" w:author="muhammad fauzan" w:date="2022-08-04T17:17:00Z">
        <w:r>
          <w:delText>asaas</w:delText>
        </w:r>
      </w:del>
    </w:p>
    <w:p w:rsidR="00222167" w:rsidRDefault="00222167">
      <w:pPr>
        <w:pStyle w:val="ListParagraph"/>
        <w:spacing w:line="240" w:lineRule="auto"/>
        <w:ind w:left="851"/>
        <w:jc w:val="center"/>
        <w:rPr>
          <w:ins w:id="10398" w:author="muhammad fauzan" w:date="2022-08-05T02:59:00Z"/>
        </w:rPr>
        <w:pPrChange w:id="10399" w:author="muhammad fauzan" w:date="2022-08-07T18:03:00Z">
          <w:pPr>
            <w:pStyle w:val="ListParagraph"/>
            <w:numPr>
              <w:numId w:val="38"/>
            </w:numPr>
            <w:ind w:left="426" w:hanging="425"/>
          </w:pPr>
        </w:pPrChange>
      </w:pPr>
    </w:p>
    <w:p w:rsidR="00222167" w:rsidRDefault="008B3912">
      <w:pPr>
        <w:pStyle w:val="ListParagraph"/>
        <w:numPr>
          <w:ilvl w:val="0"/>
          <w:numId w:val="38"/>
        </w:numPr>
        <w:ind w:left="426" w:hanging="425"/>
        <w:pPrChange w:id="10400" w:author="muhammad fauzan" w:date="2022-08-04T17:20:00Z">
          <w:pPr>
            <w:pStyle w:val="ListParagraph"/>
            <w:numPr>
              <w:numId w:val="38"/>
            </w:numPr>
            <w:ind w:left="851" w:hanging="425"/>
          </w:pPr>
        </w:pPrChange>
      </w:pPr>
      <w:r>
        <w:t xml:space="preserve">Halaman </w:t>
      </w:r>
      <w:bookmarkStart w:id="10401" w:name="_Hlk110560920"/>
      <w:r>
        <w:t xml:space="preserve">data distribusi pada </w:t>
      </w:r>
      <w:del w:id="10402" w:author="muhammad fauzan" w:date="2022-08-04T20:21:00Z">
        <w:r>
          <w:delText>sales</w:delText>
        </w:r>
      </w:del>
      <w:ins w:id="10403" w:author="muhammad fauzan" w:date="2022-08-04T20:21:00Z">
        <w:r>
          <w:rPr>
            <w:i/>
          </w:rPr>
          <w:t>sales</w:t>
        </w:r>
      </w:ins>
      <w:bookmarkEnd w:id="10401"/>
      <w:r>
        <w:t xml:space="preserve"> </w:t>
      </w:r>
    </w:p>
    <w:p w:rsidR="00222167" w:rsidRDefault="008B3912">
      <w:pPr>
        <w:pStyle w:val="ListParagraph"/>
        <w:ind w:left="426"/>
        <w:rPr>
          <w:ins w:id="10404" w:author="muhammad fauzan" w:date="2022-08-05T03:00:00Z"/>
        </w:rPr>
      </w:pPr>
      <w:ins w:id="10405" w:author="muhammad fauzan" w:date="2022-08-03T19:46:00Z">
        <w:r>
          <w:t>Halaman data distribusi merupakan halaman yang diakses ketika memilih distribusi pada sidebar. Berikut pengujian pada halaman data distribusi</w:t>
        </w:r>
      </w:ins>
      <w:del w:id="10406" w:author="muhammad fauzan" w:date="2022-08-03T19:46: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r>
        <w:t>.</w:t>
      </w:r>
    </w:p>
    <w:p w:rsidR="00222167" w:rsidRDefault="008B3912">
      <w:pPr>
        <w:pStyle w:val="ListParagraph"/>
        <w:ind w:left="0"/>
        <w:jc w:val="center"/>
        <w:pPrChange w:id="10407" w:author="muhammad fauzan" w:date="2022-08-05T03:00:00Z">
          <w:pPr>
            <w:pStyle w:val="ListParagraph"/>
            <w:ind w:left="851"/>
          </w:pPr>
        </w:pPrChange>
      </w:pPr>
      <w:ins w:id="10408" w:author="muhammad fauzan" w:date="2022-08-05T03:00:00Z">
        <w:r>
          <w:t xml:space="preserve">Tabel 4. </w:t>
        </w:r>
        <w:r>
          <w:fldChar w:fldCharType="begin"/>
        </w:r>
        <w:r>
          <w:instrText xml:space="preserve"> SEQ Tabel_4. \* ARABIC </w:instrText>
        </w:r>
        <w:r>
          <w:fldChar w:fldCharType="separate"/>
        </w:r>
      </w:ins>
      <w:ins w:id="10409" w:author="muhammad fauzan" w:date="2022-08-10T01:43:00Z">
        <w:r>
          <w:t>18</w:t>
        </w:r>
      </w:ins>
      <w:ins w:id="10410" w:author="muhammad fauzan" w:date="2022-08-05T03:00:00Z">
        <w:r>
          <w:fldChar w:fldCharType="end"/>
        </w:r>
        <w:r>
          <w:t xml:space="preserve"> Tabel black box ubah </w:t>
        </w:r>
      </w:ins>
      <w:ins w:id="10411" w:author="muhammad fauzan" w:date="2022-08-05T03:01:00Z">
        <w:r>
          <w:t xml:space="preserve">data distribusi pada </w:t>
        </w:r>
        <w:r>
          <w:rPr>
            <w:i/>
          </w:rPr>
          <w:t>sales</w:t>
        </w:r>
      </w:ins>
    </w:p>
    <w:tbl>
      <w:tblPr>
        <w:tblStyle w:val="TableGrid"/>
        <w:tblW w:w="0" w:type="auto"/>
        <w:tblInd w:w="-5" w:type="dxa"/>
        <w:tblLook w:val="04A0" w:firstRow="1" w:lastRow="0" w:firstColumn="1" w:lastColumn="0" w:noHBand="0" w:noVBand="1"/>
        <w:tblPrChange w:id="10412" w:author="muhammad fauzan" w:date="2022-08-04T17:21:00Z">
          <w:tblPr>
            <w:tblStyle w:val="TableGrid"/>
            <w:tblW w:w="0" w:type="auto"/>
            <w:tblInd w:w="720" w:type="dxa"/>
            <w:tblLook w:val="04A0" w:firstRow="1" w:lastRow="0" w:firstColumn="1" w:lastColumn="0" w:noHBand="0" w:noVBand="1"/>
          </w:tblPr>
        </w:tblPrChange>
      </w:tblPr>
      <w:tblGrid>
        <w:gridCol w:w="563"/>
        <w:gridCol w:w="2053"/>
        <w:gridCol w:w="1870"/>
        <w:gridCol w:w="1937"/>
        <w:gridCol w:w="1510"/>
        <w:tblGridChange w:id="10413">
          <w:tblGrid>
            <w:gridCol w:w="563"/>
            <w:gridCol w:w="454"/>
            <w:gridCol w:w="1222"/>
            <w:gridCol w:w="36"/>
            <w:gridCol w:w="1220"/>
            <w:gridCol w:w="588"/>
            <w:gridCol w:w="935"/>
            <w:gridCol w:w="680"/>
            <w:gridCol w:w="572"/>
            <w:gridCol w:w="938"/>
          </w:tblGrid>
        </w:tblGridChange>
      </w:tblGrid>
      <w:tr w:rsidR="00222167" w:rsidTr="00222167">
        <w:trPr>
          <w:trHeight w:val="669"/>
          <w:trPrChange w:id="10414" w:author="muhammad fauzan" w:date="2022-08-04T17:21:00Z">
            <w:trPr>
              <w:gridAfter w:val="0"/>
              <w:trHeight w:val="1314"/>
            </w:trPr>
          </w:trPrChange>
        </w:trPr>
        <w:tc>
          <w:tcPr>
            <w:tcW w:w="0" w:type="auto"/>
            <w:vAlign w:val="center"/>
            <w:tcPrChange w:id="10415" w:author="muhammad fauzan" w:date="2022-08-04T17:21:00Z">
              <w:tcPr>
                <w:tcW w:w="1017" w:type="dxa"/>
                <w:gridSpan w:val="2"/>
                <w:vAlign w:val="center"/>
              </w:tcPr>
            </w:tcPrChange>
          </w:tcPr>
          <w:p w:rsidR="00222167" w:rsidRDefault="008B3912">
            <w:pPr>
              <w:pStyle w:val="ListParagraph"/>
              <w:spacing w:line="240" w:lineRule="auto"/>
              <w:ind w:left="0"/>
              <w:jc w:val="center"/>
            </w:pPr>
            <w:r>
              <w:rPr>
                <w:szCs w:val="24"/>
              </w:rPr>
              <w:t>NO</w:t>
            </w:r>
          </w:p>
        </w:tc>
        <w:tc>
          <w:tcPr>
            <w:tcW w:w="0" w:type="auto"/>
            <w:vAlign w:val="center"/>
            <w:tcPrChange w:id="10416" w:author="muhammad fauzan" w:date="2022-08-04T17:21:00Z">
              <w:tcPr>
                <w:tcW w:w="1222" w:type="dxa"/>
                <w:vAlign w:val="center"/>
              </w:tcPr>
            </w:tcPrChange>
          </w:tcPr>
          <w:p w:rsidR="00222167" w:rsidRDefault="008B3912">
            <w:pPr>
              <w:pStyle w:val="ListParagraph"/>
              <w:spacing w:line="240" w:lineRule="auto"/>
              <w:ind w:left="0"/>
              <w:jc w:val="center"/>
            </w:pPr>
            <w:r>
              <w:rPr>
                <w:szCs w:val="24"/>
              </w:rPr>
              <w:t>Pengujian</w:t>
            </w:r>
          </w:p>
        </w:tc>
        <w:tc>
          <w:tcPr>
            <w:tcW w:w="0" w:type="auto"/>
            <w:vAlign w:val="center"/>
            <w:tcPrChange w:id="10417" w:author="muhammad fauzan" w:date="2022-08-04T17:21:00Z">
              <w:tcPr>
                <w:tcW w:w="1256" w:type="dxa"/>
                <w:gridSpan w:val="2"/>
                <w:vAlign w:val="center"/>
              </w:tcPr>
            </w:tcPrChange>
          </w:tcPr>
          <w:p w:rsidR="00222167" w:rsidRDefault="008B3912">
            <w:pPr>
              <w:pStyle w:val="ListParagraph"/>
              <w:spacing w:line="240" w:lineRule="auto"/>
              <w:ind w:left="0"/>
              <w:jc w:val="center"/>
            </w:pPr>
            <w:r>
              <w:rPr>
                <w:szCs w:val="24"/>
              </w:rPr>
              <w:t>Fungsi Yang Diuji</w:t>
            </w:r>
          </w:p>
        </w:tc>
        <w:tc>
          <w:tcPr>
            <w:tcW w:w="0" w:type="auto"/>
            <w:vAlign w:val="center"/>
            <w:tcPrChange w:id="10418" w:author="muhammad fauzan" w:date="2022-08-04T17:21:00Z">
              <w:tcPr>
                <w:tcW w:w="1523" w:type="dxa"/>
                <w:gridSpan w:val="2"/>
                <w:vAlign w:val="center"/>
              </w:tcPr>
            </w:tcPrChange>
          </w:tcPr>
          <w:p w:rsidR="00222167" w:rsidRDefault="008B3912">
            <w:pPr>
              <w:pStyle w:val="ListParagraph"/>
              <w:spacing w:line="240" w:lineRule="auto"/>
              <w:ind w:left="0"/>
              <w:jc w:val="center"/>
            </w:pPr>
            <w:r>
              <w:rPr>
                <w:szCs w:val="24"/>
              </w:rPr>
              <w:t>Hasil Yang Diharapkan</w:t>
            </w:r>
          </w:p>
        </w:tc>
        <w:tc>
          <w:tcPr>
            <w:tcW w:w="0" w:type="auto"/>
            <w:vAlign w:val="center"/>
            <w:tcPrChange w:id="10419" w:author="muhammad fauzan" w:date="2022-08-04T17:21:00Z">
              <w:tcPr>
                <w:tcW w:w="1252" w:type="dxa"/>
                <w:gridSpan w:val="2"/>
                <w:vAlign w:val="center"/>
              </w:tcPr>
            </w:tcPrChange>
          </w:tcPr>
          <w:p w:rsidR="00222167" w:rsidRDefault="008B3912">
            <w:pPr>
              <w:pStyle w:val="ListParagraph"/>
              <w:spacing w:line="240" w:lineRule="auto"/>
              <w:ind w:left="0"/>
              <w:jc w:val="center"/>
            </w:pPr>
            <w:r>
              <w:rPr>
                <w:szCs w:val="24"/>
              </w:rPr>
              <w:t>Hasil</w:t>
            </w:r>
          </w:p>
        </w:tc>
      </w:tr>
      <w:tr w:rsidR="00222167" w:rsidTr="00222167">
        <w:tc>
          <w:tcPr>
            <w:tcW w:w="0" w:type="auto"/>
            <w:vAlign w:val="center"/>
            <w:tcPrChange w:id="10420" w:author="muhammad fauzan" w:date="2022-08-04T17:21:00Z">
              <w:tcPr>
                <w:tcW w:w="0" w:type="auto"/>
                <w:vAlign w:val="center"/>
              </w:tcPr>
            </w:tcPrChange>
          </w:tcPr>
          <w:p w:rsidR="00222167" w:rsidRDefault="008B3912">
            <w:pPr>
              <w:pStyle w:val="ListParagraph"/>
              <w:spacing w:line="240" w:lineRule="auto"/>
              <w:ind w:left="0"/>
              <w:jc w:val="center"/>
            </w:pPr>
            <w:r>
              <w:rPr>
                <w:szCs w:val="24"/>
              </w:rPr>
              <w:t>1</w:t>
            </w:r>
          </w:p>
        </w:tc>
        <w:tc>
          <w:tcPr>
            <w:tcW w:w="0" w:type="auto"/>
            <w:vAlign w:val="center"/>
            <w:tcPrChange w:id="10421" w:author="muhammad fauzan" w:date="2022-08-04T17:21:00Z">
              <w:tcPr>
                <w:tcW w:w="0" w:type="auto"/>
                <w:gridSpan w:val="3"/>
              </w:tcPr>
            </w:tcPrChange>
          </w:tcPr>
          <w:p w:rsidR="00222167" w:rsidRDefault="008B3912">
            <w:pPr>
              <w:pStyle w:val="ListParagraph"/>
              <w:spacing w:line="240" w:lineRule="auto"/>
              <w:ind w:left="0"/>
              <w:jc w:val="left"/>
              <w:pPrChange w:id="10422" w:author="muhammad fauzan" w:date="2022-08-04T17:19:00Z">
                <w:pPr>
                  <w:pStyle w:val="ListParagraph"/>
                  <w:spacing w:line="240" w:lineRule="auto"/>
                  <w:ind w:left="0"/>
                </w:pPr>
              </w:pPrChange>
            </w:pPr>
            <w:ins w:id="10423" w:author="muhammad fauzan" w:date="2022-08-03T19:48:00Z">
              <w:r>
                <w:rPr>
                  <w:szCs w:val="24"/>
                </w:rPr>
                <w:t>Memilih toko pada select toko</w:t>
              </w:r>
            </w:ins>
            <w:del w:id="10424" w:author="muhammad fauzan" w:date="2022-08-03T19:46:00Z">
              <w:r>
                <w:rPr>
                  <w:szCs w:val="24"/>
                </w:rPr>
                <w:delText>Username dan password kosong kemudian menekan button login</w:delText>
              </w:r>
            </w:del>
          </w:p>
        </w:tc>
        <w:tc>
          <w:tcPr>
            <w:tcW w:w="0" w:type="auto"/>
            <w:vAlign w:val="center"/>
            <w:tcPrChange w:id="10425" w:author="muhammad fauzan" w:date="2022-08-04T17:21:00Z">
              <w:tcPr>
                <w:tcW w:w="0" w:type="auto"/>
                <w:gridSpan w:val="2"/>
              </w:tcPr>
            </w:tcPrChange>
          </w:tcPr>
          <w:p w:rsidR="00222167" w:rsidRDefault="008B3912">
            <w:pPr>
              <w:pStyle w:val="ListParagraph"/>
              <w:spacing w:line="240" w:lineRule="auto"/>
              <w:ind w:left="0"/>
              <w:jc w:val="left"/>
              <w:rPr>
                <w:del w:id="10426" w:author="muhammad fauzan" w:date="2022-08-03T19:48:00Z"/>
                <w:szCs w:val="24"/>
              </w:rPr>
              <w:pPrChange w:id="10427" w:author="muhammad fauzan" w:date="2022-08-04T17:19:00Z">
                <w:pPr>
                  <w:pStyle w:val="ListParagraph"/>
                  <w:spacing w:line="240" w:lineRule="auto"/>
                  <w:ind w:left="0"/>
                </w:pPr>
              </w:pPrChange>
            </w:pPr>
            <w:ins w:id="10428" w:author="muhammad fauzan" w:date="2022-08-03T19:48:00Z">
              <w:r>
                <w:rPr>
                  <w:szCs w:val="24"/>
                </w:rPr>
                <w:t>Select toko</w:t>
              </w:r>
            </w:ins>
            <w:del w:id="10429" w:author="muhammad fauzan" w:date="2022-08-03T19:48:00Z">
              <w:r>
                <w:rPr>
                  <w:szCs w:val="24"/>
                </w:rPr>
                <w:delText>Username: (kosong)</w:delText>
              </w:r>
            </w:del>
          </w:p>
          <w:p w:rsidR="00222167" w:rsidRDefault="008B3912">
            <w:pPr>
              <w:pStyle w:val="ListParagraph"/>
              <w:spacing w:line="240" w:lineRule="auto"/>
              <w:ind w:left="0"/>
              <w:jc w:val="left"/>
              <w:pPrChange w:id="10430" w:author="muhammad fauzan" w:date="2022-08-04T17:19:00Z">
                <w:pPr>
                  <w:pStyle w:val="ListParagraph"/>
                  <w:spacing w:line="240" w:lineRule="auto"/>
                  <w:ind w:left="0"/>
                </w:pPr>
              </w:pPrChange>
            </w:pPr>
            <w:del w:id="10431" w:author="muhammad fauzan" w:date="2022-08-03T19:48:00Z">
              <w:r>
                <w:rPr>
                  <w:szCs w:val="24"/>
                </w:rPr>
                <w:delText>Password: (kosong)</w:delText>
              </w:r>
            </w:del>
          </w:p>
        </w:tc>
        <w:tc>
          <w:tcPr>
            <w:tcW w:w="0" w:type="auto"/>
            <w:vAlign w:val="center"/>
            <w:tcPrChange w:id="10432" w:author="muhammad fauzan" w:date="2022-08-04T17:21:00Z">
              <w:tcPr>
                <w:tcW w:w="0" w:type="auto"/>
                <w:gridSpan w:val="2"/>
              </w:tcPr>
            </w:tcPrChange>
          </w:tcPr>
          <w:p w:rsidR="00222167" w:rsidRDefault="008B3912">
            <w:pPr>
              <w:pStyle w:val="ListParagraph"/>
              <w:spacing w:line="240" w:lineRule="auto"/>
              <w:ind w:left="0"/>
              <w:jc w:val="left"/>
              <w:pPrChange w:id="10433" w:author="muhammad fauzan" w:date="2022-08-04T17:19:00Z">
                <w:pPr>
                  <w:pStyle w:val="ListParagraph"/>
                  <w:spacing w:line="240" w:lineRule="auto"/>
                  <w:ind w:left="0"/>
                </w:pPr>
              </w:pPrChange>
            </w:pPr>
            <w:ins w:id="10434" w:author="muhammad fauzan" w:date="2022-08-03T19:48:00Z">
              <w:r>
                <w:rPr>
                  <w:szCs w:val="24"/>
                </w:rPr>
                <w:t>Sistem akan menampilkan halaman distribusi sesuai dengan toko yang dipilih</w:t>
              </w:r>
            </w:ins>
            <w:del w:id="10435" w:author="muhammad fauzan" w:date="2022-08-03T19:48:00Z">
              <w:r>
                <w:rPr>
                  <w:szCs w:val="24"/>
                </w:rPr>
                <w:delText>Sistem akan menampilkan error</w:delText>
              </w:r>
            </w:del>
          </w:p>
        </w:tc>
        <w:tc>
          <w:tcPr>
            <w:tcW w:w="0" w:type="auto"/>
            <w:vAlign w:val="center"/>
            <w:tcPrChange w:id="10436" w:author="muhammad fauzan" w:date="2022-08-04T17:21:00Z">
              <w:tcPr>
                <w:tcW w:w="0" w:type="auto"/>
                <w:gridSpan w:val="2"/>
              </w:tcPr>
            </w:tcPrChange>
          </w:tcPr>
          <w:p w:rsidR="00222167" w:rsidRDefault="008B3912">
            <w:pPr>
              <w:pStyle w:val="ListParagraph"/>
              <w:spacing w:line="240" w:lineRule="auto"/>
              <w:ind w:left="0"/>
              <w:jc w:val="center"/>
              <w:pPrChange w:id="10437" w:author="muhammad fauzan" w:date="2022-08-04T17:19:00Z">
                <w:pPr>
                  <w:pStyle w:val="ListParagraph"/>
                  <w:spacing w:line="240" w:lineRule="auto"/>
                  <w:ind w:left="0"/>
                </w:pPr>
              </w:pPrChange>
            </w:pPr>
            <w:ins w:id="10438" w:author="muhammad fauzan" w:date="2022-08-03T19:48:00Z">
              <w:r>
                <w:t>sukses</w:t>
              </w:r>
            </w:ins>
            <w:del w:id="10439" w:author="muhammad fauzan" w:date="2022-08-03T19:48:00Z">
              <w:r>
                <w:delText>Sukses</w:delText>
              </w:r>
            </w:del>
          </w:p>
        </w:tc>
      </w:tr>
      <w:tr w:rsidR="00222167" w:rsidTr="00222167">
        <w:trPr>
          <w:trPrChange w:id="10440" w:author="muhammad fauzan" w:date="2022-08-04T17:21:00Z">
            <w:trPr>
              <w:gridAfter w:val="0"/>
            </w:trPr>
          </w:trPrChange>
        </w:trPr>
        <w:tc>
          <w:tcPr>
            <w:tcW w:w="0" w:type="auto"/>
            <w:vAlign w:val="center"/>
            <w:tcPrChange w:id="10441" w:author="muhammad fauzan" w:date="2022-08-04T17:21:00Z">
              <w:tcPr>
                <w:tcW w:w="1017" w:type="dxa"/>
                <w:gridSpan w:val="2"/>
                <w:vAlign w:val="center"/>
              </w:tcPr>
            </w:tcPrChange>
          </w:tcPr>
          <w:p w:rsidR="00222167" w:rsidRDefault="008B3912">
            <w:pPr>
              <w:pStyle w:val="ListParagraph"/>
              <w:spacing w:line="240" w:lineRule="auto"/>
              <w:ind w:left="0"/>
              <w:jc w:val="center"/>
              <w:rPr>
                <w:szCs w:val="24"/>
              </w:rPr>
            </w:pPr>
            <w:r>
              <w:rPr>
                <w:szCs w:val="24"/>
              </w:rPr>
              <w:t>2</w:t>
            </w:r>
          </w:p>
        </w:tc>
        <w:tc>
          <w:tcPr>
            <w:tcW w:w="0" w:type="auto"/>
            <w:vAlign w:val="center"/>
            <w:tcPrChange w:id="10442" w:author="muhammad fauzan" w:date="2022-08-04T17:21:00Z">
              <w:tcPr>
                <w:tcW w:w="1222" w:type="dxa"/>
              </w:tcPr>
            </w:tcPrChange>
          </w:tcPr>
          <w:p w:rsidR="00222167" w:rsidRDefault="008B3912">
            <w:pPr>
              <w:pStyle w:val="ListParagraph"/>
              <w:spacing w:line="240" w:lineRule="auto"/>
              <w:ind w:left="0"/>
              <w:jc w:val="left"/>
              <w:rPr>
                <w:szCs w:val="24"/>
              </w:rPr>
              <w:pPrChange w:id="10443" w:author="muhammad fauzan" w:date="2022-08-04T17:19:00Z">
                <w:pPr>
                  <w:pStyle w:val="ListParagraph"/>
                  <w:spacing w:line="240" w:lineRule="auto"/>
                  <w:ind w:left="0"/>
                </w:pPr>
              </w:pPrChange>
            </w:pPr>
            <w:del w:id="10444" w:author="muhammad fauzan" w:date="2022-08-03T19:49:00Z">
              <w:r>
                <w:rPr>
                  <w:szCs w:val="24"/>
                </w:rPr>
                <w:delText>Username berisi dan password kosong kemudian menekan button login</w:delText>
              </w:r>
            </w:del>
            <w:ins w:id="10445" w:author="muhammad fauzan" w:date="2022-08-03T19:49:00Z">
              <w:r>
                <w:rPr>
                  <w:szCs w:val="24"/>
                </w:rPr>
                <w:t xml:space="preserve">menekan </w:t>
              </w:r>
            </w:ins>
            <w:ins w:id="10446" w:author="muhammad fauzan" w:date="2022-08-04T18:59:00Z">
              <w:r>
                <w:rPr>
                  <w:i/>
                  <w:szCs w:val="24"/>
                </w:rPr>
                <w:t>button</w:t>
              </w:r>
            </w:ins>
            <w:ins w:id="10447" w:author="muhammad fauzan" w:date="2022-08-03T19:49:00Z">
              <w:r>
                <w:rPr>
                  <w:szCs w:val="24"/>
                </w:rPr>
                <w:t xml:space="preserve"> ganti </w:t>
              </w:r>
            </w:ins>
            <w:ins w:id="10448" w:author="muhammad fauzan" w:date="2022-08-04T20:10:00Z">
              <w:r>
                <w:rPr>
                  <w:i/>
                  <w:szCs w:val="24"/>
                </w:rPr>
                <w:t>password</w:t>
              </w:r>
            </w:ins>
            <w:ins w:id="10449" w:author="muhammad fauzan" w:date="2022-08-03T19:49:00Z">
              <w:r>
                <w:rPr>
                  <w:szCs w:val="24"/>
                </w:rPr>
                <w:t xml:space="preserve"> pada navbar</w:t>
              </w:r>
            </w:ins>
          </w:p>
        </w:tc>
        <w:tc>
          <w:tcPr>
            <w:tcW w:w="0" w:type="auto"/>
            <w:vAlign w:val="center"/>
            <w:tcPrChange w:id="10450" w:author="muhammad fauzan" w:date="2022-08-04T17:21:00Z">
              <w:tcPr>
                <w:tcW w:w="1256" w:type="dxa"/>
                <w:gridSpan w:val="2"/>
              </w:tcPr>
            </w:tcPrChange>
          </w:tcPr>
          <w:p w:rsidR="00222167" w:rsidRDefault="008B3912">
            <w:pPr>
              <w:pStyle w:val="ListParagraph"/>
              <w:spacing w:line="240" w:lineRule="auto"/>
              <w:ind w:left="0"/>
              <w:jc w:val="left"/>
              <w:rPr>
                <w:del w:id="10451" w:author="muhammad fauzan" w:date="2022-08-03T19:49:00Z"/>
                <w:szCs w:val="24"/>
              </w:rPr>
              <w:pPrChange w:id="10452" w:author="muhammad fauzan" w:date="2022-08-04T17:19:00Z">
                <w:pPr>
                  <w:pStyle w:val="ListParagraph"/>
                  <w:spacing w:line="240" w:lineRule="auto"/>
                  <w:ind w:left="0"/>
                </w:pPr>
              </w:pPrChange>
            </w:pPr>
            <w:del w:id="10453" w:author="muhammad fauzan" w:date="2022-08-03T19:49:00Z">
              <w:r>
                <w:rPr>
                  <w:szCs w:val="24"/>
                </w:rPr>
                <w:delText>Username: Fauzan</w:delText>
              </w:r>
            </w:del>
          </w:p>
          <w:p w:rsidR="00222167" w:rsidRDefault="008B3912">
            <w:pPr>
              <w:pStyle w:val="ListParagraph"/>
              <w:spacing w:line="240" w:lineRule="auto"/>
              <w:ind w:left="0"/>
              <w:jc w:val="left"/>
              <w:rPr>
                <w:szCs w:val="24"/>
              </w:rPr>
              <w:pPrChange w:id="10454" w:author="muhammad fauzan" w:date="2022-08-04T17:19:00Z">
                <w:pPr>
                  <w:pStyle w:val="ListParagraph"/>
                  <w:spacing w:line="240" w:lineRule="auto"/>
                  <w:ind w:left="0"/>
                </w:pPr>
              </w:pPrChange>
            </w:pPr>
            <w:del w:id="10455" w:author="muhammad fauzan" w:date="2022-08-03T19:49:00Z">
              <w:r>
                <w:rPr>
                  <w:szCs w:val="24"/>
                </w:rPr>
                <w:delText>Password: (kosong)</w:delText>
              </w:r>
            </w:del>
            <w:ins w:id="10456" w:author="muhammad fauzan" w:date="2022-08-03T19:49:00Z">
              <w:r>
                <w:rPr>
                  <w:szCs w:val="24"/>
                </w:rPr>
                <w:t xml:space="preserve">ganti </w:t>
              </w:r>
            </w:ins>
            <w:ins w:id="10457" w:author="muhammad fauzan" w:date="2022-08-04T20:10:00Z">
              <w:r>
                <w:rPr>
                  <w:i/>
                  <w:szCs w:val="24"/>
                </w:rPr>
                <w:t>password</w:t>
              </w:r>
            </w:ins>
          </w:p>
        </w:tc>
        <w:tc>
          <w:tcPr>
            <w:tcW w:w="0" w:type="auto"/>
            <w:vAlign w:val="center"/>
            <w:tcPrChange w:id="10458" w:author="muhammad fauzan" w:date="2022-08-04T17:21:00Z">
              <w:tcPr>
                <w:tcW w:w="1523" w:type="dxa"/>
                <w:gridSpan w:val="2"/>
              </w:tcPr>
            </w:tcPrChange>
          </w:tcPr>
          <w:p w:rsidR="00222167" w:rsidRDefault="008B3912">
            <w:pPr>
              <w:pStyle w:val="ListParagraph"/>
              <w:spacing w:line="240" w:lineRule="auto"/>
              <w:ind w:left="0"/>
              <w:jc w:val="left"/>
              <w:rPr>
                <w:szCs w:val="24"/>
              </w:rPr>
              <w:pPrChange w:id="10459" w:author="muhammad fauzan" w:date="2022-08-04T17:19:00Z">
                <w:pPr>
                  <w:pStyle w:val="ListParagraph"/>
                  <w:spacing w:line="240" w:lineRule="auto"/>
                  <w:ind w:left="0"/>
                </w:pPr>
              </w:pPrChange>
            </w:pPr>
            <w:r>
              <w:rPr>
                <w:szCs w:val="24"/>
              </w:rPr>
              <w:t xml:space="preserve">Sistem akan menampilkan </w:t>
            </w:r>
            <w:del w:id="10460" w:author="muhammad fauzan" w:date="2022-08-03T19:49:00Z">
              <w:r>
                <w:rPr>
                  <w:szCs w:val="24"/>
                </w:rPr>
                <w:delText>error</w:delText>
              </w:r>
            </w:del>
            <w:ins w:id="10461" w:author="muhammad fauzan" w:date="2022-08-03T19:49:00Z">
              <w:r>
                <w:rPr>
                  <w:szCs w:val="24"/>
                </w:rPr>
                <w:t xml:space="preserve">halaman ganti </w:t>
              </w:r>
            </w:ins>
            <w:ins w:id="10462" w:author="muhammad fauzan" w:date="2022-08-04T20:10:00Z">
              <w:r>
                <w:rPr>
                  <w:i/>
                  <w:szCs w:val="24"/>
                </w:rPr>
                <w:t>password</w:t>
              </w:r>
            </w:ins>
          </w:p>
        </w:tc>
        <w:tc>
          <w:tcPr>
            <w:tcW w:w="0" w:type="auto"/>
            <w:vAlign w:val="center"/>
            <w:tcPrChange w:id="10463" w:author="muhammad fauzan" w:date="2022-08-04T17:21:00Z">
              <w:tcPr>
                <w:tcW w:w="1252" w:type="dxa"/>
                <w:gridSpan w:val="2"/>
                <w:vAlign w:val="center"/>
              </w:tcPr>
            </w:tcPrChange>
          </w:tcPr>
          <w:p w:rsidR="00222167" w:rsidRDefault="008B3912">
            <w:pPr>
              <w:pStyle w:val="ListParagraph"/>
              <w:spacing w:line="240" w:lineRule="auto"/>
              <w:ind w:left="0"/>
              <w:jc w:val="center"/>
              <w:pPrChange w:id="10464" w:author="muhammad fauzan" w:date="2022-08-04T17:19:00Z">
                <w:pPr>
                  <w:pStyle w:val="ListParagraph"/>
                  <w:spacing w:line="240" w:lineRule="auto"/>
                  <w:ind w:left="0"/>
                </w:pPr>
              </w:pPrChange>
            </w:pPr>
            <w:r>
              <w:t>sukses</w:t>
            </w:r>
          </w:p>
        </w:tc>
      </w:tr>
      <w:tr w:rsidR="00222167" w:rsidTr="00222167">
        <w:trPr>
          <w:trPrChange w:id="10465" w:author="muhammad fauzan" w:date="2022-08-04T17:21:00Z">
            <w:trPr>
              <w:gridAfter w:val="0"/>
            </w:trPr>
          </w:trPrChange>
        </w:trPr>
        <w:tc>
          <w:tcPr>
            <w:tcW w:w="0" w:type="auto"/>
            <w:vAlign w:val="center"/>
            <w:tcPrChange w:id="10466" w:author="muhammad fauzan" w:date="2022-08-04T17:21:00Z">
              <w:tcPr>
                <w:tcW w:w="1017" w:type="dxa"/>
                <w:gridSpan w:val="2"/>
                <w:vAlign w:val="center"/>
              </w:tcPr>
            </w:tcPrChange>
          </w:tcPr>
          <w:p w:rsidR="00222167" w:rsidRDefault="008B3912">
            <w:pPr>
              <w:pStyle w:val="ListParagraph"/>
              <w:spacing w:line="240" w:lineRule="auto"/>
              <w:ind w:left="0"/>
              <w:jc w:val="center"/>
              <w:rPr>
                <w:szCs w:val="24"/>
              </w:rPr>
            </w:pPr>
            <w:r>
              <w:rPr>
                <w:szCs w:val="24"/>
              </w:rPr>
              <w:t>3</w:t>
            </w:r>
          </w:p>
        </w:tc>
        <w:tc>
          <w:tcPr>
            <w:tcW w:w="0" w:type="auto"/>
            <w:vAlign w:val="center"/>
            <w:tcPrChange w:id="10467" w:author="muhammad fauzan" w:date="2022-08-04T17:21:00Z">
              <w:tcPr>
                <w:tcW w:w="1222" w:type="dxa"/>
              </w:tcPr>
            </w:tcPrChange>
          </w:tcPr>
          <w:p w:rsidR="00222167" w:rsidRDefault="008B3912">
            <w:pPr>
              <w:pStyle w:val="ListParagraph"/>
              <w:spacing w:line="240" w:lineRule="auto"/>
              <w:ind w:left="0"/>
              <w:jc w:val="left"/>
              <w:rPr>
                <w:szCs w:val="24"/>
              </w:rPr>
              <w:pPrChange w:id="10468" w:author="muhammad fauzan" w:date="2022-08-04T17:19:00Z">
                <w:pPr>
                  <w:pStyle w:val="ListParagraph"/>
                  <w:spacing w:line="240" w:lineRule="auto"/>
                  <w:ind w:left="0"/>
                </w:pPr>
              </w:pPrChange>
            </w:pPr>
            <w:del w:id="10469" w:author="muhammad fauzan" w:date="2022-08-03T19:49:00Z">
              <w:r>
                <w:rPr>
                  <w:szCs w:val="24"/>
                </w:rPr>
                <w:delText>Username kosong dan password berisi kemudian menekan button login</w:delText>
              </w:r>
            </w:del>
            <w:ins w:id="10470" w:author="muhammad fauzan" w:date="2022-08-03T19:49:00Z">
              <w:r>
                <w:rPr>
                  <w:szCs w:val="24"/>
                </w:rPr>
                <w:t>menekan</w:t>
              </w:r>
            </w:ins>
            <w:ins w:id="10471" w:author="muhammad fauzan" w:date="2022-08-03T19:50:00Z">
              <w:r>
                <w:rPr>
                  <w:szCs w:val="24"/>
                </w:rPr>
                <w:t xml:space="preserve"> </w:t>
              </w:r>
            </w:ins>
            <w:ins w:id="10472" w:author="muhammad fauzan" w:date="2022-08-04T18:59:00Z">
              <w:r>
                <w:rPr>
                  <w:i/>
                  <w:szCs w:val="24"/>
                </w:rPr>
                <w:t>button</w:t>
              </w:r>
            </w:ins>
            <w:ins w:id="10473" w:author="muhammad fauzan" w:date="2022-08-03T19:50:00Z">
              <w:r>
                <w:rPr>
                  <w:szCs w:val="24"/>
                </w:rPr>
                <w:t xml:space="preserve"> logout</w:t>
              </w:r>
            </w:ins>
          </w:p>
        </w:tc>
        <w:tc>
          <w:tcPr>
            <w:tcW w:w="0" w:type="auto"/>
            <w:vAlign w:val="center"/>
            <w:tcPrChange w:id="10474" w:author="muhammad fauzan" w:date="2022-08-04T17:21:00Z">
              <w:tcPr>
                <w:tcW w:w="1256" w:type="dxa"/>
                <w:gridSpan w:val="2"/>
              </w:tcPr>
            </w:tcPrChange>
          </w:tcPr>
          <w:p w:rsidR="00222167" w:rsidRDefault="008B3912">
            <w:pPr>
              <w:pStyle w:val="ListParagraph"/>
              <w:spacing w:line="240" w:lineRule="auto"/>
              <w:ind w:left="0"/>
              <w:jc w:val="left"/>
              <w:rPr>
                <w:del w:id="10475" w:author="muhammad fauzan" w:date="2022-08-03T19:50:00Z"/>
                <w:szCs w:val="24"/>
              </w:rPr>
              <w:pPrChange w:id="10476" w:author="muhammad fauzan" w:date="2022-08-04T17:19:00Z">
                <w:pPr>
                  <w:pStyle w:val="ListParagraph"/>
                  <w:spacing w:line="240" w:lineRule="auto"/>
                  <w:ind w:left="0"/>
                </w:pPr>
              </w:pPrChange>
            </w:pPr>
            <w:del w:id="10477" w:author="muhammad fauzan" w:date="2022-08-03T19:50:00Z">
              <w:r>
                <w:rPr>
                  <w:szCs w:val="24"/>
                </w:rPr>
                <w:delText>Username: (kosong)</w:delText>
              </w:r>
            </w:del>
          </w:p>
          <w:p w:rsidR="00222167" w:rsidRDefault="008B3912">
            <w:pPr>
              <w:pStyle w:val="ListParagraph"/>
              <w:spacing w:line="240" w:lineRule="auto"/>
              <w:ind w:left="0"/>
              <w:jc w:val="left"/>
              <w:rPr>
                <w:szCs w:val="24"/>
              </w:rPr>
              <w:pPrChange w:id="10478" w:author="muhammad fauzan" w:date="2022-08-04T17:19:00Z">
                <w:pPr>
                  <w:pStyle w:val="ListParagraph"/>
                  <w:spacing w:line="240" w:lineRule="auto"/>
                  <w:ind w:left="0"/>
                </w:pPr>
              </w:pPrChange>
            </w:pPr>
            <w:del w:id="10479" w:author="muhammad fauzan" w:date="2022-08-03T19:50:00Z">
              <w:r>
                <w:rPr>
                  <w:szCs w:val="24"/>
                </w:rPr>
                <w:delText>Password: 12345678</w:delText>
              </w:r>
            </w:del>
            <w:ins w:id="10480" w:author="muhammad fauzan" w:date="2022-08-03T19:50:00Z">
              <w:r>
                <w:rPr>
                  <w:szCs w:val="24"/>
                </w:rPr>
                <w:t>logout</w:t>
              </w:r>
            </w:ins>
          </w:p>
        </w:tc>
        <w:tc>
          <w:tcPr>
            <w:tcW w:w="0" w:type="auto"/>
            <w:vAlign w:val="center"/>
            <w:tcPrChange w:id="10481" w:author="muhammad fauzan" w:date="2022-08-04T17:21:00Z">
              <w:tcPr>
                <w:tcW w:w="1523" w:type="dxa"/>
                <w:gridSpan w:val="2"/>
              </w:tcPr>
            </w:tcPrChange>
          </w:tcPr>
          <w:p w:rsidR="00222167" w:rsidRDefault="008B3912">
            <w:pPr>
              <w:pStyle w:val="ListParagraph"/>
              <w:spacing w:line="240" w:lineRule="auto"/>
              <w:ind w:left="0"/>
              <w:jc w:val="left"/>
              <w:rPr>
                <w:szCs w:val="24"/>
              </w:rPr>
              <w:pPrChange w:id="10482" w:author="muhammad fauzan" w:date="2022-08-04T17:19:00Z">
                <w:pPr>
                  <w:pStyle w:val="ListParagraph"/>
                  <w:spacing w:line="240" w:lineRule="auto"/>
                  <w:ind w:left="0"/>
                </w:pPr>
              </w:pPrChange>
            </w:pPr>
            <w:r>
              <w:rPr>
                <w:szCs w:val="24"/>
              </w:rPr>
              <w:t xml:space="preserve">Sistem akan menampilkan </w:t>
            </w:r>
            <w:del w:id="10483" w:author="muhammad fauzan" w:date="2022-08-03T19:50:00Z">
              <w:r>
                <w:rPr>
                  <w:szCs w:val="24"/>
                </w:rPr>
                <w:delText>error</w:delText>
              </w:r>
            </w:del>
            <w:ins w:id="10484" w:author="muhammad fauzan" w:date="2022-08-03T19:50:00Z">
              <w:r>
                <w:rPr>
                  <w:szCs w:val="24"/>
                </w:rPr>
                <w:t xml:space="preserve">halaman </w:t>
              </w:r>
            </w:ins>
            <w:ins w:id="10485" w:author="muhammad fauzan" w:date="2022-08-04T18:36:00Z">
              <w:r>
                <w:rPr>
                  <w:i/>
                  <w:szCs w:val="24"/>
                </w:rPr>
                <w:t>login</w:t>
              </w:r>
            </w:ins>
          </w:p>
        </w:tc>
        <w:tc>
          <w:tcPr>
            <w:tcW w:w="0" w:type="auto"/>
            <w:vAlign w:val="center"/>
            <w:tcPrChange w:id="10486" w:author="muhammad fauzan" w:date="2022-08-04T17:21:00Z">
              <w:tcPr>
                <w:tcW w:w="1252" w:type="dxa"/>
                <w:gridSpan w:val="2"/>
                <w:vAlign w:val="center"/>
              </w:tcPr>
            </w:tcPrChange>
          </w:tcPr>
          <w:p w:rsidR="00222167" w:rsidRDefault="008B3912">
            <w:pPr>
              <w:pStyle w:val="ListParagraph"/>
              <w:spacing w:line="240" w:lineRule="auto"/>
              <w:ind w:left="0"/>
              <w:jc w:val="center"/>
              <w:pPrChange w:id="10487" w:author="muhammad fauzan" w:date="2022-08-04T17:19:00Z">
                <w:pPr>
                  <w:pStyle w:val="ListParagraph"/>
                  <w:spacing w:line="240" w:lineRule="auto"/>
                  <w:ind w:left="0"/>
                </w:pPr>
              </w:pPrChange>
            </w:pPr>
            <w:r>
              <w:t>sukses</w:t>
            </w:r>
          </w:p>
        </w:tc>
      </w:tr>
    </w:tbl>
    <w:p w:rsidR="00222167" w:rsidRDefault="00222167">
      <w:pPr>
        <w:pStyle w:val="ListParagraph"/>
        <w:ind w:left="0"/>
        <w:jc w:val="center"/>
        <w:rPr>
          <w:ins w:id="10488" w:author="fauzan" w:date="2022-08-07T18:02:00Z"/>
        </w:rPr>
        <w:pPrChange w:id="10489" w:author="muhammad fauzan" w:date="2022-08-03T19:50:00Z">
          <w:pPr>
            <w:pStyle w:val="ListParagraph"/>
            <w:ind w:left="851"/>
          </w:pPr>
        </w:pPrChange>
      </w:pPr>
    </w:p>
    <w:p w:rsidR="00222167" w:rsidRDefault="008B3912">
      <w:pPr>
        <w:pStyle w:val="ListParagraph"/>
        <w:numPr>
          <w:ilvl w:val="0"/>
          <w:numId w:val="41"/>
        </w:numPr>
        <w:ind w:left="357" w:hanging="357"/>
        <w:rPr>
          <w:ins w:id="10490" w:author="fauzan" w:date="2022-08-07T18:37:00Z"/>
        </w:rPr>
        <w:pPrChange w:id="10491" w:author="fauzan" w:date="2022-08-07T18:36:00Z">
          <w:pPr>
            <w:pStyle w:val="ListParagraph"/>
            <w:ind w:left="851"/>
          </w:pPr>
        </w:pPrChange>
      </w:pPr>
      <w:ins w:id="10492" w:author="fauzan" w:date="2022-08-07T18:35:00Z">
        <w:r>
          <w:lastRenderedPageBreak/>
          <w:t>Pengujian white box</w:t>
        </w:r>
      </w:ins>
    </w:p>
    <w:p w:rsidR="00222167" w:rsidDel="008B3912" w:rsidRDefault="008B3912">
      <w:pPr>
        <w:pStyle w:val="ListParagraph"/>
        <w:ind w:left="0" w:firstLine="709"/>
        <w:rPr>
          <w:del w:id="10493" w:author="fauzan" w:date="2022-08-11T00:01:00Z"/>
        </w:rPr>
      </w:pPr>
      <w:ins w:id="10494" w:author="fauzan" w:date="2022-08-07T18:37:00Z">
        <w:r>
          <w:t xml:space="preserve">Pengujian white box adalah pengujian yang dilakukan dengan menguji algoritma yang digunakan </w:t>
        </w:r>
      </w:ins>
      <w:ins w:id="10495" w:author="fauzan" w:date="2022-08-07T18:39:00Z">
        <w:r>
          <w:t xml:space="preserve">dalam melakukan peramalan </w:t>
        </w:r>
      </w:ins>
      <w:ins w:id="10496" w:author="fauzan" w:date="2022-08-07T18:37:00Z">
        <w:r>
          <w:t>serta alur atau tahapan dalam pemrograman sudah sesuai atau tidak.</w:t>
        </w:r>
      </w:ins>
      <w:ins w:id="10497" w:author="fauzan" w:date="2022-08-07T18:40:00Z">
        <w:r>
          <w:t xml:space="preserve"> Pengujian </w:t>
        </w:r>
      </w:ins>
      <w:ins w:id="10498" w:author="fauzan" w:date="2022-08-07T18:45:00Z">
        <w:r>
          <w:t xml:space="preserve">ini dilakukan </w:t>
        </w:r>
      </w:ins>
      <w:ins w:id="10499" w:author="fauzan" w:date="2022-08-07T18:46:00Z">
        <w:r>
          <w:t>pada</w:t>
        </w:r>
      </w:ins>
      <w:ins w:id="10500" w:author="fauzan" w:date="2022-08-07T18:45:00Z">
        <w:r>
          <w:t xml:space="preserve"> data yang tampil </w:t>
        </w:r>
      </w:ins>
      <w:ins w:id="10501" w:author="fauzan" w:date="2022-08-07T18:46:00Z">
        <w:r>
          <w:t>di halaman distribusi</w:t>
        </w:r>
      </w:ins>
      <w:ins w:id="10502" w:author="fauzan" w:date="2022-08-07T18:45:00Z">
        <w:r>
          <w:t xml:space="preserve"> </w:t>
        </w:r>
      </w:ins>
      <w:ins w:id="10503" w:author="fauzan" w:date="2022-08-13T16:31:00Z">
        <w:r w:rsidR="005351C9">
          <w:t>sales</w:t>
        </w:r>
      </w:ins>
      <w:ins w:id="10504" w:author="fauzan" w:date="2022-08-07T18:45:00Z">
        <w:r>
          <w:t xml:space="preserve"> </w:t>
        </w:r>
      </w:ins>
      <w:ins w:id="10505" w:author="fauzan" w:date="2022-08-07T18:46:00Z">
        <w:r>
          <w:t xml:space="preserve">ketika toko dipilih. </w:t>
        </w:r>
      </w:ins>
      <w:ins w:id="10506" w:author="fauzan" w:date="2022-08-13T17:28:00Z">
        <w:r w:rsidR="00DB6B1E" w:rsidRPr="00DB6B1E">
          <w:t>Dalam data yang didapatkan pada sistem terdapat 52 jenis roti sehingga data yang diramalkan dihasil perjenis roti dan untuk pengujian kali ini dilakukan pada jenis roti BKCK</w:t>
        </w:r>
        <w:r w:rsidR="00DB6B1E">
          <w:t>.</w:t>
        </w:r>
      </w:ins>
      <w:ins w:id="10507" w:author="fauzan" w:date="2022-08-11T00:02:00Z">
        <w:r>
          <w:t xml:space="preserve">Berikut </w:t>
        </w:r>
      </w:ins>
      <w:ins w:id="10508" w:author="muhammad fauzan" w:date="2022-08-10T17:50:00Z">
        <w:r>
          <w:t>pengujian white box.</w:t>
        </w:r>
      </w:ins>
      <w:ins w:id="10509" w:author="fauzan" w:date="2022-08-11T00:02:00Z">
        <w:del w:id="10510" w:author="muhammad fauzan" w:date="2022-08-10T17:50:00Z">
          <w:r w:rsidDel="008B3912">
            <w:delText>tabel hasil peramalan sela</w:delText>
          </w:r>
        </w:del>
      </w:ins>
      <w:ins w:id="10511" w:author="fauzan" w:date="2022-08-11T00:03:00Z">
        <w:del w:id="10512" w:author="muhammad fauzan" w:date="2022-08-10T17:50:00Z">
          <w:r w:rsidDel="008B3912">
            <w:delText xml:space="preserve">ma </w:delText>
          </w:r>
        </w:del>
      </w:ins>
      <w:ins w:id="10513" w:author="fauzan" w:date="2022-08-07T18:53:00Z">
        <w:del w:id="10514" w:author="fauzan" w:date="2022-08-11T00:01:00Z">
          <w:r>
            <w:delText xml:space="preserve">dengan </w:delText>
          </w:r>
        </w:del>
      </w:ins>
      <w:ins w:id="10515" w:author="fauzan" w:date="2022-08-07T18:54:00Z">
        <w:del w:id="10516" w:author="fauzan" w:date="2022-08-11T00:01:00Z">
          <w:r>
            <w:delText>rumus sebagai berikut:</w:delText>
          </w:r>
        </w:del>
      </w:ins>
      <w:ins w:id="10517" w:author="muhammad fauzan" w:date="2022-08-07T12:54:00Z">
        <w:del w:id="10518" w:author="fauzan" w:date="2022-08-11T00:01:00Z">
          <w:r>
            <w:delText>dengan mengambil data dari variabel dropping pada tabel distribusi</w:delText>
          </w:r>
        </w:del>
      </w:ins>
      <w:ins w:id="10519" w:author="muhammad fauzan" w:date="2022-08-07T13:11:00Z">
        <w:del w:id="10520" w:author="fauzan" w:date="2022-08-11T00:01:00Z">
          <w:r>
            <w:delText xml:space="preserve"> dan dimasukkan kedalam rumus</w:delText>
          </w:r>
        </w:del>
      </w:ins>
      <w:ins w:id="10521" w:author="muhammad fauzan" w:date="2022-08-07T13:13:00Z">
        <w:del w:id="10522" w:author="fauzan" w:date="2022-08-11T00:01:00Z">
          <w:r>
            <w:delText>.</w:delText>
          </w:r>
        </w:del>
      </w:ins>
    </w:p>
    <w:p w:rsidR="008B3912" w:rsidDel="00C011D4" w:rsidRDefault="008B3912">
      <w:pPr>
        <w:pStyle w:val="ListParagraph"/>
        <w:ind w:left="0" w:firstLine="709"/>
        <w:rPr>
          <w:ins w:id="10523" w:author="muhammad fauzan" w:date="2022-08-10T17:50:00Z"/>
          <w:del w:id="10524" w:author="fauzan" w:date="2022-08-13T16:11:00Z"/>
        </w:rPr>
      </w:pPr>
    </w:p>
    <w:p w:rsidR="00222167" w:rsidDel="00C011D4" w:rsidRDefault="008B3912" w:rsidP="00C011D4">
      <w:pPr>
        <w:rPr>
          <w:ins w:id="10525" w:author="muhammad fauzan" w:date="2022-08-10T17:51:00Z"/>
          <w:del w:id="10526" w:author="fauzan" w:date="2022-08-13T16:10:00Z"/>
        </w:rPr>
        <w:pPrChange w:id="10527" w:author="fauzan" w:date="2022-08-13T16:11:00Z">
          <w:pPr>
            <w:pStyle w:val="ListParagraph"/>
            <w:numPr>
              <w:numId w:val="42"/>
            </w:numPr>
            <w:ind w:left="426" w:hanging="426"/>
          </w:pPr>
        </w:pPrChange>
      </w:pPr>
      <w:ins w:id="10528" w:author="muhammad fauzan" w:date="2022-08-10T17:51:00Z">
        <w:del w:id="10529" w:author="fauzan" w:date="2022-08-13T16:10:00Z">
          <w:r w:rsidDel="00C011D4">
            <w:delText>Mencari rata-rata dari data</w:delText>
          </w:r>
        </w:del>
      </w:ins>
      <w:ins w:id="10530" w:author="muhammad fauzan" w:date="2022-08-10T17:52:00Z">
        <w:del w:id="10531" w:author="fauzan" w:date="2022-08-13T16:10:00Z">
          <w:r w:rsidDel="00C011D4">
            <w:delText xml:space="preserve"> </w:delText>
          </w:r>
          <w:r w:rsidRPr="00C011D4" w:rsidDel="00C011D4">
            <w:rPr>
              <w:i/>
              <w:rPrChange w:id="10532" w:author="fauzan" w:date="2022-08-13T16:11:00Z">
                <w:rPr/>
              </w:rPrChange>
            </w:rPr>
            <w:delText>dropping</w:delText>
          </w:r>
        </w:del>
      </w:ins>
      <w:ins w:id="10533" w:author="muhammad fauzan" w:date="2022-08-10T17:51:00Z">
        <w:del w:id="10534" w:author="fauzan" w:date="2022-08-13T16:10:00Z">
          <w:r w:rsidDel="00C011D4">
            <w:delText xml:space="preserve"> sesuai periode.</w:delText>
          </w:r>
        </w:del>
      </w:ins>
      <w:ins w:id="10535" w:author="muhammad fauzan" w:date="2022-08-07T13:18:00Z">
        <w:del w:id="10536" w:author="fauzan" w:date="2022-08-11T00:01:00Z">
          <w:r>
            <w:delText xml:space="preserve">Untuk menguji </w:delText>
          </w:r>
        </w:del>
      </w:ins>
      <w:ins w:id="10537" w:author="muhammad fauzan" w:date="2022-08-07T13:19:00Z">
        <w:del w:id="10538" w:author="fauzan" w:date="2022-08-11T00:01:00Z">
          <w:r>
            <w:delText xml:space="preserve">hasil peramalan </w:delText>
          </w:r>
        </w:del>
      </w:ins>
      <w:ins w:id="10539" w:author="muhammad fauzan" w:date="2022-08-07T13:20:00Z">
        <w:del w:id="10540" w:author="fauzan" w:date="2022-08-11T00:01:00Z">
          <w:r>
            <w:delText xml:space="preserve">secara manual dapat dilihat pada tabel </w:delText>
          </w:r>
        </w:del>
      </w:ins>
      <w:ins w:id="10541" w:author="muhammad fauzan" w:date="2022-08-07T13:21:00Z">
        <w:del w:id="10542" w:author="fauzan" w:date="2022-08-11T00:01:00Z">
          <w:r>
            <w:delText>berikut</w:delText>
          </w:r>
        </w:del>
      </w:ins>
      <w:ins w:id="10543" w:author="muhammad fauzan" w:date="2022-08-07T13:24:00Z">
        <w:del w:id="10544" w:author="fauzan" w:date="2022-08-11T00:01:00Z">
          <w:r>
            <w:delText xml:space="preserve"> dengan</w:delText>
          </w:r>
        </w:del>
      </w:ins>
      <w:ins w:id="10545" w:author="muhammad fauzan" w:date="2022-08-07T13:30:00Z">
        <w:del w:id="10546" w:author="fauzan" w:date="2022-08-11T00:01:00Z">
          <w:r>
            <w:delText xml:space="preserve"> ketentuan</w:delText>
          </w:r>
        </w:del>
      </w:ins>
      <w:ins w:id="10547" w:author="muhammad fauzan" w:date="2022-08-07T13:24:00Z">
        <w:del w:id="10548" w:author="fauzan" w:date="2022-08-11T00:01:00Z">
          <w:r>
            <w:delText xml:space="preserve"> </w:delText>
          </w:r>
        </w:del>
      </w:ins>
      <w:ins w:id="10549" w:author="muhammad fauzan" w:date="2022-08-07T13:25:00Z">
        <w:del w:id="10550" w:author="fauzan" w:date="2022-08-11T00:01:00Z">
          <w:r>
            <w:delText xml:space="preserve">variabel </w:delText>
          </w:r>
        </w:del>
      </w:ins>
      <m:oMath>
        <m:r>
          <w:ins w:id="10551" w:author="muhammad fauzan" w:date="2022-08-07T13:28:00Z">
            <w:del w:id="10552" w:author="fauzan" w:date="2022-08-11T00:01:00Z">
              <w:rPr>
                <w:rFonts w:cs="Times New Roman"/>
                <w:szCs w:val="24"/>
                <w:rPrChange w:id="10553" w:author="fauzan" w:date="2022-08-13T16:11:00Z">
                  <w:rPr>
                    <w:rFonts w:ascii="Cambria Math" w:hAnsi="Cambria Math"/>
                    <w:szCs w:val="24"/>
                  </w:rPr>
                </w:rPrChange>
              </w:rPr>
              <m:t>α</m:t>
            </w:del>
          </w:ins>
        </m:r>
        <m:r>
          <w:ins w:id="10554" w:author="muhammad fauzan" w:date="2022-08-07T13:28:00Z">
            <w:del w:id="10555" w:author="fauzan" w:date="2022-08-11T00:01:00Z">
              <w:rPr>
                <w:rFonts w:ascii="Cambria Math" w:hAnsi="Cambria Math"/>
                <w:szCs w:val="24"/>
                <w:rPrChange w:id="10556" w:author="fauzan" w:date="2022-08-13T16:11:00Z">
                  <w:rPr>
                    <w:rFonts w:ascii="Cambria Math" w:hAnsi="Cambria Math"/>
                    <w:szCs w:val="24"/>
                  </w:rPr>
                </w:rPrChange>
              </w:rPr>
              <m:t>,</m:t>
            </w:del>
          </w:ins>
        </m:r>
        <m:r>
          <w:ins w:id="10557" w:author="muhammad fauzan" w:date="2022-08-07T13:28:00Z">
            <w:del w:id="10558" w:author="fauzan" w:date="2022-08-11T00:01:00Z">
              <w:rPr>
                <w:rFonts w:cs="Times New Roman"/>
                <w:szCs w:val="24"/>
                <w:rPrChange w:id="10559" w:author="fauzan" w:date="2022-08-13T16:11:00Z">
                  <w:rPr>
                    <w:rFonts w:ascii="Cambria Math" w:hAnsi="Cambria Math"/>
                    <w:szCs w:val="24"/>
                  </w:rPr>
                </w:rPrChange>
              </w:rPr>
              <m:t>β</m:t>
            </w:del>
          </w:ins>
        </m:r>
      </m:oMath>
      <w:ins w:id="10560" w:author="muhammad fauzan" w:date="2022-08-07T13:28:00Z">
        <w:del w:id="10561" w:author="fauzan" w:date="2022-08-11T00:01:00Z">
          <w:r w:rsidRPr="00C011D4">
            <w:rPr>
              <w:szCs w:val="24"/>
              <w:rPrChange w:id="10562" w:author="fauzan" w:date="2022-08-13T16:11:00Z">
                <w:rPr>
                  <w:szCs w:val="24"/>
                </w:rPr>
              </w:rPrChange>
            </w:rPr>
            <w:delText xml:space="preserve"> dan </w:delText>
          </w:r>
          <m:oMath>
            <m:r>
              <w:rPr>
                <w:rFonts w:cs="Times New Roman"/>
                <w:szCs w:val="24"/>
                <w:rPrChange w:id="10563" w:author="fauzan" w:date="2022-08-13T16:11:00Z">
                  <w:rPr>
                    <w:rFonts w:ascii="Cambria Math" w:hAnsi="Cambria Math"/>
                    <w:szCs w:val="24"/>
                  </w:rPr>
                </w:rPrChange>
              </w:rPr>
              <m:t>γ</m:t>
            </m:r>
          </m:oMath>
        </w:del>
      </w:ins>
      <w:ins w:id="10564" w:author="muhammad fauzan" w:date="2022-08-07T13:22:00Z">
        <w:del w:id="10565" w:author="fauzan" w:date="2022-08-11T00:01:00Z">
          <w:r>
            <w:delText>.</w:delText>
          </w:r>
        </w:del>
      </w:ins>
    </w:p>
    <w:p w:rsidR="008B3912" w:rsidDel="00C011D4" w:rsidRDefault="008B3912" w:rsidP="00C011D4">
      <w:pPr>
        <w:rPr>
          <w:ins w:id="10566" w:author="muhammad fauzan" w:date="2022-08-10T17:57:00Z"/>
          <w:del w:id="10567" w:author="fauzan" w:date="2022-08-13T16:10:00Z"/>
        </w:rPr>
        <w:pPrChange w:id="10568" w:author="fauzan" w:date="2022-08-13T16:11:00Z">
          <w:pPr>
            <w:pStyle w:val="ListParagraph"/>
            <w:ind w:left="426"/>
          </w:pPr>
        </w:pPrChange>
      </w:pPr>
      <w:ins w:id="10569" w:author="muhammad fauzan" w:date="2022-08-10T17:59:00Z">
        <w:del w:id="10570" w:author="fauzan" w:date="2022-08-13T16:10:00Z">
          <w:r w:rsidDel="00C011D4">
            <w:delText>Nilai ini akan digunakan untuk mendefinisikan nilai level awal (</w:delText>
          </w:r>
          <m:oMath>
            <m:sSub>
              <m:sSubPr>
                <m:ctrlPr>
                  <w:rPr>
                    <w:rFonts w:ascii="Cambria Math" w:hAnsi="Cambria Math"/>
                    <w:i/>
                  </w:rPr>
                </m:ctrlPr>
              </m:sSubPr>
              <m:e>
                <m:r>
                  <w:rPr>
                    <w:rFonts w:cs="Times New Roman"/>
                  </w:rPr>
                  <m:t>L</m:t>
                </m:r>
              </m:e>
              <m:sub>
                <m:r>
                  <w:rPr>
                    <w:rFonts w:cs="Times New Roman"/>
                  </w:rPr>
                  <m:t>t</m:t>
                </m:r>
                <m:r>
                  <w:rPr>
                    <w:rFonts w:ascii="Cambria Math" w:hAnsi="Cambria Math"/>
                  </w:rPr>
                  <m:t>-1</m:t>
                </m:r>
              </m:sub>
            </m:sSub>
          </m:oMath>
          <w:r w:rsidDel="00C011D4">
            <w:delText>)</w:delText>
          </w:r>
          <w:r w:rsidR="002E2938" w:rsidDel="00C011D4">
            <w:delText xml:space="preserve"> pada sistem</w:delText>
          </w:r>
        </w:del>
      </w:ins>
      <w:ins w:id="10571" w:author="muhammad fauzan" w:date="2022-08-10T18:00:00Z">
        <w:del w:id="10572" w:author="fauzan" w:date="2022-08-13T16:10:00Z">
          <w:r w:rsidR="002E2938" w:rsidDel="00C011D4">
            <w:delText xml:space="preserve">. </w:delText>
          </w:r>
        </w:del>
      </w:ins>
      <w:ins w:id="10573" w:author="muhammad fauzan" w:date="2022-08-10T17:52:00Z">
        <w:del w:id="10574" w:author="fauzan" w:date="2022-08-13T16:10:00Z">
          <w:r w:rsidDel="00C011D4">
            <w:delText>Adapun cara untuk mendapatkan hasil dari nilai rata-rata dari data dropping</w:delText>
          </w:r>
        </w:del>
      </w:ins>
      <w:ins w:id="10575" w:author="muhammad fauzan" w:date="2022-08-10T17:53:00Z">
        <w:del w:id="10576" w:author="fauzan" w:date="2022-08-13T16:10:00Z">
          <w:r w:rsidDel="00C011D4">
            <w:delText xml:space="preserve">. Pada penelitian ini digunakan periode sebanyak 8 dikarenakan akan </w:delText>
          </w:r>
        </w:del>
      </w:ins>
      <w:ins w:id="10577" w:author="muhammad fauzan" w:date="2022-08-10T17:54:00Z">
        <w:del w:id="10578" w:author="fauzan" w:date="2022-08-13T16:10:00Z">
          <w:r w:rsidDel="00C011D4">
            <w:delText>meramal jumlah dropping dengan periode 1 bulan. Sehingga untuk mendapatkan hasil rata-rata dengan menambahkan 8 data awal</w:delText>
          </w:r>
        </w:del>
      </w:ins>
      <w:ins w:id="10579" w:author="muhammad fauzan" w:date="2022-08-10T17:55:00Z">
        <w:del w:id="10580" w:author="fauzan" w:date="2022-08-13T16:10:00Z">
          <w:r w:rsidDel="00C011D4">
            <w:delText xml:space="preserve"> lalu membagi dengan jumlah periode. Berikut </w:delText>
          </w:r>
        </w:del>
      </w:ins>
      <w:ins w:id="10581" w:author="muhammad fauzan" w:date="2022-08-10T17:56:00Z">
        <w:del w:id="10582" w:author="fauzan" w:date="2022-08-13T16:10:00Z">
          <w:r w:rsidDel="00C011D4">
            <w:delText>pencarian manual untuk mencar</w:delText>
          </w:r>
        </w:del>
      </w:ins>
      <w:ins w:id="10583" w:author="muhammad fauzan" w:date="2022-08-10T17:57:00Z">
        <w:del w:id="10584" w:author="fauzan" w:date="2022-08-13T16:10:00Z">
          <w:r w:rsidDel="00C011D4">
            <w:delText>i rata-rata dari data dropping.</w:delText>
          </w:r>
        </w:del>
      </w:ins>
    </w:p>
    <w:p w:rsidR="008B3912" w:rsidRDefault="00C011D4" w:rsidP="00C011D4">
      <w:pPr>
        <w:rPr>
          <w:ins w:id="10585" w:author="muhammad fauzan" w:date="2022-08-10T17:51:00Z"/>
        </w:rPr>
        <w:pPrChange w:id="10586" w:author="fauzan" w:date="2022-08-13T16:11:00Z">
          <w:pPr>
            <w:pStyle w:val="ListParagraph"/>
            <w:numPr>
              <w:numId w:val="42"/>
            </w:numPr>
            <w:ind w:left="426" w:hanging="426"/>
          </w:pPr>
        </w:pPrChange>
      </w:pPr>
      <m:oMath>
        <m:sSub>
          <m:sSubPr>
            <m:ctrlPr>
              <w:ins w:id="10587" w:author="muhammad fauzan" w:date="2022-08-10T17:59:00Z">
                <w:del w:id="10588" w:author="fauzan" w:date="2022-08-13T16:10:00Z">
                  <w:rPr>
                    <w:rFonts w:ascii="Cambria Math" w:hAnsi="Cambria Math"/>
                    <w:i/>
                  </w:rPr>
                </w:del>
              </w:ins>
            </m:ctrlPr>
          </m:sSubPr>
          <m:e>
            <m:r>
              <w:ins w:id="10589" w:author="muhammad fauzan" w:date="2022-08-10T17:59:00Z">
                <w:del w:id="10590" w:author="fauzan" w:date="2022-08-13T16:10:00Z">
                  <w:rPr>
                    <w:rFonts w:cs="Times New Roman"/>
                  </w:rPr>
                  <m:t>L</m:t>
                </w:del>
              </w:ins>
            </m:r>
          </m:e>
          <m:sub>
            <m:r>
              <w:ins w:id="10591" w:author="muhammad fauzan" w:date="2022-08-10T17:59:00Z">
                <w:del w:id="10592" w:author="fauzan" w:date="2022-08-13T16:10:00Z">
                  <w:rPr>
                    <w:rFonts w:cs="Times New Roman"/>
                  </w:rPr>
                  <m:t>t</m:t>
                </w:del>
              </w:ins>
            </m:r>
            <m:r>
              <w:ins w:id="10593" w:author="muhammad fauzan" w:date="2022-08-10T17:59:00Z">
                <w:del w:id="10594" w:author="fauzan" w:date="2022-08-13T16:10:00Z">
                  <w:rPr>
                    <w:rFonts w:ascii="Cambria Math" w:hAnsi="Cambria Math"/>
                  </w:rPr>
                  <m:t>-1</m:t>
                </w:del>
              </w:ins>
            </m:r>
          </m:sub>
        </m:sSub>
        <m:r>
          <w:ins w:id="10595" w:author="muhammad fauzan" w:date="2022-08-10T17:58:00Z">
            <w:del w:id="10596" w:author="fauzan" w:date="2022-08-13T16:10:00Z">
              <w:rPr>
                <w:rFonts w:ascii="Cambria Math" w:hAnsi="Cambria Math"/>
              </w:rPr>
              <m:t xml:space="preserve">= </m:t>
            </w:del>
          </w:ins>
        </m:r>
        <m:f>
          <m:fPr>
            <m:ctrlPr>
              <w:ins w:id="10597" w:author="muhammad fauzan" w:date="2022-08-10T18:00:00Z">
                <w:del w:id="10598" w:author="fauzan" w:date="2022-08-13T16:10:00Z">
                  <w:rPr>
                    <w:rFonts w:ascii="Cambria Math" w:hAnsi="Cambria Math"/>
                    <w:i/>
                  </w:rPr>
                </w:del>
              </w:ins>
            </m:ctrlPr>
          </m:fPr>
          <m:num>
            <m:r>
              <w:ins w:id="10599" w:author="muhammad fauzan" w:date="2022-08-10T18:00:00Z">
                <w:del w:id="10600" w:author="fauzan" w:date="2022-08-13T16:10:00Z">
                  <w:rPr>
                    <w:rFonts w:ascii="Cambria Math" w:eastAsiaTheme="minorEastAsia" w:hAnsi="Cambria Math"/>
                  </w:rPr>
                  <m:t>1+2+…+8</m:t>
                </w:del>
              </w:ins>
            </m:r>
          </m:num>
          <m:den>
            <m:r>
              <w:ins w:id="10601" w:author="muhammad fauzan" w:date="2022-08-10T18:00:00Z">
                <w:del w:id="10602" w:author="fauzan" w:date="2022-08-13T16:10:00Z">
                  <w:rPr>
                    <w:rFonts w:ascii="Cambria Math" w:hAnsi="Cambria Math"/>
                  </w:rPr>
                  <m:t>8</m:t>
                </w:del>
              </w:ins>
            </m:r>
          </m:den>
        </m:f>
      </m:oMath>
      <w:ins w:id="10603" w:author="muhammad fauzan" w:date="2022-08-10T18:01:00Z">
        <w:del w:id="10604" w:author="fauzan" w:date="2022-08-13T16:10:00Z">
          <w:r w:rsidR="002E2938" w:rsidDel="00C011D4">
            <w:rPr>
              <w:rFonts w:eastAsiaTheme="minorEastAsia"/>
            </w:rPr>
            <w:delText xml:space="preserve"> = ….</w:delText>
          </w:r>
        </w:del>
      </w:ins>
    </w:p>
    <w:p w:rsidR="008B3912" w:rsidRDefault="00CA0D6C">
      <w:pPr>
        <w:pStyle w:val="ListParagraph"/>
        <w:numPr>
          <w:ilvl w:val="0"/>
          <w:numId w:val="42"/>
        </w:numPr>
        <w:ind w:left="426" w:hanging="426"/>
        <w:rPr>
          <w:ins w:id="10605" w:author="muhammad fauzan" w:date="2022-08-11T02:30:00Z"/>
        </w:rPr>
      </w:pPr>
      <w:ins w:id="10606" w:author="muhammad fauzan" w:date="2022-08-11T02:25:00Z">
        <w:r>
          <w:t xml:space="preserve">Menentukan nilai </w:t>
        </w:r>
      </w:ins>
      <w:ins w:id="10607" w:author="muhammad fauzan" w:date="2022-08-11T02:26:00Z">
        <w:r>
          <w:t xml:space="preserve">level </w:t>
        </w:r>
      </w:ins>
      <w:ins w:id="10608" w:author="fauzan" w:date="2022-08-13T16:16:00Z">
        <w:r w:rsidR="00C011D4">
          <w:t>awal</w:t>
        </w:r>
      </w:ins>
      <w:ins w:id="10609" w:author="muhammad fauzan" w:date="2022-08-11T02:26:00Z">
        <w:del w:id="10610" w:author="fauzan" w:date="2022-08-13T16:11:00Z">
          <w:r w:rsidDel="00C011D4">
            <w:delText>awal</w:delText>
          </w:r>
        </w:del>
      </w:ins>
    </w:p>
    <w:p w:rsidR="00CA0D6C" w:rsidRDefault="00FE079F">
      <w:pPr>
        <w:pStyle w:val="ListParagraph"/>
        <w:ind w:left="426"/>
        <w:rPr>
          <w:ins w:id="10611" w:author="fauzan" w:date="2022-08-13T16:32:00Z"/>
        </w:rPr>
        <w:pPrChange w:id="10612" w:author="muhammad fauzan" w:date="2022-08-11T02:30:00Z">
          <w:pPr>
            <w:pStyle w:val="ListParagraph"/>
            <w:numPr>
              <w:numId w:val="42"/>
            </w:numPr>
            <w:ind w:left="426" w:hanging="426"/>
          </w:pPr>
        </w:pPrChange>
      </w:pPr>
      <w:ins w:id="10613" w:author="fauzan" w:date="2022-08-13T16:21:00Z">
        <w:r>
          <w:t xml:space="preserve">Dalam </w:t>
        </w:r>
      </w:ins>
      <w:ins w:id="10614" w:author="fauzan" w:date="2022-08-13T16:22:00Z">
        <w:r>
          <w:t xml:space="preserve">melakukan peramalan menggunakan holt winter exponential smoothing dibutuhkan sebuah nilai dari parameter level yang dijadikan acuan untuk meramal data diperiode kedepan. Untuk </w:t>
        </w:r>
      </w:ins>
      <w:ins w:id="10615" w:author="fauzan" w:date="2022-08-13T16:23:00Z">
        <w:r>
          <w:t xml:space="preserve">mendapatkan nilai dari level awal adalah dengan mencari nilai rata-rata dari setiap </w:t>
        </w:r>
      </w:ins>
      <w:ins w:id="10616" w:author="fauzan" w:date="2022-08-13T16:29:00Z">
        <w:r>
          <w:t>data dropping pada periode yang ditentukan ( jumlah jadwal kunjungan yang ada pada toko tersebut dikali dengan 4 ).</w:t>
        </w:r>
      </w:ins>
      <w:ins w:id="10617" w:author="fauzan" w:date="2022-08-13T16:30:00Z">
        <w:r>
          <w:t xml:space="preserve"> Berikut hasil </w:t>
        </w:r>
      </w:ins>
      <w:ins w:id="10618" w:author="fauzan" w:date="2022-08-13T16:32:00Z">
        <w:r w:rsidR="00B90FEF">
          <w:t xml:space="preserve">pencarian </w:t>
        </w:r>
      </w:ins>
      <w:ins w:id="10619" w:author="fauzan" w:date="2022-08-13T16:30:00Z">
        <w:r>
          <w:t>dari data level awal</w:t>
        </w:r>
      </w:ins>
      <w:ins w:id="10620" w:author="fauzan" w:date="2022-08-13T16:32:00Z">
        <w:r w:rsidR="00B90FEF">
          <w:t>.</w:t>
        </w:r>
      </w:ins>
    </w:p>
    <w:p w:rsidR="00B90FEF" w:rsidRDefault="00FE1DC5" w:rsidP="00B90FEF">
      <w:pPr>
        <w:pStyle w:val="ListParagraph"/>
        <w:ind w:left="426"/>
        <w:jc w:val="center"/>
        <w:rPr>
          <w:ins w:id="10621" w:author="muhammad fauzan" w:date="2022-08-11T02:26:00Z"/>
        </w:rPr>
        <w:pPrChange w:id="10622" w:author="fauzan" w:date="2022-08-13T16:32:00Z">
          <w:pPr>
            <w:pStyle w:val="ListParagraph"/>
            <w:numPr>
              <w:numId w:val="42"/>
            </w:numPr>
            <w:ind w:left="426" w:hanging="426"/>
          </w:pPr>
        </w:pPrChange>
      </w:pPr>
      <w:ins w:id="10623" w:author="fauzan" w:date="2022-08-13T19:44:00Z">
        <w:r w:rsidRPr="00FE1DC5">
          <w:t>4.090274474457941</w:t>
        </w:r>
      </w:ins>
    </w:p>
    <w:p w:rsidR="00CA0D6C" w:rsidRDefault="00CA0D6C">
      <w:pPr>
        <w:pStyle w:val="ListParagraph"/>
        <w:numPr>
          <w:ilvl w:val="0"/>
          <w:numId w:val="42"/>
        </w:numPr>
        <w:ind w:left="426" w:hanging="426"/>
        <w:rPr>
          <w:ins w:id="10624" w:author="fauzan" w:date="2022-08-13T16:36:00Z"/>
        </w:rPr>
      </w:pPr>
      <w:ins w:id="10625" w:author="muhammad fauzan" w:date="2022-08-11T02:27:00Z">
        <w:r>
          <w:t>Menentukan nilai trend awal</w:t>
        </w:r>
      </w:ins>
    </w:p>
    <w:p w:rsidR="00B90FEF" w:rsidRDefault="00B90FEF" w:rsidP="00B90FEF">
      <w:pPr>
        <w:pStyle w:val="ListParagraph"/>
        <w:ind w:left="426"/>
        <w:rPr>
          <w:ins w:id="10626" w:author="fauzan" w:date="2022-08-13T19:44:00Z"/>
        </w:rPr>
        <w:pPrChange w:id="10627" w:author="fauzan" w:date="2022-08-13T16:36:00Z">
          <w:pPr>
            <w:pStyle w:val="ListParagraph"/>
            <w:numPr>
              <w:numId w:val="42"/>
            </w:numPr>
            <w:ind w:left="426" w:hanging="426"/>
          </w:pPr>
        </w:pPrChange>
      </w:pPr>
      <w:ins w:id="10628" w:author="fauzan" w:date="2022-08-13T16:36:00Z">
        <w:r>
          <w:t>Setelah didapatkan nilai untuk level dilanjutkan dengan mencari nilai awal untuk trend</w:t>
        </w:r>
      </w:ins>
      <w:ins w:id="10629" w:author="fauzan" w:date="2022-08-13T16:37:00Z">
        <w:r>
          <w:t>.</w:t>
        </w:r>
      </w:ins>
      <w:ins w:id="10630" w:author="fauzan" w:date="2022-08-13T16:39:00Z">
        <w:r>
          <w:t xml:space="preserve">untuk mencari nilai trend awal dengan </w:t>
        </w:r>
      </w:ins>
      <w:ins w:id="10631" w:author="fauzan" w:date="2022-08-13T16:42:00Z">
        <w:r w:rsidR="006912F0">
          <w:t xml:space="preserve">mengambil nilai dropping </w:t>
        </w:r>
      </w:ins>
      <w:ins w:id="10632" w:author="fauzan" w:date="2022-08-13T16:43:00Z">
        <w:r w:rsidR="006912F0">
          <w:t>bulan pertama</w:t>
        </w:r>
      </w:ins>
      <w:ins w:id="10633" w:author="fauzan" w:date="2022-08-13T16:42:00Z">
        <w:r w:rsidR="006912F0">
          <w:t xml:space="preserve"> </w:t>
        </w:r>
      </w:ins>
      <w:ins w:id="10634" w:author="fauzan" w:date="2022-08-13T16:43:00Z">
        <w:r w:rsidR="006912F0">
          <w:t>dan bulan kedua</w:t>
        </w:r>
      </w:ins>
      <w:ins w:id="10635" w:author="fauzan" w:date="2022-08-13T16:44:00Z">
        <w:r w:rsidR="006912F0">
          <w:t xml:space="preserve">. Lalu data bulan pertama dan kedua dikurangi lalu dibagi dengan jumlah dari periode yang ditentukan. </w:t>
        </w:r>
      </w:ins>
      <w:ins w:id="10636" w:author="fauzan" w:date="2022-08-13T16:46:00Z">
        <w:r w:rsidR="006912F0">
          <w:t xml:space="preserve">Lalu ketika semua hasil sudah didapatkan, dilakukan pencarian rata-rata untuk menghasilkan data trend awal untuk data tersebut. Berikut </w:t>
        </w:r>
      </w:ins>
      <w:ins w:id="10637" w:author="fauzan" w:date="2022-08-13T16:47:00Z">
        <w:r w:rsidR="006912F0">
          <w:t>hasil pencarian manual.</w:t>
        </w:r>
      </w:ins>
    </w:p>
    <w:p w:rsidR="00FE1DC5" w:rsidRDefault="00FE1DC5" w:rsidP="008D7EC4">
      <w:pPr>
        <w:pStyle w:val="ListParagraph"/>
        <w:ind w:left="426"/>
        <w:rPr>
          <w:ins w:id="10638" w:author="fauzan" w:date="2022-08-13T16:47:00Z"/>
        </w:rPr>
        <w:pPrChange w:id="10639" w:author="fauzan" w:date="2022-08-13T19:44:00Z">
          <w:pPr>
            <w:pStyle w:val="ListParagraph"/>
            <w:numPr>
              <w:numId w:val="42"/>
            </w:numPr>
            <w:ind w:left="426" w:hanging="426"/>
          </w:pPr>
        </w:pPrChange>
      </w:pPr>
      <w:ins w:id="10640" w:author="fauzan" w:date="2022-08-13T19:44:00Z">
        <w:r w:rsidRPr="00FE1DC5">
          <w:lastRenderedPageBreak/>
          <w:t>0.10361672377938295</w:t>
        </w:r>
      </w:ins>
    </w:p>
    <w:p w:rsidR="006912F0" w:rsidRDefault="006912F0" w:rsidP="00B90FEF">
      <w:pPr>
        <w:pStyle w:val="ListParagraph"/>
        <w:ind w:left="426"/>
        <w:rPr>
          <w:ins w:id="10641" w:author="muhammad fauzan" w:date="2022-08-11T02:27:00Z"/>
        </w:rPr>
        <w:pPrChange w:id="10642" w:author="fauzan" w:date="2022-08-13T16:36:00Z">
          <w:pPr>
            <w:pStyle w:val="ListParagraph"/>
            <w:numPr>
              <w:numId w:val="42"/>
            </w:numPr>
            <w:ind w:left="426" w:hanging="426"/>
          </w:pPr>
        </w:pPrChange>
      </w:pPr>
    </w:p>
    <w:p w:rsidR="00CA0D6C" w:rsidRDefault="00CA0D6C">
      <w:pPr>
        <w:pStyle w:val="ListParagraph"/>
        <w:numPr>
          <w:ilvl w:val="0"/>
          <w:numId w:val="42"/>
        </w:numPr>
        <w:ind w:left="426" w:hanging="426"/>
        <w:rPr>
          <w:ins w:id="10643" w:author="fauzan" w:date="2022-08-13T16:47:00Z"/>
        </w:rPr>
      </w:pPr>
      <w:ins w:id="10644" w:author="muhammad fauzan" w:date="2022-08-11T02:27:00Z">
        <w:r>
          <w:t>Menentukan nilai seasonal awal</w:t>
        </w:r>
      </w:ins>
    </w:p>
    <w:p w:rsidR="006912F0" w:rsidRDefault="006912F0" w:rsidP="006912F0">
      <w:pPr>
        <w:pStyle w:val="ListParagraph"/>
        <w:ind w:left="426"/>
        <w:rPr>
          <w:ins w:id="10645" w:author="fauzan" w:date="2022-08-13T19:44:00Z"/>
        </w:rPr>
        <w:pPrChange w:id="10646" w:author="fauzan" w:date="2022-08-13T16:47:00Z">
          <w:pPr>
            <w:pStyle w:val="ListParagraph"/>
            <w:numPr>
              <w:numId w:val="42"/>
            </w:numPr>
            <w:ind w:left="426" w:hanging="426"/>
          </w:pPr>
        </w:pPrChange>
      </w:pPr>
      <w:ins w:id="10647" w:author="fauzan" w:date="2022-08-13T16:48:00Z">
        <w:r>
          <w:t xml:space="preserve">Ketika data dari trend sudah didapatkan maka dilakukan pencarian untuk nilai dari seasonal </w:t>
        </w:r>
      </w:ins>
      <w:ins w:id="10648" w:author="fauzan" w:date="2022-08-13T16:49:00Z">
        <w:r>
          <w:t>dengan dibagi nilai dropping dengan nilai dari level awal</w:t>
        </w:r>
      </w:ins>
      <w:ins w:id="10649" w:author="fauzan" w:date="2022-08-13T16:50:00Z">
        <w:r>
          <w:t xml:space="preserve"> </w:t>
        </w:r>
      </w:ins>
      <w:ins w:id="10650" w:author="fauzan" w:date="2022-08-13T16:51:00Z">
        <w:r w:rsidR="00F246E7">
          <w:t>sehingga didapatkan nilai dari seasonal awal. Berikut hasil pencarian manual.</w:t>
        </w:r>
      </w:ins>
    </w:p>
    <w:p w:rsidR="00FE1DC5" w:rsidRDefault="00FE1DC5" w:rsidP="00FE1DC5">
      <w:pPr>
        <w:pStyle w:val="ListParagraph"/>
        <w:ind w:left="426"/>
        <w:rPr>
          <w:ins w:id="10651" w:author="fauzan" w:date="2022-08-13T19:44:00Z"/>
        </w:rPr>
      </w:pPr>
      <w:ins w:id="10652" w:author="fauzan" w:date="2022-08-13T19:44:00Z">
        <w:r>
          <w:t>[-0.19484213 -0.29828474  0.59858831  0.49515011 -1.6078748   1.28863843</w:t>
        </w:r>
      </w:ins>
    </w:p>
    <w:p w:rsidR="00FE1DC5" w:rsidRDefault="00FE1DC5" w:rsidP="00FE1DC5">
      <w:pPr>
        <w:pStyle w:val="ListParagraph"/>
        <w:ind w:left="426"/>
        <w:rPr>
          <w:ins w:id="10653" w:author="muhammad fauzan" w:date="2022-08-11T02:27:00Z"/>
        </w:rPr>
        <w:pPrChange w:id="10654" w:author="fauzan" w:date="2022-08-13T16:47:00Z">
          <w:pPr>
            <w:pStyle w:val="ListParagraph"/>
            <w:numPr>
              <w:numId w:val="42"/>
            </w:numPr>
            <w:ind w:left="426" w:hanging="426"/>
          </w:pPr>
        </w:pPrChange>
      </w:pPr>
      <w:ins w:id="10655" w:author="fauzan" w:date="2022-08-13T19:44:00Z">
        <w:r>
          <w:t xml:space="preserve"> -0.81444148  0.08153954]</w:t>
        </w:r>
      </w:ins>
    </w:p>
    <w:p w:rsidR="00CA0D6C" w:rsidRDefault="00CA0D6C">
      <w:pPr>
        <w:pStyle w:val="ListParagraph"/>
        <w:numPr>
          <w:ilvl w:val="0"/>
          <w:numId w:val="42"/>
        </w:numPr>
        <w:ind w:left="426" w:hanging="426"/>
        <w:rPr>
          <w:ins w:id="10656" w:author="fauzan" w:date="2022-08-13T16:52:00Z"/>
        </w:rPr>
      </w:pPr>
      <w:ins w:id="10657" w:author="muhammad fauzan" w:date="2022-08-11T02:27:00Z">
        <w:r>
          <w:t>Menentukan</w:t>
        </w:r>
      </w:ins>
      <w:ins w:id="10658" w:author="muhammad fauzan" w:date="2022-08-11T02:28:00Z">
        <w:r>
          <w:t xml:space="preserve"> hasil</w:t>
        </w:r>
      </w:ins>
      <w:ins w:id="10659" w:author="muhammad fauzan" w:date="2022-08-11T02:27:00Z">
        <w:r>
          <w:t xml:space="preserve"> peramalan</w:t>
        </w:r>
      </w:ins>
    </w:p>
    <w:p w:rsidR="00F246E7" w:rsidRDefault="00F246E7" w:rsidP="00F246E7">
      <w:pPr>
        <w:pStyle w:val="ListParagraph"/>
        <w:ind w:left="426"/>
        <w:rPr>
          <w:ins w:id="10660" w:author="fauzan" w:date="2022-08-13T18:01:00Z"/>
        </w:rPr>
        <w:pPrChange w:id="10661" w:author="fauzan" w:date="2022-08-13T16:52:00Z">
          <w:pPr>
            <w:pStyle w:val="ListParagraph"/>
            <w:numPr>
              <w:numId w:val="42"/>
            </w:numPr>
            <w:ind w:left="426" w:hanging="426"/>
          </w:pPr>
        </w:pPrChange>
      </w:pPr>
      <w:ins w:id="10662" w:author="fauzan" w:date="2022-08-13T16:53:00Z">
        <w:r>
          <w:t>Untuk mendapatkan hasil peramalan dengan metode holt winter exponential smoothing diperlukan nilai level, trend dan seasonal sehingga bisa didapatkan nilai peramalan dengan metode tersebut.</w:t>
        </w:r>
      </w:ins>
      <w:ins w:id="10663" w:author="fauzan" w:date="2022-08-13T17:43:00Z">
        <w:r w:rsidR="007A3DCD">
          <w:t xml:space="preserve"> </w:t>
        </w:r>
      </w:ins>
      <w:ins w:id="10664" w:author="fauzan" w:date="2022-08-13T17:45:00Z">
        <w:r w:rsidR="007A3DCD">
          <w:t xml:space="preserve">Dimulai </w:t>
        </w:r>
      </w:ins>
      <w:ins w:id="10665" w:author="fauzan" w:date="2022-08-13T17:46:00Z">
        <w:r w:rsidR="007A3DCD">
          <w:t xml:space="preserve">dengan mencari nilai dari level </w:t>
        </w:r>
      </w:ins>
      <w:ins w:id="10666" w:author="fauzan" w:date="2022-08-13T17:52:00Z">
        <w:r w:rsidR="001E7DCB">
          <w:t xml:space="preserve">dengan menggunakan persamaan </w:t>
        </w:r>
      </w:ins>
      <w:ins w:id="10667" w:author="fauzan" w:date="2022-08-13T17:53:00Z">
        <w:r w:rsidR="001E7DCB">
          <w:t>(</w:t>
        </w:r>
      </w:ins>
      <w:ins w:id="10668" w:author="fauzan" w:date="2022-08-13T17:57:00Z">
        <w:r w:rsidR="001E7DCB">
          <w:t>2.9</w:t>
        </w:r>
      </w:ins>
      <w:ins w:id="10669" w:author="fauzan" w:date="2022-08-13T17:53:00Z">
        <w:r w:rsidR="001E7DCB">
          <w:t>)</w:t>
        </w:r>
      </w:ins>
      <w:ins w:id="10670" w:author="fauzan" w:date="2022-08-13T17:57:00Z">
        <w:r w:rsidR="001E7DCB">
          <w:t xml:space="preserve"> </w:t>
        </w:r>
      </w:ins>
      <w:ins w:id="10671" w:author="fauzan" w:date="2022-08-13T17:59:00Z">
        <w:r w:rsidR="001E7DCB">
          <w:t>. berikut pencarian manual untuk mencari nilai level</w:t>
        </w:r>
      </w:ins>
      <w:ins w:id="10672" w:author="fauzan" w:date="2022-08-13T19:41:00Z">
        <w:r w:rsidR="00FE1DC5">
          <w:t xml:space="preserve"> dengan nilai alpha =</w:t>
        </w:r>
        <w:r w:rsidR="00FE1DC5" w:rsidRPr="00FE1DC5">
          <w:t xml:space="preserve"> </w:t>
        </w:r>
      </w:ins>
      <w:ins w:id="10673" w:author="fauzan" w:date="2022-08-13T20:03:00Z">
        <w:r w:rsidR="006869CD" w:rsidRPr="006869CD">
          <w:t>0.0000000164</w:t>
        </w:r>
      </w:ins>
      <w:ins w:id="10674" w:author="fauzan" w:date="2022-08-13T19:41:00Z">
        <w:r w:rsidR="00FE1DC5">
          <w:t xml:space="preserve"> </w:t>
        </w:r>
      </w:ins>
      <w:ins w:id="10675" w:author="fauzan" w:date="2022-08-13T18:01:00Z">
        <w:r w:rsidR="001E7DCB">
          <w:t>.</w:t>
        </w:r>
      </w:ins>
    </w:p>
    <w:p w:rsidR="001E7DCB" w:rsidRDefault="001E7DCB" w:rsidP="00F246E7">
      <w:pPr>
        <w:pStyle w:val="ListParagraph"/>
        <w:ind w:left="426"/>
        <w:rPr>
          <w:ins w:id="10676" w:author="fauzan" w:date="2022-08-13T18:01:00Z"/>
        </w:rPr>
        <w:pPrChange w:id="10677" w:author="fauzan" w:date="2022-08-13T16:52:00Z">
          <w:pPr>
            <w:pStyle w:val="ListParagraph"/>
            <w:numPr>
              <w:numId w:val="42"/>
            </w:numPr>
            <w:ind w:left="426" w:hanging="426"/>
          </w:pPr>
        </w:pPrChange>
      </w:pPr>
    </w:p>
    <w:p w:rsidR="001E7DCB" w:rsidRDefault="001E7DCB" w:rsidP="00F246E7">
      <w:pPr>
        <w:pStyle w:val="ListParagraph"/>
        <w:ind w:left="426"/>
        <w:rPr>
          <w:ins w:id="10678" w:author="fauzan" w:date="2022-08-13T18:05:00Z"/>
        </w:rPr>
        <w:pPrChange w:id="10679" w:author="fauzan" w:date="2022-08-13T16:52:00Z">
          <w:pPr>
            <w:pStyle w:val="ListParagraph"/>
            <w:numPr>
              <w:numId w:val="42"/>
            </w:numPr>
            <w:ind w:left="426" w:hanging="426"/>
          </w:pPr>
        </w:pPrChange>
      </w:pPr>
      <w:ins w:id="10680" w:author="fauzan" w:date="2022-08-13T18:01:00Z">
        <w:r>
          <w:t>Setelah didapatkan nilai level dilanjutkan dengan mencari nilai trend</w:t>
        </w:r>
      </w:ins>
      <w:ins w:id="10681" w:author="fauzan" w:date="2022-08-13T18:04:00Z">
        <w:r w:rsidR="00E21D93">
          <w:t xml:space="preserve"> dengan persamaan (</w:t>
        </w:r>
      </w:ins>
      <w:ins w:id="10682" w:author="fauzan" w:date="2022-08-13T18:05:00Z">
        <w:r w:rsidR="00E21D93">
          <w:t>2.10</w:t>
        </w:r>
      </w:ins>
      <w:ins w:id="10683" w:author="fauzan" w:date="2022-08-13T18:04:00Z">
        <w:r w:rsidR="00E21D93">
          <w:t>)</w:t>
        </w:r>
      </w:ins>
      <w:ins w:id="10684" w:author="fauzan" w:date="2022-08-13T18:05:00Z">
        <w:r w:rsidR="00E21D93">
          <w:t>. berikut perncarian manual untuk mencari nilai trend</w:t>
        </w:r>
      </w:ins>
      <w:ins w:id="10685" w:author="fauzan" w:date="2022-08-13T19:42:00Z">
        <w:r w:rsidR="00FE1DC5">
          <w:t xml:space="preserve"> dengan nilai beta = </w:t>
        </w:r>
      </w:ins>
      <w:ins w:id="10686" w:author="fauzan" w:date="2022-08-13T20:03:00Z">
        <w:r w:rsidR="006869CD" w:rsidRPr="006869CD">
          <w:t>0.0000000154</w:t>
        </w:r>
      </w:ins>
      <w:ins w:id="10687" w:author="fauzan" w:date="2022-08-13T18:05:00Z">
        <w:r w:rsidR="00E21D93">
          <w:t>.</w:t>
        </w:r>
      </w:ins>
    </w:p>
    <w:p w:rsidR="00FE1DC5" w:rsidRDefault="00FE1DC5" w:rsidP="00F246E7">
      <w:pPr>
        <w:pStyle w:val="ListParagraph"/>
        <w:ind w:left="426"/>
        <w:rPr>
          <w:ins w:id="10688" w:author="fauzan" w:date="2022-08-13T19:44:00Z"/>
        </w:rPr>
        <w:pPrChange w:id="10689" w:author="fauzan" w:date="2022-08-13T16:52:00Z">
          <w:pPr>
            <w:pStyle w:val="ListParagraph"/>
            <w:numPr>
              <w:numId w:val="42"/>
            </w:numPr>
            <w:ind w:left="426" w:hanging="426"/>
          </w:pPr>
        </w:pPrChange>
      </w:pPr>
    </w:p>
    <w:p w:rsidR="00E21D93" w:rsidRDefault="00E21D93" w:rsidP="00F246E7">
      <w:pPr>
        <w:pStyle w:val="ListParagraph"/>
        <w:ind w:left="426"/>
        <w:rPr>
          <w:ins w:id="10690" w:author="fauzan" w:date="2022-08-13T18:15:00Z"/>
        </w:rPr>
        <w:pPrChange w:id="10691" w:author="fauzan" w:date="2022-08-13T16:52:00Z">
          <w:pPr>
            <w:pStyle w:val="ListParagraph"/>
            <w:numPr>
              <w:numId w:val="42"/>
            </w:numPr>
            <w:ind w:left="426" w:hanging="426"/>
          </w:pPr>
        </w:pPrChange>
      </w:pPr>
      <w:ins w:id="10692" w:author="fauzan" w:date="2022-08-13T18:05:00Z">
        <w:r>
          <w:t xml:space="preserve">Setelah didapatkan </w:t>
        </w:r>
      </w:ins>
      <w:ins w:id="10693" w:author="fauzan" w:date="2022-08-13T18:06:00Z">
        <w:r>
          <w:t xml:space="preserve">nilai trend dilanjutkan dengan mencari nilai </w:t>
        </w:r>
      </w:ins>
      <w:ins w:id="10694" w:author="fauzan" w:date="2022-08-13T18:11:00Z">
        <w:r>
          <w:t>seasonal dengan persamaan (</w:t>
        </w:r>
      </w:ins>
      <w:ins w:id="10695" w:author="fauzan" w:date="2022-08-13T18:13:00Z">
        <w:r>
          <w:t>2.11</w:t>
        </w:r>
      </w:ins>
      <w:ins w:id="10696" w:author="fauzan" w:date="2022-08-13T18:11:00Z">
        <w:r>
          <w:t>)</w:t>
        </w:r>
      </w:ins>
      <w:ins w:id="10697" w:author="fauzan" w:date="2022-08-13T18:13:00Z">
        <w:r w:rsidR="00D45635">
          <w:t>. berikut pen</w:t>
        </w:r>
        <w:r>
          <w:t xml:space="preserve">carian manual untuk </w:t>
        </w:r>
      </w:ins>
      <w:ins w:id="10698" w:author="fauzan" w:date="2022-08-13T18:15:00Z">
        <w:r w:rsidR="00D45635">
          <w:t xml:space="preserve">nilai </w:t>
        </w:r>
      </w:ins>
      <w:ins w:id="10699" w:author="fauzan" w:date="2022-08-13T18:14:00Z">
        <w:r w:rsidR="00D45635">
          <w:t>seasonal</w:t>
        </w:r>
      </w:ins>
      <w:ins w:id="10700" w:author="fauzan" w:date="2022-08-13T19:42:00Z">
        <w:r w:rsidR="00FE1DC5">
          <w:t xml:space="preserve"> dengan nilai gamma = </w:t>
        </w:r>
        <w:r w:rsidR="00FE1DC5" w:rsidRPr="00FE1DC5">
          <w:t>0.9999999833833514</w:t>
        </w:r>
      </w:ins>
      <w:ins w:id="10701" w:author="fauzan" w:date="2022-08-13T18:15:00Z">
        <w:r w:rsidR="00D45635">
          <w:t>.</w:t>
        </w:r>
      </w:ins>
    </w:p>
    <w:p w:rsidR="00D45635" w:rsidRDefault="00D45635" w:rsidP="00FE1DC5">
      <w:pPr>
        <w:pStyle w:val="ListParagraph"/>
        <w:ind w:left="426"/>
        <w:rPr>
          <w:ins w:id="10702" w:author="fauzan" w:date="2022-08-13T18:15:00Z"/>
        </w:rPr>
        <w:pPrChange w:id="10703" w:author="fauzan" w:date="2022-08-13T16:52:00Z">
          <w:pPr>
            <w:pStyle w:val="ListParagraph"/>
            <w:numPr>
              <w:numId w:val="42"/>
            </w:numPr>
            <w:ind w:left="426" w:hanging="426"/>
          </w:pPr>
        </w:pPrChange>
      </w:pPr>
    </w:p>
    <w:p w:rsidR="00DB6B1E" w:rsidDel="003C26C4" w:rsidRDefault="00D45635" w:rsidP="00D45635">
      <w:pPr>
        <w:pStyle w:val="ListParagraph"/>
        <w:ind w:left="426"/>
        <w:rPr>
          <w:ins w:id="10704" w:author="muhammad fauzan" w:date="2022-08-11T02:28:00Z"/>
          <w:del w:id="10705" w:author="fauzan" w:date="2022-08-13T19:30:00Z"/>
        </w:rPr>
        <w:pPrChange w:id="10706" w:author="fauzan" w:date="2022-08-13T18:20:00Z">
          <w:pPr>
            <w:pStyle w:val="ListParagraph"/>
            <w:numPr>
              <w:numId w:val="42"/>
            </w:numPr>
            <w:ind w:left="426" w:hanging="426"/>
          </w:pPr>
        </w:pPrChange>
      </w:pPr>
      <w:ins w:id="10707" w:author="fauzan" w:date="2022-08-13T18:15:00Z">
        <w:r>
          <w:lastRenderedPageBreak/>
          <w:t xml:space="preserve">Setelah didapatkan nilai level, trend dan seasonal maka dilanjutkan dengan </w:t>
        </w:r>
      </w:ins>
      <w:ins w:id="10708" w:author="fauzan" w:date="2022-08-13T18:17:00Z">
        <w:r>
          <w:t>mencari nilai peramalan atau forecasting. Berikut hasil pencarian</w:t>
        </w:r>
      </w:ins>
      <w:ins w:id="10709" w:author="fauzan" w:date="2022-08-13T18:18:00Z">
        <w:r>
          <w:t xml:space="preserve"> dengan metode holt winter exponential smoothing.</w:t>
        </w:r>
      </w:ins>
    </w:p>
    <w:p w:rsidR="00D45635" w:rsidRDefault="00CA0D6C" w:rsidP="003C26C4">
      <w:pPr>
        <w:pStyle w:val="ListParagraph"/>
        <w:ind w:left="426"/>
        <w:rPr>
          <w:ins w:id="10710" w:author="muhammad fauzan" w:date="2022-08-07T13:30:00Z"/>
        </w:rPr>
        <w:pPrChange w:id="10711" w:author="fauzan" w:date="2022-08-13T19:30:00Z">
          <w:pPr>
            <w:pStyle w:val="ListParagraph"/>
            <w:ind w:left="0" w:firstLine="709"/>
          </w:pPr>
        </w:pPrChange>
      </w:pPr>
      <w:ins w:id="10712" w:author="muhammad fauzan" w:date="2022-08-11T02:28:00Z">
        <w:del w:id="10713" w:author="fauzan" w:date="2022-08-13T19:30:00Z">
          <w:r w:rsidDel="003C26C4">
            <w:delText xml:space="preserve">Menentukan </w:delText>
          </w:r>
        </w:del>
      </w:ins>
      <w:ins w:id="10714" w:author="muhammad fauzan" w:date="2022-08-11T02:29:00Z">
        <w:del w:id="10715" w:author="fauzan" w:date="2022-08-13T19:30:00Z">
          <w:r w:rsidDel="003C26C4">
            <w:delText>error peramala</w:delText>
          </w:r>
        </w:del>
      </w:ins>
      <w:ins w:id="10716" w:author="muhammad fauzan" w:date="2022-08-11T02:30:00Z">
        <w:del w:id="10717" w:author="fauzan" w:date="2022-08-13T19:30:00Z">
          <w:r w:rsidDel="003C26C4">
            <w:delText>n</w:delText>
          </w:r>
        </w:del>
      </w:ins>
    </w:p>
    <w:p w:rsidR="00222167" w:rsidDel="003C26C4" w:rsidRDefault="008D7EC4" w:rsidP="0041583E">
      <w:pPr>
        <w:pStyle w:val="ListParagraph"/>
        <w:ind w:left="357"/>
        <w:jc w:val="center"/>
        <w:rPr>
          <w:del w:id="10718" w:author="muhammad fauzan" w:date="2022-08-07T13:28:00Z"/>
        </w:rPr>
        <w:pPrChange w:id="10719" w:author="fauzan" w:date="2022-08-13T18:44:00Z">
          <w:pPr>
            <w:pStyle w:val="ListParagraph"/>
            <w:ind w:left="851"/>
          </w:pPr>
        </w:pPrChange>
      </w:pPr>
      <w:ins w:id="10720" w:author="fauzan" w:date="2022-08-13T19:45:00Z">
        <w:r w:rsidRPr="008D7EC4">
          <w:t>37</w:t>
        </w:r>
      </w:ins>
    </w:p>
    <w:p w:rsidR="003C26C4" w:rsidRDefault="003C26C4" w:rsidP="0041583E">
      <w:pPr>
        <w:pStyle w:val="ListParagraph"/>
        <w:ind w:left="0" w:firstLine="709"/>
        <w:jc w:val="center"/>
        <w:rPr>
          <w:ins w:id="10721" w:author="fauzan" w:date="2022-08-13T19:30:00Z"/>
        </w:rPr>
        <w:pPrChange w:id="10722" w:author="fauzan" w:date="2022-08-13T18:44:00Z">
          <w:pPr>
            <w:pStyle w:val="ListParagraph"/>
            <w:ind w:left="851"/>
          </w:pPr>
        </w:pPrChange>
      </w:pPr>
    </w:p>
    <w:p w:rsidR="00222167" w:rsidRDefault="00222167" w:rsidP="0041583E">
      <w:pPr>
        <w:pStyle w:val="ListParagraph"/>
        <w:ind w:left="357"/>
        <w:jc w:val="center"/>
        <w:rPr>
          <w:ins w:id="10723" w:author="fauzan" w:date="2022-08-07T18:38:00Z"/>
          <w:del w:id="10724" w:author="muhammad fauzan" w:date="2022-08-07T13:28:00Z"/>
        </w:rPr>
        <w:pPrChange w:id="10725" w:author="fauzan" w:date="2022-08-13T18:44:00Z">
          <w:pPr>
            <w:pStyle w:val="ListParagraph"/>
            <w:ind w:left="851"/>
          </w:pPr>
        </w:pPrChange>
      </w:pPr>
    </w:p>
    <w:p w:rsidR="00222167" w:rsidRDefault="00222167" w:rsidP="0041583E">
      <w:pPr>
        <w:pStyle w:val="ListParagraph"/>
        <w:ind w:left="357"/>
        <w:jc w:val="center"/>
        <w:rPr>
          <w:ins w:id="10726" w:author="fauzan" w:date="2022-08-07T18:37:00Z"/>
        </w:rPr>
        <w:pPrChange w:id="10727" w:author="fauzan" w:date="2022-08-13T18:44:00Z">
          <w:pPr>
            <w:pStyle w:val="ListParagraph"/>
            <w:ind w:left="851"/>
          </w:pPr>
        </w:pPrChange>
      </w:pPr>
    </w:p>
    <w:p w:rsidR="00222167" w:rsidRDefault="008B3912">
      <w:pPr>
        <w:pStyle w:val="ListParagraph"/>
        <w:numPr>
          <w:ilvl w:val="0"/>
          <w:numId w:val="41"/>
        </w:numPr>
        <w:ind w:left="357" w:hanging="357"/>
        <w:rPr>
          <w:ins w:id="10728" w:author="fauzan" w:date="2022-08-13T19:30:00Z"/>
        </w:rPr>
        <w:pPrChange w:id="10729" w:author="fauzan" w:date="2022-08-07T18:36:00Z">
          <w:pPr>
            <w:pStyle w:val="ListParagraph"/>
            <w:ind w:left="851"/>
          </w:pPr>
        </w:pPrChange>
      </w:pPr>
      <w:ins w:id="10730" w:author="muhammad fauzan" w:date="2022-08-07T12:45:00Z">
        <w:r>
          <w:t>Evaluasi hasil peramalan</w:t>
        </w:r>
      </w:ins>
    </w:p>
    <w:p w:rsidR="003C26C4" w:rsidRDefault="003C26C4" w:rsidP="003C26C4">
      <w:pPr>
        <w:pStyle w:val="ListParagraph"/>
        <w:ind w:left="0" w:firstLine="709"/>
        <w:rPr>
          <w:ins w:id="10731" w:author="fauzan" w:date="2022-08-07T18:35:00Z"/>
        </w:rPr>
        <w:pPrChange w:id="10732" w:author="fauzan" w:date="2022-08-13T19:31:00Z">
          <w:pPr>
            <w:pStyle w:val="ListParagraph"/>
            <w:ind w:left="851"/>
          </w:pPr>
        </w:pPrChange>
      </w:pPr>
      <w:ins w:id="10733" w:author="fauzan" w:date="2022-08-13T19:30:00Z">
        <w:r>
          <w:t>Dalam forecasting diperlukan tingkat kualitas kebenaran yang lebih baik untuk menghasilkan nilai forecasting terbaik. Kualitas forecasting terbaik ditentukan dengan alpha, beta dan gamma yang ditentukan oleh sistem. Berikut hasil error dari peramalan menggunakan metode MAPE dengan persamaan (2.14).</w:t>
        </w:r>
      </w:ins>
    </w:p>
    <w:p w:rsidR="00222167" w:rsidRDefault="00FE1DC5">
      <w:pPr>
        <w:pStyle w:val="ListParagraph"/>
        <w:ind w:left="1440"/>
        <w:pPrChange w:id="10734" w:author="fauzan" w:date="2022-08-07T18:35:00Z">
          <w:pPr>
            <w:pStyle w:val="ListParagraph"/>
            <w:ind w:left="851"/>
          </w:pPr>
        </w:pPrChange>
      </w:pPr>
      <w:ins w:id="10735" w:author="fauzan" w:date="2022-08-13T19:44:00Z">
        <w:r w:rsidRPr="00FE1DC5">
          <w:t>1.1268183724717544</w:t>
        </w:r>
      </w:ins>
      <w:ins w:id="10736" w:author="fauzan" w:date="2022-08-13T20:06:00Z">
        <w:r w:rsidR="00BC117B">
          <w:t xml:space="preserve"> </w:t>
        </w:r>
        <w:bookmarkStart w:id="10737" w:name="_GoBack"/>
        <w:bookmarkEnd w:id="10737"/>
        <w:r w:rsidR="00BC117B">
          <w:t>%</w:t>
        </w:r>
      </w:ins>
      <w:del w:id="10738" w:author="muhammad fauzan" w:date="2022-08-04T17:19:00Z">
        <w:r w:rsidR="008B3912">
          <w:delText>asaas</w:delText>
        </w:r>
      </w:del>
    </w:p>
    <w:p w:rsidR="00222167" w:rsidRDefault="008B3912">
      <w:pPr>
        <w:pStyle w:val="ListParagraph"/>
        <w:numPr>
          <w:ilvl w:val="0"/>
          <w:numId w:val="38"/>
        </w:numPr>
        <w:ind w:left="851" w:hanging="425"/>
        <w:rPr>
          <w:del w:id="10739" w:author="muhammad fauzan" w:date="2022-08-03T19:50:00Z"/>
        </w:rPr>
      </w:pPr>
      <w:del w:id="10740" w:author="muhammad fauzan" w:date="2022-08-03T19:50:00Z">
        <w:r>
          <w:delText xml:space="preserve">Halaman Ganti Password Admin </w:delText>
        </w:r>
      </w:del>
    </w:p>
    <w:p w:rsidR="00222167" w:rsidRDefault="008B3912">
      <w:pPr>
        <w:pStyle w:val="ListParagraph"/>
        <w:ind w:left="851"/>
        <w:rPr>
          <w:del w:id="10741" w:author="muhammad fauzan" w:date="2022-08-03T19:50:00Z"/>
        </w:rPr>
      </w:pPr>
      <w:del w:id="10742" w:author="muhammad fauzan" w:date="2022-08-03T19:50:00Z">
        <w:r>
          <w:delText>Halaman Login adalah halaman pertama yang akan diakses oleh admin sebelum admin melakukan login. Didalamnya admin harus memasukkan username dan password lalu menekan button login. Untuk password harus diisi dengan string sebanyak 8, jika kurang maka akan tampil error. Berikut pengujian untuk halaman login.</w:delText>
        </w:r>
      </w:del>
    </w:p>
    <w:tbl>
      <w:tblPr>
        <w:tblStyle w:val="TableGrid"/>
        <w:tblW w:w="0" w:type="auto"/>
        <w:tblInd w:w="720" w:type="dxa"/>
        <w:tblLook w:val="04A0" w:firstRow="1" w:lastRow="0" w:firstColumn="1" w:lastColumn="0" w:noHBand="0" w:noVBand="1"/>
      </w:tblPr>
      <w:tblGrid>
        <w:gridCol w:w="1017"/>
        <w:gridCol w:w="1222"/>
        <w:gridCol w:w="1256"/>
        <w:gridCol w:w="1523"/>
        <w:gridCol w:w="1252"/>
      </w:tblGrid>
      <w:tr w:rsidR="00222167">
        <w:trPr>
          <w:trHeight w:val="1314"/>
          <w:del w:id="10743" w:author="muhammad fauzan" w:date="2022-08-03T19:50:00Z"/>
        </w:trPr>
        <w:tc>
          <w:tcPr>
            <w:tcW w:w="1017" w:type="dxa"/>
            <w:vAlign w:val="center"/>
          </w:tcPr>
          <w:p w:rsidR="00222167" w:rsidRDefault="008B3912">
            <w:pPr>
              <w:pStyle w:val="ListParagraph"/>
              <w:spacing w:line="240" w:lineRule="auto"/>
              <w:ind w:left="0"/>
              <w:jc w:val="center"/>
              <w:rPr>
                <w:del w:id="10744" w:author="muhammad fauzan" w:date="2022-08-03T19:50:00Z"/>
              </w:rPr>
            </w:pPr>
            <w:del w:id="10745" w:author="muhammad fauzan" w:date="2022-08-03T19:50:00Z">
              <w:r>
                <w:rPr>
                  <w:szCs w:val="24"/>
                </w:rPr>
                <w:delText>NO</w:delText>
              </w:r>
            </w:del>
          </w:p>
        </w:tc>
        <w:tc>
          <w:tcPr>
            <w:tcW w:w="1222" w:type="dxa"/>
            <w:vAlign w:val="center"/>
          </w:tcPr>
          <w:p w:rsidR="00222167" w:rsidRDefault="008B3912">
            <w:pPr>
              <w:pStyle w:val="ListParagraph"/>
              <w:spacing w:line="240" w:lineRule="auto"/>
              <w:ind w:left="0"/>
              <w:jc w:val="center"/>
              <w:rPr>
                <w:del w:id="10746" w:author="muhammad fauzan" w:date="2022-08-03T19:50:00Z"/>
              </w:rPr>
            </w:pPr>
            <w:del w:id="10747" w:author="muhammad fauzan" w:date="2022-08-03T19:50:00Z">
              <w:r>
                <w:rPr>
                  <w:szCs w:val="24"/>
                </w:rPr>
                <w:delText>Pengujian</w:delText>
              </w:r>
            </w:del>
          </w:p>
        </w:tc>
        <w:tc>
          <w:tcPr>
            <w:tcW w:w="1256" w:type="dxa"/>
            <w:vAlign w:val="center"/>
          </w:tcPr>
          <w:p w:rsidR="00222167" w:rsidRDefault="008B3912">
            <w:pPr>
              <w:pStyle w:val="ListParagraph"/>
              <w:spacing w:line="240" w:lineRule="auto"/>
              <w:ind w:left="0"/>
              <w:jc w:val="center"/>
              <w:rPr>
                <w:del w:id="10748" w:author="muhammad fauzan" w:date="2022-08-03T19:50:00Z"/>
              </w:rPr>
            </w:pPr>
            <w:del w:id="10749" w:author="muhammad fauzan" w:date="2022-08-03T19:50:00Z">
              <w:r>
                <w:rPr>
                  <w:szCs w:val="24"/>
                </w:rPr>
                <w:delText>Fungsi Yang Diuji</w:delText>
              </w:r>
            </w:del>
          </w:p>
        </w:tc>
        <w:tc>
          <w:tcPr>
            <w:tcW w:w="1523" w:type="dxa"/>
            <w:vAlign w:val="center"/>
          </w:tcPr>
          <w:p w:rsidR="00222167" w:rsidRDefault="008B3912">
            <w:pPr>
              <w:pStyle w:val="ListParagraph"/>
              <w:spacing w:line="240" w:lineRule="auto"/>
              <w:ind w:left="0"/>
              <w:jc w:val="center"/>
              <w:rPr>
                <w:del w:id="10750" w:author="muhammad fauzan" w:date="2022-08-03T19:50:00Z"/>
              </w:rPr>
            </w:pPr>
            <w:del w:id="10751" w:author="muhammad fauzan" w:date="2022-08-03T19:50:00Z">
              <w:r>
                <w:rPr>
                  <w:szCs w:val="24"/>
                </w:rPr>
                <w:delText>Hasil Yang Diharapkan</w:delText>
              </w:r>
            </w:del>
          </w:p>
        </w:tc>
        <w:tc>
          <w:tcPr>
            <w:tcW w:w="1252" w:type="dxa"/>
            <w:vAlign w:val="center"/>
          </w:tcPr>
          <w:p w:rsidR="00222167" w:rsidRDefault="008B3912">
            <w:pPr>
              <w:pStyle w:val="ListParagraph"/>
              <w:spacing w:line="240" w:lineRule="auto"/>
              <w:ind w:left="0"/>
              <w:jc w:val="center"/>
              <w:rPr>
                <w:del w:id="10752" w:author="muhammad fauzan" w:date="2022-08-03T19:50:00Z"/>
              </w:rPr>
            </w:pPr>
            <w:del w:id="10753" w:author="muhammad fauzan" w:date="2022-08-03T19:50:00Z">
              <w:r>
                <w:rPr>
                  <w:szCs w:val="24"/>
                </w:rPr>
                <w:delText>Hasil</w:delText>
              </w:r>
            </w:del>
          </w:p>
        </w:tc>
      </w:tr>
      <w:tr w:rsidR="00222167">
        <w:trPr>
          <w:del w:id="10754" w:author="muhammad fauzan" w:date="2022-08-03T19:50:00Z"/>
        </w:trPr>
        <w:tc>
          <w:tcPr>
            <w:tcW w:w="1017" w:type="dxa"/>
            <w:vAlign w:val="center"/>
          </w:tcPr>
          <w:p w:rsidR="00222167" w:rsidRDefault="008B3912">
            <w:pPr>
              <w:pStyle w:val="ListParagraph"/>
              <w:spacing w:line="240" w:lineRule="auto"/>
              <w:ind w:left="0"/>
              <w:jc w:val="center"/>
              <w:rPr>
                <w:del w:id="10755" w:author="muhammad fauzan" w:date="2022-08-03T19:50:00Z"/>
              </w:rPr>
            </w:pPr>
            <w:del w:id="10756" w:author="muhammad fauzan" w:date="2022-08-03T19:50:00Z">
              <w:r>
                <w:rPr>
                  <w:szCs w:val="24"/>
                </w:rPr>
                <w:delText>1</w:delText>
              </w:r>
            </w:del>
          </w:p>
        </w:tc>
        <w:tc>
          <w:tcPr>
            <w:tcW w:w="1222" w:type="dxa"/>
          </w:tcPr>
          <w:p w:rsidR="00222167" w:rsidRDefault="008B3912">
            <w:pPr>
              <w:pStyle w:val="ListParagraph"/>
              <w:spacing w:line="240" w:lineRule="auto"/>
              <w:ind w:left="0"/>
              <w:rPr>
                <w:del w:id="10757" w:author="muhammad fauzan" w:date="2022-08-03T19:50:00Z"/>
              </w:rPr>
            </w:pPr>
            <w:del w:id="10758" w:author="muhammad fauzan" w:date="2022-08-03T19:50:00Z">
              <w:r>
                <w:rPr>
                  <w:szCs w:val="24"/>
                </w:rPr>
                <w:delText>Username dan password kosong kemudian menekan button login</w:delText>
              </w:r>
            </w:del>
          </w:p>
        </w:tc>
        <w:tc>
          <w:tcPr>
            <w:tcW w:w="1256" w:type="dxa"/>
          </w:tcPr>
          <w:p w:rsidR="00222167" w:rsidRDefault="008B3912">
            <w:pPr>
              <w:pStyle w:val="ListParagraph"/>
              <w:spacing w:line="240" w:lineRule="auto"/>
              <w:ind w:left="0"/>
              <w:rPr>
                <w:del w:id="10759" w:author="muhammad fauzan" w:date="2022-08-03T19:50:00Z"/>
                <w:szCs w:val="24"/>
              </w:rPr>
            </w:pPr>
            <w:del w:id="10760" w:author="muhammad fauzan" w:date="2022-08-03T19:50:00Z">
              <w:r>
                <w:rPr>
                  <w:szCs w:val="24"/>
                </w:rPr>
                <w:delText>Username: (kosong)</w:delText>
              </w:r>
            </w:del>
          </w:p>
          <w:p w:rsidR="00222167" w:rsidRDefault="008B3912">
            <w:pPr>
              <w:pStyle w:val="ListParagraph"/>
              <w:spacing w:line="240" w:lineRule="auto"/>
              <w:ind w:left="0"/>
              <w:rPr>
                <w:del w:id="10761" w:author="muhammad fauzan" w:date="2022-08-03T19:50:00Z"/>
              </w:rPr>
            </w:pPr>
            <w:del w:id="10762" w:author="muhammad fauzan" w:date="2022-08-03T19:50:00Z">
              <w:r>
                <w:rPr>
                  <w:szCs w:val="24"/>
                </w:rPr>
                <w:delText>Password: (kosong)</w:delText>
              </w:r>
            </w:del>
          </w:p>
        </w:tc>
        <w:tc>
          <w:tcPr>
            <w:tcW w:w="1523" w:type="dxa"/>
          </w:tcPr>
          <w:p w:rsidR="00222167" w:rsidRDefault="008B3912">
            <w:pPr>
              <w:pStyle w:val="ListParagraph"/>
              <w:spacing w:line="240" w:lineRule="auto"/>
              <w:ind w:left="0"/>
              <w:rPr>
                <w:del w:id="10763" w:author="muhammad fauzan" w:date="2022-08-03T19:50:00Z"/>
              </w:rPr>
            </w:pPr>
            <w:del w:id="10764" w:author="muhammad fauzan" w:date="2022-08-03T19:50:00Z">
              <w:r>
                <w:rPr>
                  <w:szCs w:val="24"/>
                </w:rPr>
                <w:delText>Sistem akan menampilkan error</w:delText>
              </w:r>
            </w:del>
          </w:p>
        </w:tc>
        <w:tc>
          <w:tcPr>
            <w:tcW w:w="1252" w:type="dxa"/>
            <w:vAlign w:val="center"/>
          </w:tcPr>
          <w:p w:rsidR="00222167" w:rsidRDefault="008B3912">
            <w:pPr>
              <w:pStyle w:val="ListParagraph"/>
              <w:spacing w:line="240" w:lineRule="auto"/>
              <w:ind w:left="0"/>
              <w:rPr>
                <w:del w:id="10765" w:author="muhammad fauzan" w:date="2022-08-03T19:50:00Z"/>
              </w:rPr>
            </w:pPr>
            <w:del w:id="10766" w:author="muhammad fauzan" w:date="2022-08-03T19:50:00Z">
              <w:r>
                <w:delText>Sukses</w:delText>
              </w:r>
            </w:del>
          </w:p>
        </w:tc>
      </w:tr>
      <w:tr w:rsidR="00222167">
        <w:trPr>
          <w:del w:id="10767" w:author="muhammad fauzan" w:date="2022-08-03T19:50:00Z"/>
        </w:trPr>
        <w:tc>
          <w:tcPr>
            <w:tcW w:w="1017" w:type="dxa"/>
            <w:vAlign w:val="center"/>
          </w:tcPr>
          <w:p w:rsidR="00222167" w:rsidRDefault="008B3912">
            <w:pPr>
              <w:pStyle w:val="ListParagraph"/>
              <w:spacing w:line="240" w:lineRule="auto"/>
              <w:ind w:left="0"/>
              <w:jc w:val="center"/>
              <w:rPr>
                <w:del w:id="10768" w:author="muhammad fauzan" w:date="2022-08-03T19:50:00Z"/>
                <w:szCs w:val="24"/>
              </w:rPr>
            </w:pPr>
            <w:del w:id="10769" w:author="muhammad fauzan" w:date="2022-08-03T19:50:00Z">
              <w:r>
                <w:rPr>
                  <w:szCs w:val="24"/>
                </w:rPr>
                <w:delText>2</w:delText>
              </w:r>
            </w:del>
          </w:p>
        </w:tc>
        <w:tc>
          <w:tcPr>
            <w:tcW w:w="1222" w:type="dxa"/>
          </w:tcPr>
          <w:p w:rsidR="00222167" w:rsidRDefault="008B3912">
            <w:pPr>
              <w:pStyle w:val="ListParagraph"/>
              <w:spacing w:line="240" w:lineRule="auto"/>
              <w:ind w:left="0"/>
              <w:rPr>
                <w:del w:id="10770" w:author="muhammad fauzan" w:date="2022-08-03T19:50:00Z"/>
                <w:szCs w:val="24"/>
              </w:rPr>
            </w:pPr>
            <w:del w:id="10771" w:author="muhammad fauzan" w:date="2022-08-03T19:50:00Z">
              <w:r>
                <w:rPr>
                  <w:szCs w:val="24"/>
                </w:rPr>
                <w:delText>Username berisi dan password kosong kemudian menekan button login</w:delText>
              </w:r>
            </w:del>
          </w:p>
        </w:tc>
        <w:tc>
          <w:tcPr>
            <w:tcW w:w="1256" w:type="dxa"/>
          </w:tcPr>
          <w:p w:rsidR="00222167" w:rsidRDefault="008B3912">
            <w:pPr>
              <w:pStyle w:val="ListParagraph"/>
              <w:spacing w:line="240" w:lineRule="auto"/>
              <w:ind w:left="0"/>
              <w:rPr>
                <w:del w:id="10772" w:author="muhammad fauzan" w:date="2022-08-03T19:50:00Z"/>
                <w:szCs w:val="24"/>
              </w:rPr>
            </w:pPr>
            <w:del w:id="10773" w:author="muhammad fauzan" w:date="2022-08-03T19:50:00Z">
              <w:r>
                <w:rPr>
                  <w:szCs w:val="24"/>
                </w:rPr>
                <w:delText>Username: Fauzan</w:delText>
              </w:r>
            </w:del>
          </w:p>
          <w:p w:rsidR="00222167" w:rsidRDefault="008B3912">
            <w:pPr>
              <w:pStyle w:val="ListParagraph"/>
              <w:spacing w:line="240" w:lineRule="auto"/>
              <w:ind w:left="0"/>
              <w:rPr>
                <w:del w:id="10774" w:author="muhammad fauzan" w:date="2022-08-03T19:50:00Z"/>
                <w:szCs w:val="24"/>
              </w:rPr>
            </w:pPr>
            <w:del w:id="10775" w:author="muhammad fauzan" w:date="2022-08-03T19:50:00Z">
              <w:r>
                <w:rPr>
                  <w:szCs w:val="24"/>
                </w:rPr>
                <w:delText>Password: (kosong)</w:delText>
              </w:r>
            </w:del>
          </w:p>
        </w:tc>
        <w:tc>
          <w:tcPr>
            <w:tcW w:w="1523" w:type="dxa"/>
          </w:tcPr>
          <w:p w:rsidR="00222167" w:rsidRDefault="008B3912">
            <w:pPr>
              <w:pStyle w:val="ListParagraph"/>
              <w:spacing w:line="240" w:lineRule="auto"/>
              <w:ind w:left="0"/>
              <w:rPr>
                <w:del w:id="10776" w:author="muhammad fauzan" w:date="2022-08-03T19:50:00Z"/>
                <w:szCs w:val="24"/>
              </w:rPr>
            </w:pPr>
            <w:del w:id="10777" w:author="muhammad fauzan" w:date="2022-08-03T19:50:00Z">
              <w:r>
                <w:rPr>
                  <w:szCs w:val="24"/>
                </w:rPr>
                <w:delText>Sistem akan menampilkan error</w:delText>
              </w:r>
            </w:del>
          </w:p>
        </w:tc>
        <w:tc>
          <w:tcPr>
            <w:tcW w:w="1252" w:type="dxa"/>
            <w:vAlign w:val="center"/>
          </w:tcPr>
          <w:p w:rsidR="00222167" w:rsidRDefault="008B3912">
            <w:pPr>
              <w:pStyle w:val="ListParagraph"/>
              <w:spacing w:line="240" w:lineRule="auto"/>
              <w:ind w:left="0"/>
              <w:rPr>
                <w:del w:id="10778" w:author="muhammad fauzan" w:date="2022-08-03T19:50:00Z"/>
              </w:rPr>
            </w:pPr>
            <w:del w:id="10779" w:author="muhammad fauzan" w:date="2022-08-03T19:50:00Z">
              <w:r>
                <w:delText>sukses</w:delText>
              </w:r>
            </w:del>
          </w:p>
        </w:tc>
      </w:tr>
      <w:tr w:rsidR="00222167">
        <w:trPr>
          <w:del w:id="10780" w:author="muhammad fauzan" w:date="2022-08-03T19:50:00Z"/>
        </w:trPr>
        <w:tc>
          <w:tcPr>
            <w:tcW w:w="1017" w:type="dxa"/>
            <w:vAlign w:val="center"/>
          </w:tcPr>
          <w:p w:rsidR="00222167" w:rsidRDefault="008B3912">
            <w:pPr>
              <w:pStyle w:val="ListParagraph"/>
              <w:spacing w:line="240" w:lineRule="auto"/>
              <w:ind w:left="0"/>
              <w:jc w:val="center"/>
              <w:rPr>
                <w:del w:id="10781" w:author="muhammad fauzan" w:date="2022-08-03T19:50:00Z"/>
                <w:szCs w:val="24"/>
              </w:rPr>
            </w:pPr>
            <w:del w:id="10782" w:author="muhammad fauzan" w:date="2022-08-03T19:50:00Z">
              <w:r>
                <w:rPr>
                  <w:szCs w:val="24"/>
                </w:rPr>
                <w:delText>3</w:delText>
              </w:r>
            </w:del>
          </w:p>
        </w:tc>
        <w:tc>
          <w:tcPr>
            <w:tcW w:w="1222" w:type="dxa"/>
          </w:tcPr>
          <w:p w:rsidR="00222167" w:rsidRDefault="008B3912">
            <w:pPr>
              <w:pStyle w:val="ListParagraph"/>
              <w:spacing w:line="240" w:lineRule="auto"/>
              <w:ind w:left="0"/>
              <w:rPr>
                <w:del w:id="10783" w:author="muhammad fauzan" w:date="2022-08-03T19:50:00Z"/>
                <w:szCs w:val="24"/>
              </w:rPr>
            </w:pPr>
            <w:del w:id="10784" w:author="muhammad fauzan" w:date="2022-08-03T19:50:00Z">
              <w:r>
                <w:rPr>
                  <w:szCs w:val="24"/>
                </w:rPr>
                <w:delText>Username kosong dan password berisi kemudian menekan button login</w:delText>
              </w:r>
            </w:del>
          </w:p>
        </w:tc>
        <w:tc>
          <w:tcPr>
            <w:tcW w:w="1256" w:type="dxa"/>
          </w:tcPr>
          <w:p w:rsidR="00222167" w:rsidRDefault="008B3912">
            <w:pPr>
              <w:pStyle w:val="ListParagraph"/>
              <w:spacing w:line="240" w:lineRule="auto"/>
              <w:ind w:left="0"/>
              <w:rPr>
                <w:del w:id="10785" w:author="muhammad fauzan" w:date="2022-08-03T19:50:00Z"/>
                <w:szCs w:val="24"/>
              </w:rPr>
            </w:pPr>
            <w:del w:id="10786" w:author="muhammad fauzan" w:date="2022-08-03T19:50:00Z">
              <w:r>
                <w:rPr>
                  <w:szCs w:val="24"/>
                </w:rPr>
                <w:delText>Username: (kosong)</w:delText>
              </w:r>
            </w:del>
          </w:p>
          <w:p w:rsidR="00222167" w:rsidRDefault="008B3912">
            <w:pPr>
              <w:pStyle w:val="ListParagraph"/>
              <w:spacing w:line="240" w:lineRule="auto"/>
              <w:ind w:left="0"/>
              <w:rPr>
                <w:del w:id="10787" w:author="muhammad fauzan" w:date="2022-08-03T19:50:00Z"/>
                <w:szCs w:val="24"/>
              </w:rPr>
            </w:pPr>
            <w:del w:id="10788" w:author="muhammad fauzan" w:date="2022-08-03T19:50:00Z">
              <w:r>
                <w:rPr>
                  <w:szCs w:val="24"/>
                </w:rPr>
                <w:delText>Password: 12345678</w:delText>
              </w:r>
            </w:del>
          </w:p>
        </w:tc>
        <w:tc>
          <w:tcPr>
            <w:tcW w:w="1523" w:type="dxa"/>
          </w:tcPr>
          <w:p w:rsidR="00222167" w:rsidRDefault="008B3912">
            <w:pPr>
              <w:pStyle w:val="ListParagraph"/>
              <w:spacing w:line="240" w:lineRule="auto"/>
              <w:ind w:left="0"/>
              <w:rPr>
                <w:del w:id="10789" w:author="muhammad fauzan" w:date="2022-08-03T19:50:00Z"/>
                <w:szCs w:val="24"/>
              </w:rPr>
            </w:pPr>
            <w:del w:id="10790" w:author="muhammad fauzan" w:date="2022-08-03T19:50:00Z">
              <w:r>
                <w:rPr>
                  <w:szCs w:val="24"/>
                </w:rPr>
                <w:delText>Sistem akan menampilkan error</w:delText>
              </w:r>
            </w:del>
          </w:p>
        </w:tc>
        <w:tc>
          <w:tcPr>
            <w:tcW w:w="1252" w:type="dxa"/>
            <w:vAlign w:val="center"/>
          </w:tcPr>
          <w:p w:rsidR="00222167" w:rsidRDefault="008B3912">
            <w:pPr>
              <w:pStyle w:val="ListParagraph"/>
              <w:spacing w:line="240" w:lineRule="auto"/>
              <w:ind w:left="0"/>
              <w:rPr>
                <w:del w:id="10791" w:author="muhammad fauzan" w:date="2022-08-03T19:50:00Z"/>
              </w:rPr>
            </w:pPr>
            <w:del w:id="10792" w:author="muhammad fauzan" w:date="2022-08-03T19:50:00Z">
              <w:r>
                <w:delText>sukses</w:delText>
              </w:r>
            </w:del>
          </w:p>
        </w:tc>
      </w:tr>
      <w:tr w:rsidR="00222167">
        <w:trPr>
          <w:del w:id="10793" w:author="muhammad fauzan" w:date="2022-08-03T19:50:00Z"/>
        </w:trPr>
        <w:tc>
          <w:tcPr>
            <w:tcW w:w="1017" w:type="dxa"/>
            <w:vAlign w:val="center"/>
          </w:tcPr>
          <w:p w:rsidR="00222167" w:rsidRDefault="008B3912">
            <w:pPr>
              <w:pStyle w:val="ListParagraph"/>
              <w:spacing w:line="240" w:lineRule="auto"/>
              <w:ind w:left="0"/>
              <w:jc w:val="center"/>
              <w:rPr>
                <w:del w:id="10794" w:author="muhammad fauzan" w:date="2022-08-03T19:50:00Z"/>
                <w:szCs w:val="24"/>
              </w:rPr>
            </w:pPr>
            <w:del w:id="10795" w:author="muhammad fauzan" w:date="2022-08-03T19:50:00Z">
              <w:r>
                <w:rPr>
                  <w:szCs w:val="24"/>
                </w:rPr>
                <w:delText>4</w:delText>
              </w:r>
            </w:del>
          </w:p>
        </w:tc>
        <w:tc>
          <w:tcPr>
            <w:tcW w:w="1222" w:type="dxa"/>
          </w:tcPr>
          <w:p w:rsidR="00222167" w:rsidRDefault="008B3912">
            <w:pPr>
              <w:pStyle w:val="ListParagraph"/>
              <w:spacing w:line="240" w:lineRule="auto"/>
              <w:ind w:left="0"/>
              <w:rPr>
                <w:del w:id="10796" w:author="muhammad fauzan" w:date="2022-08-03T19:50:00Z"/>
                <w:szCs w:val="24"/>
              </w:rPr>
            </w:pPr>
            <w:del w:id="10797" w:author="muhammad fauzan" w:date="2022-08-03T19:50:00Z">
              <w:r>
                <w:rPr>
                  <w:szCs w:val="24"/>
                </w:rPr>
                <w:delText>Username dan password kosong kemudian menekan button login</w:delText>
              </w:r>
            </w:del>
          </w:p>
        </w:tc>
        <w:tc>
          <w:tcPr>
            <w:tcW w:w="1256" w:type="dxa"/>
          </w:tcPr>
          <w:p w:rsidR="00222167" w:rsidRDefault="008B3912">
            <w:pPr>
              <w:pStyle w:val="ListParagraph"/>
              <w:spacing w:line="240" w:lineRule="auto"/>
              <w:ind w:left="0"/>
              <w:rPr>
                <w:del w:id="10798" w:author="muhammad fauzan" w:date="2022-08-03T19:50:00Z"/>
                <w:szCs w:val="24"/>
              </w:rPr>
            </w:pPr>
            <w:del w:id="10799" w:author="muhammad fauzan" w:date="2022-08-03T19:50:00Z">
              <w:r>
                <w:rPr>
                  <w:szCs w:val="24"/>
                </w:rPr>
                <w:delText>Username: (kosong)</w:delText>
              </w:r>
            </w:del>
          </w:p>
          <w:p w:rsidR="00222167" w:rsidRDefault="008B3912">
            <w:pPr>
              <w:pStyle w:val="ListParagraph"/>
              <w:spacing w:line="240" w:lineRule="auto"/>
              <w:ind w:left="0"/>
              <w:rPr>
                <w:del w:id="10800" w:author="muhammad fauzan" w:date="2022-08-03T19:50:00Z"/>
                <w:szCs w:val="24"/>
              </w:rPr>
            </w:pPr>
            <w:del w:id="10801" w:author="muhammad fauzan" w:date="2022-08-03T19:50:00Z">
              <w:r>
                <w:rPr>
                  <w:szCs w:val="24"/>
                </w:rPr>
                <w:delText>Password: (kosong)</w:delText>
              </w:r>
            </w:del>
          </w:p>
        </w:tc>
        <w:tc>
          <w:tcPr>
            <w:tcW w:w="1523" w:type="dxa"/>
          </w:tcPr>
          <w:p w:rsidR="00222167" w:rsidRDefault="008B3912">
            <w:pPr>
              <w:pStyle w:val="ListParagraph"/>
              <w:spacing w:line="240" w:lineRule="auto"/>
              <w:ind w:left="0"/>
              <w:rPr>
                <w:del w:id="10802" w:author="muhammad fauzan" w:date="2022-08-03T19:50:00Z"/>
                <w:szCs w:val="24"/>
              </w:rPr>
            </w:pPr>
            <w:del w:id="10803" w:author="muhammad fauzan" w:date="2022-08-03T19:50:00Z">
              <w:r>
                <w:rPr>
                  <w:szCs w:val="24"/>
                </w:rPr>
                <w:delText>Sistem akan menampilkan error</w:delText>
              </w:r>
            </w:del>
          </w:p>
        </w:tc>
        <w:tc>
          <w:tcPr>
            <w:tcW w:w="1252" w:type="dxa"/>
            <w:vAlign w:val="center"/>
          </w:tcPr>
          <w:p w:rsidR="00222167" w:rsidRDefault="008B3912">
            <w:pPr>
              <w:pStyle w:val="ListParagraph"/>
              <w:spacing w:line="240" w:lineRule="auto"/>
              <w:ind w:left="0"/>
              <w:rPr>
                <w:del w:id="10804" w:author="muhammad fauzan" w:date="2022-08-03T19:50:00Z"/>
              </w:rPr>
            </w:pPr>
            <w:del w:id="10805" w:author="muhammad fauzan" w:date="2022-08-03T19:50:00Z">
              <w:r>
                <w:delText>Sukses</w:delText>
              </w:r>
            </w:del>
          </w:p>
        </w:tc>
      </w:tr>
      <w:tr w:rsidR="00222167">
        <w:trPr>
          <w:del w:id="10806" w:author="muhammad fauzan" w:date="2022-08-03T19:50:00Z"/>
        </w:trPr>
        <w:tc>
          <w:tcPr>
            <w:tcW w:w="1017" w:type="dxa"/>
            <w:vAlign w:val="center"/>
          </w:tcPr>
          <w:p w:rsidR="00222167" w:rsidRDefault="008B3912">
            <w:pPr>
              <w:pStyle w:val="ListParagraph"/>
              <w:spacing w:line="240" w:lineRule="auto"/>
              <w:ind w:left="0"/>
              <w:jc w:val="center"/>
              <w:rPr>
                <w:del w:id="10807" w:author="muhammad fauzan" w:date="2022-08-03T19:50:00Z"/>
                <w:szCs w:val="24"/>
              </w:rPr>
            </w:pPr>
            <w:del w:id="10808" w:author="muhammad fauzan" w:date="2022-08-03T19:50:00Z">
              <w:r>
                <w:rPr>
                  <w:szCs w:val="24"/>
                </w:rPr>
                <w:delText>5</w:delText>
              </w:r>
            </w:del>
          </w:p>
        </w:tc>
        <w:tc>
          <w:tcPr>
            <w:tcW w:w="1222" w:type="dxa"/>
          </w:tcPr>
          <w:p w:rsidR="00222167" w:rsidRDefault="008B3912">
            <w:pPr>
              <w:pStyle w:val="ListParagraph"/>
              <w:spacing w:line="240" w:lineRule="auto"/>
              <w:ind w:left="0"/>
              <w:rPr>
                <w:del w:id="10809" w:author="muhammad fauzan" w:date="2022-08-03T19:50:00Z"/>
                <w:szCs w:val="24"/>
              </w:rPr>
            </w:pPr>
            <w:del w:id="10810" w:author="muhammad fauzan" w:date="2022-08-03T19:50:00Z">
              <w:r>
                <w:rPr>
                  <w:szCs w:val="24"/>
                </w:rPr>
                <w:delText>Username berisi dan password kosong kemudian menekan button login</w:delText>
              </w:r>
            </w:del>
          </w:p>
        </w:tc>
        <w:tc>
          <w:tcPr>
            <w:tcW w:w="1256" w:type="dxa"/>
          </w:tcPr>
          <w:p w:rsidR="00222167" w:rsidRDefault="008B3912">
            <w:pPr>
              <w:pStyle w:val="ListParagraph"/>
              <w:spacing w:line="240" w:lineRule="auto"/>
              <w:ind w:left="0"/>
              <w:rPr>
                <w:del w:id="10811" w:author="muhammad fauzan" w:date="2022-08-03T19:50:00Z"/>
                <w:szCs w:val="24"/>
              </w:rPr>
            </w:pPr>
            <w:del w:id="10812" w:author="muhammad fauzan" w:date="2022-08-03T19:50:00Z">
              <w:r>
                <w:rPr>
                  <w:szCs w:val="24"/>
                </w:rPr>
                <w:delText>Username: Fauzan</w:delText>
              </w:r>
            </w:del>
          </w:p>
          <w:p w:rsidR="00222167" w:rsidRDefault="008B3912">
            <w:pPr>
              <w:pStyle w:val="ListParagraph"/>
              <w:spacing w:line="240" w:lineRule="auto"/>
              <w:ind w:left="0"/>
              <w:rPr>
                <w:del w:id="10813" w:author="muhammad fauzan" w:date="2022-08-03T19:50:00Z"/>
                <w:szCs w:val="24"/>
              </w:rPr>
            </w:pPr>
            <w:del w:id="10814" w:author="muhammad fauzan" w:date="2022-08-03T19:50:00Z">
              <w:r>
                <w:rPr>
                  <w:szCs w:val="24"/>
                </w:rPr>
                <w:delText>Password: (kosong)</w:delText>
              </w:r>
            </w:del>
          </w:p>
        </w:tc>
        <w:tc>
          <w:tcPr>
            <w:tcW w:w="1523" w:type="dxa"/>
          </w:tcPr>
          <w:p w:rsidR="00222167" w:rsidRDefault="008B3912">
            <w:pPr>
              <w:pStyle w:val="ListParagraph"/>
              <w:spacing w:line="240" w:lineRule="auto"/>
              <w:ind w:left="0"/>
              <w:rPr>
                <w:del w:id="10815" w:author="muhammad fauzan" w:date="2022-08-03T19:50:00Z"/>
                <w:szCs w:val="24"/>
              </w:rPr>
            </w:pPr>
            <w:del w:id="10816" w:author="muhammad fauzan" w:date="2022-08-03T19:50:00Z">
              <w:r>
                <w:rPr>
                  <w:szCs w:val="24"/>
                </w:rPr>
                <w:delText>Sistem akan menampilkan error</w:delText>
              </w:r>
            </w:del>
          </w:p>
        </w:tc>
        <w:tc>
          <w:tcPr>
            <w:tcW w:w="1252" w:type="dxa"/>
            <w:vAlign w:val="center"/>
          </w:tcPr>
          <w:p w:rsidR="00222167" w:rsidRDefault="008B3912">
            <w:pPr>
              <w:pStyle w:val="ListParagraph"/>
              <w:spacing w:line="240" w:lineRule="auto"/>
              <w:ind w:left="0"/>
              <w:rPr>
                <w:del w:id="10817" w:author="muhammad fauzan" w:date="2022-08-03T19:50:00Z"/>
              </w:rPr>
            </w:pPr>
            <w:del w:id="10818" w:author="muhammad fauzan" w:date="2022-08-03T19:50:00Z">
              <w:r>
                <w:delText>sukses</w:delText>
              </w:r>
            </w:del>
          </w:p>
        </w:tc>
      </w:tr>
      <w:tr w:rsidR="00222167">
        <w:trPr>
          <w:del w:id="10819" w:author="muhammad fauzan" w:date="2022-08-03T19:50:00Z"/>
        </w:trPr>
        <w:tc>
          <w:tcPr>
            <w:tcW w:w="1017" w:type="dxa"/>
            <w:vAlign w:val="center"/>
          </w:tcPr>
          <w:p w:rsidR="00222167" w:rsidRDefault="008B3912">
            <w:pPr>
              <w:pStyle w:val="ListParagraph"/>
              <w:spacing w:line="240" w:lineRule="auto"/>
              <w:ind w:left="0"/>
              <w:jc w:val="center"/>
              <w:rPr>
                <w:del w:id="10820" w:author="muhammad fauzan" w:date="2022-08-03T19:50:00Z"/>
                <w:szCs w:val="24"/>
              </w:rPr>
            </w:pPr>
            <w:del w:id="10821" w:author="muhammad fauzan" w:date="2022-08-03T19:50:00Z">
              <w:r>
                <w:rPr>
                  <w:szCs w:val="24"/>
                </w:rPr>
                <w:delText>6</w:delText>
              </w:r>
            </w:del>
          </w:p>
        </w:tc>
        <w:tc>
          <w:tcPr>
            <w:tcW w:w="1222" w:type="dxa"/>
          </w:tcPr>
          <w:p w:rsidR="00222167" w:rsidRDefault="008B3912">
            <w:pPr>
              <w:pStyle w:val="ListParagraph"/>
              <w:spacing w:line="240" w:lineRule="auto"/>
              <w:ind w:left="0"/>
              <w:rPr>
                <w:del w:id="10822" w:author="muhammad fauzan" w:date="2022-08-03T19:50:00Z"/>
                <w:szCs w:val="24"/>
              </w:rPr>
            </w:pPr>
            <w:del w:id="10823" w:author="muhammad fauzan" w:date="2022-08-03T19:50:00Z">
              <w:r>
                <w:rPr>
                  <w:szCs w:val="24"/>
                </w:rPr>
                <w:delText>Username kosong dan password berisi kemudian menekan button login</w:delText>
              </w:r>
            </w:del>
          </w:p>
        </w:tc>
        <w:tc>
          <w:tcPr>
            <w:tcW w:w="1256" w:type="dxa"/>
          </w:tcPr>
          <w:p w:rsidR="00222167" w:rsidRDefault="008B3912">
            <w:pPr>
              <w:pStyle w:val="ListParagraph"/>
              <w:spacing w:line="240" w:lineRule="auto"/>
              <w:ind w:left="0"/>
              <w:rPr>
                <w:del w:id="10824" w:author="muhammad fauzan" w:date="2022-08-03T19:50:00Z"/>
                <w:szCs w:val="24"/>
              </w:rPr>
            </w:pPr>
            <w:del w:id="10825" w:author="muhammad fauzan" w:date="2022-08-03T19:50:00Z">
              <w:r>
                <w:rPr>
                  <w:szCs w:val="24"/>
                </w:rPr>
                <w:delText>Username: (kosong)</w:delText>
              </w:r>
            </w:del>
          </w:p>
          <w:p w:rsidR="00222167" w:rsidRDefault="008B3912">
            <w:pPr>
              <w:pStyle w:val="ListParagraph"/>
              <w:spacing w:line="240" w:lineRule="auto"/>
              <w:ind w:left="0"/>
              <w:rPr>
                <w:del w:id="10826" w:author="muhammad fauzan" w:date="2022-08-03T19:50:00Z"/>
                <w:szCs w:val="24"/>
              </w:rPr>
            </w:pPr>
            <w:del w:id="10827" w:author="muhammad fauzan" w:date="2022-08-03T19:50:00Z">
              <w:r>
                <w:rPr>
                  <w:szCs w:val="24"/>
                </w:rPr>
                <w:delText>Password: 12345678</w:delText>
              </w:r>
            </w:del>
          </w:p>
        </w:tc>
        <w:tc>
          <w:tcPr>
            <w:tcW w:w="1523" w:type="dxa"/>
          </w:tcPr>
          <w:p w:rsidR="00222167" w:rsidRDefault="008B3912">
            <w:pPr>
              <w:pStyle w:val="ListParagraph"/>
              <w:spacing w:line="240" w:lineRule="auto"/>
              <w:ind w:left="0"/>
              <w:rPr>
                <w:del w:id="10828" w:author="muhammad fauzan" w:date="2022-08-03T19:50:00Z"/>
                <w:szCs w:val="24"/>
              </w:rPr>
            </w:pPr>
            <w:del w:id="10829" w:author="muhammad fauzan" w:date="2022-08-03T19:50:00Z">
              <w:r>
                <w:rPr>
                  <w:szCs w:val="24"/>
                </w:rPr>
                <w:delText>Sistem akan menampilkan error</w:delText>
              </w:r>
            </w:del>
          </w:p>
        </w:tc>
        <w:tc>
          <w:tcPr>
            <w:tcW w:w="1252" w:type="dxa"/>
            <w:vAlign w:val="center"/>
          </w:tcPr>
          <w:p w:rsidR="00222167" w:rsidRDefault="008B3912">
            <w:pPr>
              <w:pStyle w:val="ListParagraph"/>
              <w:spacing w:line="240" w:lineRule="auto"/>
              <w:ind w:left="0"/>
              <w:rPr>
                <w:del w:id="10830" w:author="muhammad fauzan" w:date="2022-08-03T19:50:00Z"/>
              </w:rPr>
            </w:pPr>
            <w:del w:id="10831" w:author="muhammad fauzan" w:date="2022-08-03T19:50:00Z">
              <w:r>
                <w:delText>sukses</w:delText>
              </w:r>
            </w:del>
          </w:p>
        </w:tc>
      </w:tr>
    </w:tbl>
    <w:p w:rsidR="00222167" w:rsidRDefault="008B3912" w:rsidP="003C26C4">
      <w:pPr>
        <w:pStyle w:val="ListParagraph"/>
        <w:ind w:left="0"/>
        <w:pPrChange w:id="10832" w:author="fauzan" w:date="2022-08-13T19:27:00Z">
          <w:pPr>
            <w:pStyle w:val="ListParagraph"/>
            <w:ind w:left="0"/>
            <w:jc w:val="center"/>
          </w:pPr>
        </w:pPrChange>
      </w:pPr>
      <w:del w:id="10833" w:author="muhammad fauzan" w:date="2022-08-03T19:50:00Z">
        <w:r>
          <w:delText>asaas</w:delText>
        </w:r>
      </w:del>
    </w:p>
    <w:p w:rsidR="00222167" w:rsidRDefault="00222167">
      <w:pPr>
        <w:pStyle w:val="ListParagraph"/>
        <w:sectPr w:rsidR="00222167">
          <w:headerReference w:type="default" r:id="rId100"/>
          <w:footerReference w:type="default" r:id="rId101"/>
          <w:pgSz w:w="11907" w:h="16840"/>
          <w:pgMar w:top="2268" w:right="1701" w:bottom="1701" w:left="2268" w:header="720" w:footer="720" w:gutter="0"/>
          <w:pgNumType w:start="15"/>
          <w:cols w:space="720"/>
          <w:docGrid w:linePitch="360"/>
        </w:sectPr>
      </w:pPr>
      <w:bookmarkStart w:id="10834" w:name="_Toc104483052"/>
    </w:p>
    <w:p w:rsidR="00222167" w:rsidRDefault="008B3912">
      <w:pPr>
        <w:pStyle w:val="Title"/>
        <w:spacing w:line="240" w:lineRule="auto"/>
        <w:rPr>
          <w:del w:id="10835" w:author="fauzan" w:date="2022-08-05T01:29:00Z"/>
        </w:rPr>
      </w:pPr>
      <w:r>
        <w:lastRenderedPageBreak/>
        <w:t>BAB V</w:t>
      </w:r>
      <w:r>
        <w:br/>
        <w:t>PENUTUP</w:t>
      </w:r>
      <w:bookmarkEnd w:id="10834"/>
    </w:p>
    <w:p w:rsidR="00222167" w:rsidRDefault="00222167">
      <w:pPr>
        <w:pStyle w:val="Title"/>
        <w:spacing w:line="240" w:lineRule="auto"/>
      </w:pPr>
    </w:p>
    <w:p w:rsidR="00222167" w:rsidRDefault="00222167">
      <w:pPr>
        <w:pStyle w:val="Title"/>
        <w:spacing w:line="240" w:lineRule="auto"/>
        <w:rPr>
          <w:del w:id="10836" w:author="fauzan" w:date="2022-08-05T01:29:00Z"/>
        </w:rPr>
      </w:pPr>
    </w:p>
    <w:p w:rsidR="00222167" w:rsidRDefault="00222167">
      <w:pPr>
        <w:pStyle w:val="ListParagraph"/>
        <w:keepNext/>
        <w:keepLines/>
        <w:numPr>
          <w:ilvl w:val="0"/>
          <w:numId w:val="1"/>
        </w:numPr>
        <w:spacing w:before="240"/>
        <w:contextualSpacing w:val="0"/>
        <w:outlineLvl w:val="0"/>
        <w:rPr>
          <w:rFonts w:asciiTheme="majorHAnsi" w:eastAsiaTheme="majorEastAsia" w:hAnsiTheme="majorHAnsi" w:cstheme="majorBidi"/>
          <w:vanish/>
          <w:color w:val="2F5496" w:themeColor="accent1" w:themeShade="BF"/>
          <w:sz w:val="32"/>
          <w:szCs w:val="32"/>
        </w:rPr>
      </w:pPr>
      <w:bookmarkStart w:id="10837" w:name="_Toc104483053"/>
      <w:bookmarkStart w:id="10838" w:name="_Toc103708088"/>
      <w:bookmarkStart w:id="10839" w:name="_Toc103708411"/>
      <w:bookmarkEnd w:id="10837"/>
      <w:bookmarkEnd w:id="10838"/>
      <w:bookmarkEnd w:id="10839"/>
    </w:p>
    <w:p w:rsidR="00222167" w:rsidRDefault="008B3912">
      <w:pPr>
        <w:pStyle w:val="Heading2"/>
      </w:pPr>
      <w:bookmarkStart w:id="10840" w:name="_Toc104483054"/>
      <w:r>
        <w:t>Simpulan</w:t>
      </w:r>
      <w:bookmarkEnd w:id="10840"/>
    </w:p>
    <w:p w:rsidR="00222167" w:rsidRDefault="00222167"/>
    <w:p w:rsidR="00222167" w:rsidRDefault="008B3912">
      <w:pPr>
        <w:pStyle w:val="Heading2"/>
      </w:pPr>
      <w:bookmarkStart w:id="10841" w:name="_Toc104483055"/>
      <w:r>
        <w:t>Saran</w:t>
      </w:r>
      <w:bookmarkEnd w:id="10841"/>
      <w:r>
        <w:br w:type="page"/>
      </w:r>
    </w:p>
    <w:p w:rsidR="00222167" w:rsidRDefault="00222167">
      <w:pPr>
        <w:pStyle w:val="Title"/>
        <w:sectPr w:rsidR="00222167">
          <w:pgSz w:w="11907" w:h="16840"/>
          <w:pgMar w:top="2268" w:right="1701" w:bottom="1701" w:left="2268" w:header="720" w:footer="720" w:gutter="0"/>
          <w:pgNumType w:start="15"/>
          <w:cols w:space="720"/>
          <w:docGrid w:linePitch="360"/>
        </w:sectPr>
      </w:pPr>
    </w:p>
    <w:p w:rsidR="00222167" w:rsidRDefault="008B3912">
      <w:pPr>
        <w:pStyle w:val="Title"/>
      </w:pPr>
      <w:bookmarkStart w:id="10842" w:name="_Toc104483056"/>
      <w:r>
        <w:lastRenderedPageBreak/>
        <w:t>DAFTAR PUSTAKA</w:t>
      </w:r>
      <w:bookmarkEnd w:id="10842"/>
    </w:p>
    <w:p w:rsidR="00222167" w:rsidRDefault="008B3912">
      <w:pPr>
        <w:widowControl w:val="0"/>
        <w:autoSpaceDE w:val="0"/>
        <w:autoSpaceDN w:val="0"/>
        <w:adjustRightInd w:val="0"/>
        <w:ind w:left="640" w:hanging="640"/>
        <w:rPr>
          <w:rFonts w:cs="Times New Roman"/>
          <w:szCs w:val="24"/>
        </w:rPr>
      </w:pPr>
      <w:ins w:id="10843" w:author="muhammad fauzan" w:date="2022-08-10T06:03:00Z">
        <w:r>
          <w:fldChar w:fldCharType="begin" w:fldLock="1"/>
        </w:r>
        <w:r>
          <w:instrText xml:space="preserve">ADDIN Mendeley Bibliography CSL_BIBLIOGRAPHY </w:instrText>
        </w:r>
      </w:ins>
      <w:r>
        <w:fldChar w:fldCharType="separate"/>
      </w:r>
      <w:r>
        <w:rPr>
          <w:rFonts w:cs="Times New Roman"/>
          <w:szCs w:val="24"/>
        </w:rPr>
        <w:t>[1]</w:t>
      </w:r>
      <w:r>
        <w:rPr>
          <w:rFonts w:cs="Times New Roman"/>
          <w:szCs w:val="24"/>
        </w:rPr>
        <w:tab/>
        <w:t>sari roti, “Tentang Sari Roti,” 2018. https://www.sariroti.com/tentang-sari-roti/.</w:t>
      </w:r>
    </w:p>
    <w:p w:rsidR="00222167" w:rsidRDefault="008B3912">
      <w:pPr>
        <w:widowControl w:val="0"/>
        <w:autoSpaceDE w:val="0"/>
        <w:autoSpaceDN w:val="0"/>
        <w:adjustRightInd w:val="0"/>
        <w:ind w:left="640" w:hanging="640"/>
        <w:rPr>
          <w:rFonts w:cs="Times New Roman"/>
          <w:szCs w:val="24"/>
        </w:rPr>
      </w:pPr>
      <w:r>
        <w:rPr>
          <w:rFonts w:cs="Times New Roman"/>
          <w:szCs w:val="24"/>
        </w:rPr>
        <w:t>[2]</w:t>
      </w:r>
      <w:r>
        <w:rPr>
          <w:rFonts w:cs="Times New Roman"/>
          <w:szCs w:val="24"/>
        </w:rPr>
        <w:tab/>
        <w:t xml:space="preserve">Z. Nabila, A. Rahman Isnain, and Z. Abidin, “Analisis Data Mining Untuk Clustering Kasus Covid-19 Di Provinsi Lampung Dengan Algoritma K-Means,” </w:t>
      </w:r>
      <w:r>
        <w:rPr>
          <w:rFonts w:cs="Times New Roman"/>
          <w:i/>
          <w:iCs/>
          <w:szCs w:val="24"/>
        </w:rPr>
        <w:t>J. Teknol. dan Sist. Inf.</w:t>
      </w:r>
      <w:r>
        <w:rPr>
          <w:rFonts w:cs="Times New Roman"/>
          <w:szCs w:val="24"/>
        </w:rPr>
        <w:t>, vol. 2, no. 2, p. 100, 2021, [Online]. Available: http://jim.teknokrat.ac.id/index.php/JTSI.</w:t>
      </w:r>
    </w:p>
    <w:p w:rsidR="00222167" w:rsidRDefault="008B3912">
      <w:pPr>
        <w:widowControl w:val="0"/>
        <w:autoSpaceDE w:val="0"/>
        <w:autoSpaceDN w:val="0"/>
        <w:adjustRightInd w:val="0"/>
        <w:ind w:left="640" w:hanging="640"/>
        <w:rPr>
          <w:rFonts w:cs="Times New Roman"/>
          <w:szCs w:val="24"/>
        </w:rPr>
      </w:pPr>
      <w:r>
        <w:rPr>
          <w:rFonts w:cs="Times New Roman"/>
          <w:szCs w:val="24"/>
        </w:rPr>
        <w:t>[3]</w:t>
      </w:r>
      <w:r>
        <w:rPr>
          <w:rFonts w:cs="Times New Roman"/>
          <w:szCs w:val="24"/>
        </w:rPr>
        <w:tab/>
        <w:t xml:space="preserve">S. Alfarisi, “Sistem Prediksi Menggunakan Metode Single Exponential Smoothing,” </w:t>
      </w:r>
      <w:r>
        <w:rPr>
          <w:rFonts w:cs="Times New Roman"/>
          <w:i/>
          <w:iCs/>
          <w:szCs w:val="24"/>
        </w:rPr>
        <w:t>J. Appl. Bus. Econ.</w:t>
      </w:r>
      <w:r>
        <w:rPr>
          <w:rFonts w:cs="Times New Roman"/>
          <w:szCs w:val="24"/>
        </w:rPr>
        <w:t>, vol. 4, no. 1, pp. 80–95, 2017.</w:t>
      </w:r>
    </w:p>
    <w:p w:rsidR="00222167" w:rsidRDefault="008B3912">
      <w:pPr>
        <w:widowControl w:val="0"/>
        <w:autoSpaceDE w:val="0"/>
        <w:autoSpaceDN w:val="0"/>
        <w:adjustRightInd w:val="0"/>
        <w:ind w:left="640" w:hanging="640"/>
        <w:rPr>
          <w:rFonts w:cs="Times New Roman"/>
          <w:szCs w:val="24"/>
        </w:rPr>
      </w:pPr>
      <w:r>
        <w:rPr>
          <w:rFonts w:cs="Times New Roman"/>
          <w:szCs w:val="24"/>
        </w:rPr>
        <w:t>[4]</w:t>
      </w:r>
      <w:r>
        <w:rPr>
          <w:rFonts w:cs="Times New Roman"/>
          <w:szCs w:val="24"/>
        </w:rPr>
        <w:tab/>
        <w:t xml:space="preserve">L. J. Sinay, T. Pentury, and D. Anakotta, “Peramalan Curah Hujan Di Kota Ambon Menggunakan Metode Holt-Winters Exponential Smoothing,” </w:t>
      </w:r>
      <w:r>
        <w:rPr>
          <w:rFonts w:cs="Times New Roman"/>
          <w:i/>
          <w:iCs/>
          <w:szCs w:val="24"/>
        </w:rPr>
        <w:t>BAREKENG J. Ilmu Mat. dan Terap.</w:t>
      </w:r>
      <w:r>
        <w:rPr>
          <w:rFonts w:cs="Times New Roman"/>
          <w:szCs w:val="24"/>
        </w:rPr>
        <w:t>, vol. 11, no. 2, pp. 101–108, 2017, doi: 10.30598/barekengvol11iss2pp101-108.</w:t>
      </w:r>
    </w:p>
    <w:p w:rsidR="00222167" w:rsidRDefault="008B3912">
      <w:pPr>
        <w:widowControl w:val="0"/>
        <w:autoSpaceDE w:val="0"/>
        <w:autoSpaceDN w:val="0"/>
        <w:adjustRightInd w:val="0"/>
        <w:ind w:left="640" w:hanging="640"/>
        <w:rPr>
          <w:rFonts w:cs="Times New Roman"/>
          <w:szCs w:val="24"/>
        </w:rPr>
      </w:pPr>
      <w:r>
        <w:rPr>
          <w:rFonts w:cs="Times New Roman"/>
          <w:szCs w:val="24"/>
        </w:rPr>
        <w:t>[5]</w:t>
      </w:r>
      <w:r>
        <w:rPr>
          <w:rFonts w:cs="Times New Roman"/>
          <w:szCs w:val="24"/>
        </w:rPr>
        <w:tab/>
        <w:t xml:space="preserve">M. N. Arridho and Y. Astuti, “Penerapan Metode Single Exponential Smoothing untuk Memprediksi Penjualan Katering pada Kedai Pojok Kedaung,” </w:t>
      </w:r>
      <w:r>
        <w:rPr>
          <w:rFonts w:cs="Times New Roman"/>
          <w:i/>
          <w:iCs/>
          <w:szCs w:val="24"/>
        </w:rPr>
        <w:t>J. Ilm. Intech  Inf. Technol. J. UMUS</w:t>
      </w:r>
      <w:r>
        <w:rPr>
          <w:rFonts w:cs="Times New Roman"/>
          <w:szCs w:val="24"/>
        </w:rPr>
        <w:t>, vol. 2, no. 02, pp. 35–44, 2020, doi: 10.46772/intech.v2i02.288.</w:t>
      </w:r>
    </w:p>
    <w:p w:rsidR="00222167" w:rsidRDefault="008B3912">
      <w:pPr>
        <w:widowControl w:val="0"/>
        <w:autoSpaceDE w:val="0"/>
        <w:autoSpaceDN w:val="0"/>
        <w:adjustRightInd w:val="0"/>
        <w:ind w:left="640" w:hanging="640"/>
        <w:rPr>
          <w:rFonts w:cs="Times New Roman"/>
          <w:szCs w:val="24"/>
        </w:rPr>
      </w:pPr>
      <w:r>
        <w:rPr>
          <w:rFonts w:cs="Times New Roman"/>
          <w:szCs w:val="24"/>
        </w:rPr>
        <w:t>[6]</w:t>
      </w:r>
      <w:r>
        <w:rPr>
          <w:rFonts w:cs="Times New Roman"/>
          <w:szCs w:val="24"/>
        </w:rPr>
        <w:tab/>
        <w:t xml:space="preserve">G. A. N. Pongdatu, E. Abinowi, and W. S, “Peramalan Transaksi Penjualan Dengan Metode Holt-Winter Exponential Smoothing,” </w:t>
      </w:r>
      <w:r>
        <w:rPr>
          <w:rFonts w:cs="Times New Roman"/>
          <w:i/>
          <w:iCs/>
          <w:szCs w:val="24"/>
        </w:rPr>
        <w:t>J. Ilm. Teknol. Infomasi Terap.</w:t>
      </w:r>
      <w:r>
        <w:rPr>
          <w:rFonts w:cs="Times New Roman"/>
          <w:szCs w:val="24"/>
        </w:rPr>
        <w:t>, vol. 6, no. 3, pp. 228–233, 2020, doi: 10.33197/jitter.vol6.iss3.2020.438.</w:t>
      </w:r>
    </w:p>
    <w:p w:rsidR="00222167" w:rsidRDefault="008B3912">
      <w:pPr>
        <w:widowControl w:val="0"/>
        <w:autoSpaceDE w:val="0"/>
        <w:autoSpaceDN w:val="0"/>
        <w:adjustRightInd w:val="0"/>
        <w:ind w:left="640" w:hanging="640"/>
        <w:rPr>
          <w:rFonts w:cs="Times New Roman"/>
          <w:szCs w:val="24"/>
        </w:rPr>
      </w:pPr>
      <w:r>
        <w:rPr>
          <w:rFonts w:cs="Times New Roman"/>
          <w:szCs w:val="24"/>
        </w:rPr>
        <w:t>[7]</w:t>
      </w:r>
      <w:r>
        <w:rPr>
          <w:rFonts w:cs="Times New Roman"/>
          <w:szCs w:val="24"/>
        </w:rPr>
        <w:tab/>
        <w:t xml:space="preserve">A. Aryati, I. Purnamasari, and Y. N. Nasution, “Peramalan dengan Menggunakan Metode Holt-Winters Exponential Smoothing (Studi Kasus: </w:t>
      </w:r>
      <w:r>
        <w:rPr>
          <w:rFonts w:cs="Times New Roman"/>
          <w:szCs w:val="24"/>
        </w:rPr>
        <w:lastRenderedPageBreak/>
        <w:t xml:space="preserve">Jumlah Wisatawan Mancanegara yang Berkunjung Ke Indonesia) Forecasting using the method of Holt-Winters Exponential Smoothing (Case Study: Number of Foreign Tourists Visi,” </w:t>
      </w:r>
      <w:r>
        <w:rPr>
          <w:rFonts w:cs="Times New Roman"/>
          <w:i/>
          <w:iCs/>
          <w:szCs w:val="24"/>
        </w:rPr>
        <w:t>J. EKSPONENSIAL</w:t>
      </w:r>
      <w:r>
        <w:rPr>
          <w:rFonts w:cs="Times New Roman"/>
          <w:szCs w:val="24"/>
        </w:rPr>
        <w:t>, vol. 11, no. 1, pp. 99–106, 2020.</w:t>
      </w:r>
    </w:p>
    <w:p w:rsidR="00222167" w:rsidRDefault="008B3912">
      <w:pPr>
        <w:widowControl w:val="0"/>
        <w:autoSpaceDE w:val="0"/>
        <w:autoSpaceDN w:val="0"/>
        <w:adjustRightInd w:val="0"/>
        <w:ind w:left="640" w:hanging="640"/>
        <w:rPr>
          <w:rFonts w:cs="Times New Roman"/>
          <w:szCs w:val="24"/>
        </w:rPr>
      </w:pPr>
      <w:r>
        <w:rPr>
          <w:rFonts w:cs="Times New Roman"/>
          <w:szCs w:val="24"/>
        </w:rPr>
        <w:t>[8]</w:t>
      </w:r>
      <w:r>
        <w:rPr>
          <w:rFonts w:cs="Times New Roman"/>
          <w:szCs w:val="24"/>
        </w:rPr>
        <w:tab/>
        <w:t xml:space="preserve">Christnatalis, Rinaldi, Andy, B. Seteven, Darmanto, and D. G. Sitorus, “Perbandingan Metode Multiplicative, Additive dan Double Seasonal Holt-Winters untuk Prediksi Penjualan Mobil,” </w:t>
      </w:r>
      <w:r>
        <w:rPr>
          <w:rFonts w:cs="Times New Roman"/>
          <w:i/>
          <w:iCs/>
          <w:szCs w:val="24"/>
        </w:rPr>
        <w:t>J. Tek. Kesehat. dan Ilmu Sos.</w:t>
      </w:r>
      <w:r>
        <w:rPr>
          <w:rFonts w:cs="Times New Roman"/>
          <w:szCs w:val="24"/>
        </w:rPr>
        <w:t>, vol. 1, no. 1, pp. 89–95, 2019.</w:t>
      </w:r>
    </w:p>
    <w:p w:rsidR="00222167" w:rsidRDefault="008B3912">
      <w:pPr>
        <w:widowControl w:val="0"/>
        <w:autoSpaceDE w:val="0"/>
        <w:autoSpaceDN w:val="0"/>
        <w:adjustRightInd w:val="0"/>
        <w:ind w:left="640" w:hanging="640"/>
        <w:rPr>
          <w:rFonts w:cs="Times New Roman"/>
          <w:szCs w:val="24"/>
        </w:rPr>
      </w:pPr>
      <w:r>
        <w:rPr>
          <w:rFonts w:cs="Times New Roman"/>
          <w:szCs w:val="24"/>
        </w:rPr>
        <w:t>[9]</w:t>
      </w:r>
      <w:r>
        <w:rPr>
          <w:rFonts w:cs="Times New Roman"/>
          <w:szCs w:val="24"/>
        </w:rPr>
        <w:tab/>
        <w:t xml:space="preserve">S. N. Hamidah, N. Salam, D. S. Susanti, J. A. Yani, K. Kampus, and U. Banjarbaru, “Teknik Peramalan Menggunakan Metode Pemulusan Eksponensial Holt-Winters,” </w:t>
      </w:r>
      <w:r>
        <w:rPr>
          <w:rFonts w:cs="Times New Roman"/>
          <w:i/>
          <w:iCs/>
          <w:szCs w:val="24"/>
        </w:rPr>
        <w:t>J. Mat. Murni dan Terap. “epsilon,”</w:t>
      </w:r>
      <w:r>
        <w:rPr>
          <w:rFonts w:cs="Times New Roman"/>
          <w:szCs w:val="24"/>
        </w:rPr>
        <w:t xml:space="preserve"> vol. 07, no. 02, pp. 26–33, 2017.</w:t>
      </w:r>
    </w:p>
    <w:p w:rsidR="00222167" w:rsidRDefault="008B3912">
      <w:pPr>
        <w:widowControl w:val="0"/>
        <w:autoSpaceDE w:val="0"/>
        <w:autoSpaceDN w:val="0"/>
        <w:adjustRightInd w:val="0"/>
        <w:ind w:left="640" w:hanging="640"/>
        <w:rPr>
          <w:rFonts w:cs="Times New Roman"/>
          <w:szCs w:val="24"/>
        </w:rPr>
      </w:pPr>
      <w:r>
        <w:rPr>
          <w:rFonts w:cs="Times New Roman"/>
          <w:szCs w:val="24"/>
        </w:rPr>
        <w:t>[10]</w:t>
      </w:r>
      <w:r>
        <w:rPr>
          <w:rFonts w:cs="Times New Roman"/>
          <w:szCs w:val="24"/>
        </w:rPr>
        <w:tab/>
        <w:t xml:space="preserve">U. Khair, H. Fahmi, S. Al Hakim, and R. Rahim, “Forecasting Error Calculation with Mean Absolute Deviation and Mean Absolute Percentage Error,” </w:t>
      </w:r>
      <w:r>
        <w:rPr>
          <w:rFonts w:cs="Times New Roman"/>
          <w:i/>
          <w:iCs/>
          <w:szCs w:val="24"/>
        </w:rPr>
        <w:t>J. Phys. Conf. Ser.</w:t>
      </w:r>
      <w:r>
        <w:rPr>
          <w:rFonts w:cs="Times New Roman"/>
          <w:szCs w:val="24"/>
        </w:rPr>
        <w:t>, vol. 930, no. 1, 2017, doi: 10.1088/1742-6596/930/1/012002.</w:t>
      </w:r>
    </w:p>
    <w:p w:rsidR="00222167" w:rsidRDefault="008B3912">
      <w:pPr>
        <w:widowControl w:val="0"/>
        <w:autoSpaceDE w:val="0"/>
        <w:autoSpaceDN w:val="0"/>
        <w:adjustRightInd w:val="0"/>
        <w:ind w:left="640" w:hanging="640"/>
        <w:rPr>
          <w:rFonts w:cs="Times New Roman"/>
          <w:szCs w:val="24"/>
        </w:rPr>
      </w:pPr>
      <w:r>
        <w:rPr>
          <w:rFonts w:cs="Times New Roman"/>
          <w:szCs w:val="24"/>
        </w:rPr>
        <w:t>[11]</w:t>
      </w:r>
      <w:r>
        <w:rPr>
          <w:rFonts w:cs="Times New Roman"/>
          <w:szCs w:val="24"/>
        </w:rPr>
        <w:tab/>
        <w:t xml:space="preserve">I. Nabillah and I. Ranggadara, “Mean Absolute Percentage Error untuk Evaluasi Hasil Prediksi Komoditas Laut,” </w:t>
      </w:r>
      <w:r>
        <w:rPr>
          <w:rFonts w:cs="Times New Roman"/>
          <w:i/>
          <w:iCs/>
          <w:szCs w:val="24"/>
        </w:rPr>
        <w:t>JOINS (Journal Inf. Syst.</w:t>
      </w:r>
      <w:r>
        <w:rPr>
          <w:rFonts w:cs="Times New Roman"/>
          <w:szCs w:val="24"/>
        </w:rPr>
        <w:t>, vol. 5, no. 2, pp. 250–255, 2020, doi: 10.33633/joins.v5i2.3900.</w:t>
      </w:r>
    </w:p>
    <w:p w:rsidR="00222167" w:rsidRDefault="008B3912">
      <w:pPr>
        <w:widowControl w:val="0"/>
        <w:autoSpaceDE w:val="0"/>
        <w:autoSpaceDN w:val="0"/>
        <w:adjustRightInd w:val="0"/>
        <w:ind w:left="640" w:hanging="640"/>
        <w:rPr>
          <w:rFonts w:cs="Times New Roman"/>
          <w:szCs w:val="24"/>
        </w:rPr>
      </w:pPr>
      <w:r>
        <w:rPr>
          <w:rFonts w:cs="Times New Roman"/>
          <w:szCs w:val="24"/>
        </w:rPr>
        <w:t>[12]</w:t>
      </w:r>
      <w:r>
        <w:rPr>
          <w:rFonts w:cs="Times New Roman"/>
          <w:szCs w:val="24"/>
        </w:rPr>
        <w:tab/>
        <w:t xml:space="preserve">V. Febrian, M. R. Ramadhan, M. Faisal, and A. Saifudin, “Pengujian pada Aplikasi Penggajian Pegawai dengan menggunakan Metode Blackbox,” </w:t>
      </w:r>
      <w:r>
        <w:rPr>
          <w:rFonts w:cs="Times New Roman"/>
          <w:i/>
          <w:iCs/>
          <w:szCs w:val="24"/>
        </w:rPr>
        <w:t>J. Inform. Univ. Pamulang</w:t>
      </w:r>
      <w:r>
        <w:rPr>
          <w:rFonts w:cs="Times New Roman"/>
          <w:szCs w:val="24"/>
        </w:rPr>
        <w:t>, vol. 5, pp. 61–66, 2020.</w:t>
      </w:r>
    </w:p>
    <w:p w:rsidR="00222167" w:rsidRDefault="008B3912">
      <w:pPr>
        <w:widowControl w:val="0"/>
        <w:autoSpaceDE w:val="0"/>
        <w:autoSpaceDN w:val="0"/>
        <w:adjustRightInd w:val="0"/>
        <w:ind w:left="640" w:hanging="640"/>
        <w:rPr>
          <w:rFonts w:cs="Times New Roman"/>
          <w:szCs w:val="24"/>
        </w:rPr>
      </w:pPr>
      <w:r>
        <w:rPr>
          <w:rFonts w:cs="Times New Roman"/>
          <w:szCs w:val="24"/>
        </w:rPr>
        <w:t>[13]</w:t>
      </w:r>
      <w:r>
        <w:rPr>
          <w:rFonts w:cs="Times New Roman"/>
          <w:szCs w:val="24"/>
        </w:rPr>
        <w:tab/>
        <w:t xml:space="preserve">T. A. Kurniawan, “Pemodelan Use Case (UML): Evaluasi Terhadap </w:t>
      </w:r>
      <w:r>
        <w:rPr>
          <w:rFonts w:cs="Times New Roman"/>
          <w:szCs w:val="24"/>
        </w:rPr>
        <w:lastRenderedPageBreak/>
        <w:t xml:space="preserve">beberapa Kesalahan dalam Praktik,” </w:t>
      </w:r>
      <w:r>
        <w:rPr>
          <w:rFonts w:cs="Times New Roman"/>
          <w:i/>
          <w:iCs/>
          <w:szCs w:val="24"/>
        </w:rPr>
        <w:t>J. Teknol. Inf. dan Ilmu Komput.</w:t>
      </w:r>
      <w:r>
        <w:rPr>
          <w:rFonts w:cs="Times New Roman"/>
          <w:szCs w:val="24"/>
        </w:rPr>
        <w:t>, vol. 5, no. 1, p. 77, 2018, doi: 10.25126/jtiik.201851610.</w:t>
      </w:r>
    </w:p>
    <w:p w:rsidR="00222167" w:rsidRDefault="008B3912">
      <w:pPr>
        <w:widowControl w:val="0"/>
        <w:autoSpaceDE w:val="0"/>
        <w:autoSpaceDN w:val="0"/>
        <w:adjustRightInd w:val="0"/>
        <w:ind w:left="640" w:hanging="640"/>
        <w:rPr>
          <w:rFonts w:cs="Times New Roman"/>
          <w:szCs w:val="24"/>
        </w:rPr>
      </w:pPr>
      <w:r>
        <w:rPr>
          <w:rFonts w:cs="Times New Roman"/>
          <w:szCs w:val="24"/>
        </w:rPr>
        <w:t>[14]</w:t>
      </w:r>
      <w:r>
        <w:rPr>
          <w:rFonts w:cs="Times New Roman"/>
          <w:szCs w:val="24"/>
        </w:rPr>
        <w:tab/>
        <w:t xml:space="preserve">A. Hendini, “PEMODELAN UML SISTEM INFORMASI MONITORING PENJUALAN DAN STOK BARANG (STUDI KASUS: DISTRO ZHEZHA PONTIANAK),” </w:t>
      </w:r>
      <w:r>
        <w:rPr>
          <w:rFonts w:cs="Times New Roman"/>
          <w:i/>
          <w:iCs/>
          <w:szCs w:val="24"/>
        </w:rPr>
        <w:t>J. KHATULISTIWA Inform.</w:t>
      </w:r>
      <w:r>
        <w:rPr>
          <w:rFonts w:cs="Times New Roman"/>
          <w:szCs w:val="24"/>
        </w:rPr>
        <w:t>, vol. 4, no. 2, pp. 107–116, 2016, doi: https://doi.org/10.31294/jki.v4i2.1262.g1027.</w:t>
      </w:r>
    </w:p>
    <w:p w:rsidR="00222167" w:rsidRDefault="008B3912">
      <w:pPr>
        <w:widowControl w:val="0"/>
        <w:autoSpaceDE w:val="0"/>
        <w:autoSpaceDN w:val="0"/>
        <w:adjustRightInd w:val="0"/>
        <w:ind w:left="640" w:hanging="640"/>
        <w:rPr>
          <w:rFonts w:cs="Times New Roman"/>
          <w:szCs w:val="24"/>
        </w:rPr>
      </w:pPr>
      <w:r>
        <w:rPr>
          <w:rFonts w:cs="Times New Roman"/>
          <w:szCs w:val="24"/>
        </w:rPr>
        <w:t>[15]</w:t>
      </w:r>
      <w:r>
        <w:rPr>
          <w:rFonts w:cs="Times New Roman"/>
          <w:szCs w:val="24"/>
        </w:rPr>
        <w:tab/>
        <w:t>U. S. Evelina Padang , Gim Tarigan, “PERAMALAN JUMLAH PENUMPANG KERETA API MEDAN-RANTAU PRAPAT DENGAN METODE PEMULUSAN EKSPONENSIAL HOLT-WINTERS,” vol. 1, no. 2, pp. 161–174, 2013.</w:t>
      </w:r>
    </w:p>
    <w:p w:rsidR="00222167" w:rsidRDefault="008B3912">
      <w:pPr>
        <w:widowControl w:val="0"/>
        <w:autoSpaceDE w:val="0"/>
        <w:autoSpaceDN w:val="0"/>
        <w:adjustRightInd w:val="0"/>
        <w:ind w:left="640" w:hanging="640"/>
        <w:rPr>
          <w:rFonts w:cs="Times New Roman"/>
        </w:rPr>
      </w:pPr>
      <w:r>
        <w:rPr>
          <w:rFonts w:cs="Times New Roman"/>
          <w:szCs w:val="24"/>
        </w:rPr>
        <w:t>[16]</w:t>
      </w:r>
      <w:r>
        <w:rPr>
          <w:rFonts w:cs="Times New Roman"/>
          <w:szCs w:val="24"/>
        </w:rPr>
        <w:tab/>
        <w:t>A. Alfarizi, “PERANCANGAN APLIKASI PROFIL MADRASAH DI JAMBI LUAR KOTA BERBASIS ANDROID(STUDI KASUS : PENGAWAS MADRASAH KEMENTERIMAN AGAMA KABUPATEN MUARO JAMBI),” STIKOM, 2018.</w:t>
      </w:r>
    </w:p>
    <w:p w:rsidR="00222167" w:rsidRDefault="008B3912">
      <w:pPr>
        <w:widowControl w:val="0"/>
        <w:autoSpaceDE w:val="0"/>
        <w:autoSpaceDN w:val="0"/>
        <w:adjustRightInd w:val="0"/>
        <w:ind w:left="640" w:hanging="640"/>
        <w:rPr>
          <w:rFonts w:cs="Times New Roman"/>
          <w:szCs w:val="24"/>
        </w:rPr>
      </w:pPr>
      <w:ins w:id="10844" w:author="muhammad fauzan" w:date="2022-08-10T06:03:00Z">
        <w:r>
          <w:fldChar w:fldCharType="end"/>
        </w:r>
      </w:ins>
      <w:ins w:id="10845" w:author="muhammad fauzan" w:date="2022-08-10T06:02:00Z">
        <w:r>
          <w:fldChar w:fldCharType="begin" w:fldLock="1"/>
        </w:r>
        <w:r>
          <w:instrText xml:space="preserve">ADDIN Mendeley Bibliography CSL_BIBLIOGRAPHY </w:instrText>
        </w:r>
      </w:ins>
      <w:r>
        <w:fldChar w:fldCharType="separate"/>
      </w:r>
      <w:r>
        <w:rPr>
          <w:rFonts w:cs="Times New Roman"/>
          <w:szCs w:val="24"/>
        </w:rPr>
        <w:t>[1]</w:t>
      </w:r>
      <w:r>
        <w:rPr>
          <w:rFonts w:cs="Times New Roman"/>
          <w:szCs w:val="24"/>
        </w:rPr>
        <w:tab/>
        <w:t>sari roti, “Tentang Sari Roti,” 2018. https://www.sariroti.com/tentang-sari-roti/.</w:t>
      </w:r>
    </w:p>
    <w:p w:rsidR="00222167" w:rsidRDefault="008B3912">
      <w:pPr>
        <w:widowControl w:val="0"/>
        <w:autoSpaceDE w:val="0"/>
        <w:autoSpaceDN w:val="0"/>
        <w:adjustRightInd w:val="0"/>
        <w:ind w:left="640" w:hanging="640"/>
        <w:rPr>
          <w:rFonts w:cs="Times New Roman"/>
          <w:szCs w:val="24"/>
        </w:rPr>
      </w:pPr>
      <w:r>
        <w:rPr>
          <w:rFonts w:cs="Times New Roman"/>
          <w:szCs w:val="24"/>
        </w:rPr>
        <w:t>[2]</w:t>
      </w:r>
      <w:r>
        <w:rPr>
          <w:rFonts w:cs="Times New Roman"/>
          <w:szCs w:val="24"/>
        </w:rPr>
        <w:tab/>
        <w:t xml:space="preserve">Z. Nabila, A. Rahman Isnain, and Z. Abidin, “Analisis Data Mining Untuk Clustering Kasus Covid-19 Di Provinsi Lampung Dengan Algoritma K-Means,” </w:t>
      </w:r>
      <w:r>
        <w:rPr>
          <w:rFonts w:cs="Times New Roman"/>
          <w:i/>
          <w:iCs/>
          <w:szCs w:val="24"/>
        </w:rPr>
        <w:t>J. Teknol. dan Sist. Inf.</w:t>
      </w:r>
      <w:r>
        <w:rPr>
          <w:rFonts w:cs="Times New Roman"/>
          <w:szCs w:val="24"/>
        </w:rPr>
        <w:t>, vol. 2, no. 2, p. 100, 2021, [Online]. Available: http://jim.teknokrat.ac.id/index.php/JTSI.</w:t>
      </w:r>
    </w:p>
    <w:p w:rsidR="00222167" w:rsidRDefault="008B3912">
      <w:pPr>
        <w:widowControl w:val="0"/>
        <w:autoSpaceDE w:val="0"/>
        <w:autoSpaceDN w:val="0"/>
        <w:adjustRightInd w:val="0"/>
        <w:ind w:left="640" w:hanging="640"/>
        <w:rPr>
          <w:rFonts w:cs="Times New Roman"/>
          <w:szCs w:val="24"/>
        </w:rPr>
      </w:pPr>
      <w:r>
        <w:rPr>
          <w:rFonts w:cs="Times New Roman"/>
          <w:szCs w:val="24"/>
        </w:rPr>
        <w:t>[3]</w:t>
      </w:r>
      <w:r>
        <w:rPr>
          <w:rFonts w:cs="Times New Roman"/>
          <w:szCs w:val="24"/>
        </w:rPr>
        <w:tab/>
        <w:t xml:space="preserve">S. Alfarisi, “Sistem Prediksi Menggunakan Metode Single Exponential Smoothing,” </w:t>
      </w:r>
      <w:r>
        <w:rPr>
          <w:rFonts w:cs="Times New Roman"/>
          <w:i/>
          <w:iCs/>
          <w:szCs w:val="24"/>
        </w:rPr>
        <w:t>J. Appl. Bus. Econ.</w:t>
      </w:r>
      <w:r>
        <w:rPr>
          <w:rFonts w:cs="Times New Roman"/>
          <w:szCs w:val="24"/>
        </w:rPr>
        <w:t>, vol. 4, no. 1, pp. 80–95, 2017.</w:t>
      </w:r>
    </w:p>
    <w:p w:rsidR="00222167" w:rsidRDefault="008B3912">
      <w:pPr>
        <w:widowControl w:val="0"/>
        <w:autoSpaceDE w:val="0"/>
        <w:autoSpaceDN w:val="0"/>
        <w:adjustRightInd w:val="0"/>
        <w:ind w:left="640" w:hanging="640"/>
        <w:rPr>
          <w:rFonts w:cs="Times New Roman"/>
          <w:szCs w:val="24"/>
        </w:rPr>
      </w:pPr>
      <w:r>
        <w:rPr>
          <w:rFonts w:cs="Times New Roman"/>
          <w:szCs w:val="24"/>
        </w:rPr>
        <w:t>[4]</w:t>
      </w:r>
      <w:r>
        <w:rPr>
          <w:rFonts w:cs="Times New Roman"/>
          <w:szCs w:val="24"/>
        </w:rPr>
        <w:tab/>
        <w:t xml:space="preserve">L. J. Sinay, T. Pentury, and D. Anakotta, “Peramalan Curah Hujan Di Kota </w:t>
      </w:r>
      <w:r>
        <w:rPr>
          <w:rFonts w:cs="Times New Roman"/>
          <w:szCs w:val="24"/>
        </w:rPr>
        <w:lastRenderedPageBreak/>
        <w:t xml:space="preserve">Ambon Menggunakan Metode Holt-Winters Exponential Smoothing,” </w:t>
      </w:r>
      <w:r>
        <w:rPr>
          <w:rFonts w:cs="Times New Roman"/>
          <w:i/>
          <w:iCs/>
          <w:szCs w:val="24"/>
        </w:rPr>
        <w:t>BAREKENG J. Ilmu Mat. dan Terap.</w:t>
      </w:r>
      <w:r>
        <w:rPr>
          <w:rFonts w:cs="Times New Roman"/>
          <w:szCs w:val="24"/>
        </w:rPr>
        <w:t>, vol. 11, no. 2, pp. 101–108, 2017, doi: 10.30598/barekengvol11iss2pp101-108.</w:t>
      </w:r>
    </w:p>
    <w:p w:rsidR="00222167" w:rsidRDefault="008B3912">
      <w:pPr>
        <w:widowControl w:val="0"/>
        <w:autoSpaceDE w:val="0"/>
        <w:autoSpaceDN w:val="0"/>
        <w:adjustRightInd w:val="0"/>
        <w:ind w:left="640" w:hanging="640"/>
        <w:rPr>
          <w:rFonts w:cs="Times New Roman"/>
          <w:szCs w:val="24"/>
        </w:rPr>
      </w:pPr>
      <w:r>
        <w:rPr>
          <w:rFonts w:cs="Times New Roman"/>
          <w:szCs w:val="24"/>
        </w:rPr>
        <w:t>[5]</w:t>
      </w:r>
      <w:r>
        <w:rPr>
          <w:rFonts w:cs="Times New Roman"/>
          <w:szCs w:val="24"/>
        </w:rPr>
        <w:tab/>
        <w:t xml:space="preserve">M. N. Arridho and Y. Astuti, “Penerapan Metode Single Exponential Smoothing untuk Memprediksi Penjualan Katering pada Kedai Pojok Kedaung,” </w:t>
      </w:r>
      <w:r>
        <w:rPr>
          <w:rFonts w:cs="Times New Roman"/>
          <w:i/>
          <w:iCs/>
          <w:szCs w:val="24"/>
        </w:rPr>
        <w:t>J. Ilm. Intech  Inf. Technol. J. UMUS</w:t>
      </w:r>
      <w:r>
        <w:rPr>
          <w:rFonts w:cs="Times New Roman"/>
          <w:szCs w:val="24"/>
        </w:rPr>
        <w:t>, vol. 2, no. 02, pp. 35–44, 2020, doi: 10.46772/intech.v2i02.288.</w:t>
      </w:r>
    </w:p>
    <w:p w:rsidR="00222167" w:rsidRDefault="008B3912">
      <w:pPr>
        <w:widowControl w:val="0"/>
        <w:autoSpaceDE w:val="0"/>
        <w:autoSpaceDN w:val="0"/>
        <w:adjustRightInd w:val="0"/>
        <w:ind w:left="640" w:hanging="640"/>
        <w:rPr>
          <w:rFonts w:cs="Times New Roman"/>
          <w:szCs w:val="24"/>
        </w:rPr>
      </w:pPr>
      <w:r>
        <w:rPr>
          <w:rFonts w:cs="Times New Roman"/>
          <w:szCs w:val="24"/>
        </w:rPr>
        <w:t>[6]</w:t>
      </w:r>
      <w:r>
        <w:rPr>
          <w:rFonts w:cs="Times New Roman"/>
          <w:szCs w:val="24"/>
        </w:rPr>
        <w:tab/>
        <w:t xml:space="preserve">G. A. N. Pongdatu, E. Abinowi, and W. S, “Peramalan Transaksi Penjualan Dengan Metode Holt-Winter Exponential Smoothing,” </w:t>
      </w:r>
      <w:r>
        <w:rPr>
          <w:rFonts w:cs="Times New Roman"/>
          <w:i/>
          <w:iCs/>
          <w:szCs w:val="24"/>
        </w:rPr>
        <w:t>J. Ilm. Teknol. Infomasi Terap.</w:t>
      </w:r>
      <w:r>
        <w:rPr>
          <w:rFonts w:cs="Times New Roman"/>
          <w:szCs w:val="24"/>
        </w:rPr>
        <w:t>, vol. 6, no. 3, pp. 228–233, 2020, doi: 10.33197/jitter.vol6.iss3.2020.438.</w:t>
      </w:r>
    </w:p>
    <w:p w:rsidR="00222167" w:rsidRDefault="008B3912">
      <w:pPr>
        <w:widowControl w:val="0"/>
        <w:autoSpaceDE w:val="0"/>
        <w:autoSpaceDN w:val="0"/>
        <w:adjustRightInd w:val="0"/>
        <w:ind w:left="640" w:hanging="640"/>
        <w:rPr>
          <w:rFonts w:cs="Times New Roman"/>
          <w:szCs w:val="24"/>
        </w:rPr>
      </w:pPr>
      <w:r>
        <w:rPr>
          <w:rFonts w:cs="Times New Roman"/>
          <w:szCs w:val="24"/>
        </w:rPr>
        <w:t>[7]</w:t>
      </w:r>
      <w:r>
        <w:rPr>
          <w:rFonts w:cs="Times New Roman"/>
          <w:szCs w:val="24"/>
        </w:rPr>
        <w:tab/>
        <w:t xml:space="preserve">A. Aryati, I. Purnamasari, and Y. N. Nasution, “Peramalan dengan Menggunakan Metode Holt-Winters Exponential Smoothing (Studi Kasus: Jumlah Wisatawan Mancanegara yang Berkunjung Ke Indonesia) Forecasting using the method of Holt-Winters Exponential Smoothing (Case Study: Number of Foreign Tourists Visi,” </w:t>
      </w:r>
      <w:r>
        <w:rPr>
          <w:rFonts w:cs="Times New Roman"/>
          <w:i/>
          <w:iCs/>
          <w:szCs w:val="24"/>
        </w:rPr>
        <w:t>J. EKSPONENSIAL</w:t>
      </w:r>
      <w:r>
        <w:rPr>
          <w:rFonts w:cs="Times New Roman"/>
          <w:szCs w:val="24"/>
        </w:rPr>
        <w:t>, vol. 11, no. 1, pp. 99–106, 2020.</w:t>
      </w:r>
    </w:p>
    <w:p w:rsidR="00222167" w:rsidRDefault="008B3912">
      <w:pPr>
        <w:widowControl w:val="0"/>
        <w:autoSpaceDE w:val="0"/>
        <w:autoSpaceDN w:val="0"/>
        <w:adjustRightInd w:val="0"/>
        <w:ind w:left="640" w:hanging="640"/>
        <w:rPr>
          <w:rFonts w:cs="Times New Roman"/>
          <w:szCs w:val="24"/>
        </w:rPr>
      </w:pPr>
      <w:r>
        <w:rPr>
          <w:rFonts w:cs="Times New Roman"/>
          <w:szCs w:val="24"/>
        </w:rPr>
        <w:t>[8]</w:t>
      </w:r>
      <w:r>
        <w:rPr>
          <w:rFonts w:cs="Times New Roman"/>
          <w:szCs w:val="24"/>
        </w:rPr>
        <w:tab/>
        <w:t xml:space="preserve">Christnatalis, Rinaldi, Andy, B. Seteven, Darmanto, and D. G. Sitorus, “Perbandingan Metode Multiplicative, Additive dan Double Seasonal Holt-Winters untuk Prediksi Penjualan Mobil,” </w:t>
      </w:r>
      <w:r>
        <w:rPr>
          <w:rFonts w:cs="Times New Roman"/>
          <w:i/>
          <w:iCs/>
          <w:szCs w:val="24"/>
        </w:rPr>
        <w:t>J. Tek. Kesehat. dan Ilmu Sos.</w:t>
      </w:r>
      <w:r>
        <w:rPr>
          <w:rFonts w:cs="Times New Roman"/>
          <w:szCs w:val="24"/>
        </w:rPr>
        <w:t>, vol. 1, no. 1, pp. 89–95, 2019.</w:t>
      </w:r>
    </w:p>
    <w:p w:rsidR="00222167" w:rsidRDefault="008B3912">
      <w:pPr>
        <w:widowControl w:val="0"/>
        <w:autoSpaceDE w:val="0"/>
        <w:autoSpaceDN w:val="0"/>
        <w:adjustRightInd w:val="0"/>
        <w:ind w:left="640" w:hanging="640"/>
        <w:rPr>
          <w:rFonts w:cs="Times New Roman"/>
          <w:szCs w:val="24"/>
        </w:rPr>
      </w:pPr>
      <w:r>
        <w:rPr>
          <w:rFonts w:cs="Times New Roman"/>
          <w:szCs w:val="24"/>
        </w:rPr>
        <w:t>[9]</w:t>
      </w:r>
      <w:r>
        <w:rPr>
          <w:rFonts w:cs="Times New Roman"/>
          <w:szCs w:val="24"/>
        </w:rPr>
        <w:tab/>
        <w:t xml:space="preserve">S. N. Hamidah, N. Salam, D. S. Susanti, J. A. Yani, K. Kampus, and U. Banjarbaru, “Teknik Peramalan Menggunakan Metode Pemulusan </w:t>
      </w:r>
      <w:r>
        <w:rPr>
          <w:rFonts w:cs="Times New Roman"/>
          <w:szCs w:val="24"/>
        </w:rPr>
        <w:lastRenderedPageBreak/>
        <w:t xml:space="preserve">Eksponensial Holt-Winters,” </w:t>
      </w:r>
      <w:r>
        <w:rPr>
          <w:rFonts w:cs="Times New Roman"/>
          <w:i/>
          <w:iCs/>
          <w:szCs w:val="24"/>
        </w:rPr>
        <w:t>J. Mat. Murni dan Terap. “epsilon,”</w:t>
      </w:r>
      <w:r>
        <w:rPr>
          <w:rFonts w:cs="Times New Roman"/>
          <w:szCs w:val="24"/>
        </w:rPr>
        <w:t xml:space="preserve"> vol. 07, no. 02, pp. 26–33, 2017.</w:t>
      </w:r>
    </w:p>
    <w:p w:rsidR="00222167" w:rsidRDefault="008B3912">
      <w:pPr>
        <w:widowControl w:val="0"/>
        <w:autoSpaceDE w:val="0"/>
        <w:autoSpaceDN w:val="0"/>
        <w:adjustRightInd w:val="0"/>
        <w:ind w:left="640" w:hanging="640"/>
        <w:rPr>
          <w:rFonts w:cs="Times New Roman"/>
          <w:szCs w:val="24"/>
        </w:rPr>
      </w:pPr>
      <w:r>
        <w:rPr>
          <w:rFonts w:cs="Times New Roman"/>
          <w:szCs w:val="24"/>
        </w:rPr>
        <w:t>[10]</w:t>
      </w:r>
      <w:r>
        <w:rPr>
          <w:rFonts w:cs="Times New Roman"/>
          <w:szCs w:val="24"/>
        </w:rPr>
        <w:tab/>
        <w:t xml:space="preserve">U. Khair, H. Fahmi, S. Al Hakim, and R. Rahim, “Forecasting Error Calculation with Mean Absolute Deviation and Mean Absolute Percentage Error,” </w:t>
      </w:r>
      <w:r>
        <w:rPr>
          <w:rFonts w:cs="Times New Roman"/>
          <w:i/>
          <w:iCs/>
          <w:szCs w:val="24"/>
        </w:rPr>
        <w:t>J. Phys. Conf. Ser.</w:t>
      </w:r>
      <w:r>
        <w:rPr>
          <w:rFonts w:cs="Times New Roman"/>
          <w:szCs w:val="24"/>
        </w:rPr>
        <w:t>, vol. 930, no. 1, 2017, doi: 10.1088/1742-6596/930/1/012002.</w:t>
      </w:r>
    </w:p>
    <w:p w:rsidR="00222167" w:rsidRDefault="008B3912">
      <w:pPr>
        <w:widowControl w:val="0"/>
        <w:autoSpaceDE w:val="0"/>
        <w:autoSpaceDN w:val="0"/>
        <w:adjustRightInd w:val="0"/>
        <w:ind w:left="640" w:hanging="640"/>
        <w:rPr>
          <w:rFonts w:cs="Times New Roman"/>
          <w:szCs w:val="24"/>
        </w:rPr>
      </w:pPr>
      <w:r>
        <w:rPr>
          <w:rFonts w:cs="Times New Roman"/>
          <w:szCs w:val="24"/>
        </w:rPr>
        <w:t>[11]</w:t>
      </w:r>
      <w:r>
        <w:rPr>
          <w:rFonts w:cs="Times New Roman"/>
          <w:szCs w:val="24"/>
        </w:rPr>
        <w:tab/>
        <w:t xml:space="preserve">I. Nabillah and I. Ranggadara, “Mean Absolute Percentage Error untuk Evaluasi Hasil Prediksi Komoditas Laut,” </w:t>
      </w:r>
      <w:r>
        <w:rPr>
          <w:rFonts w:cs="Times New Roman"/>
          <w:i/>
          <w:iCs/>
          <w:szCs w:val="24"/>
        </w:rPr>
        <w:t>JOINS (Journal Inf. Syst.</w:t>
      </w:r>
      <w:r>
        <w:rPr>
          <w:rFonts w:cs="Times New Roman"/>
          <w:szCs w:val="24"/>
        </w:rPr>
        <w:t>, vol. 5, no. 2, pp. 250–255, 2020, doi: 10.33633/joins.v5i2.3900.</w:t>
      </w:r>
    </w:p>
    <w:p w:rsidR="00222167" w:rsidRDefault="008B3912">
      <w:pPr>
        <w:widowControl w:val="0"/>
        <w:autoSpaceDE w:val="0"/>
        <w:autoSpaceDN w:val="0"/>
        <w:adjustRightInd w:val="0"/>
        <w:ind w:left="640" w:hanging="640"/>
        <w:rPr>
          <w:rFonts w:cs="Times New Roman"/>
          <w:szCs w:val="24"/>
        </w:rPr>
      </w:pPr>
      <w:r>
        <w:rPr>
          <w:rFonts w:cs="Times New Roman"/>
          <w:szCs w:val="24"/>
        </w:rPr>
        <w:t>[12]</w:t>
      </w:r>
      <w:r>
        <w:rPr>
          <w:rFonts w:cs="Times New Roman"/>
          <w:szCs w:val="24"/>
        </w:rPr>
        <w:tab/>
        <w:t xml:space="preserve">V. Febrian, M. R. Ramadhan, M. Faisal, and A. Saifudin, “Pengujian pada Aplikasi Penggajian Pegawai dengan menggunakan Metode Blackbox,” </w:t>
      </w:r>
      <w:r>
        <w:rPr>
          <w:rFonts w:cs="Times New Roman"/>
          <w:i/>
          <w:iCs/>
          <w:szCs w:val="24"/>
        </w:rPr>
        <w:t>J. Inform. Univ. Pamulang</w:t>
      </w:r>
      <w:r>
        <w:rPr>
          <w:rFonts w:cs="Times New Roman"/>
          <w:szCs w:val="24"/>
        </w:rPr>
        <w:t>, vol. 5, pp. 61–66, 2020.</w:t>
      </w:r>
    </w:p>
    <w:p w:rsidR="00222167" w:rsidRDefault="008B3912">
      <w:pPr>
        <w:widowControl w:val="0"/>
        <w:autoSpaceDE w:val="0"/>
        <w:autoSpaceDN w:val="0"/>
        <w:adjustRightInd w:val="0"/>
        <w:ind w:left="640" w:hanging="640"/>
        <w:rPr>
          <w:rFonts w:cs="Times New Roman"/>
          <w:szCs w:val="24"/>
        </w:rPr>
      </w:pPr>
      <w:r>
        <w:rPr>
          <w:rFonts w:cs="Times New Roman"/>
          <w:szCs w:val="24"/>
        </w:rPr>
        <w:t>[13]</w:t>
      </w:r>
      <w:r>
        <w:rPr>
          <w:rFonts w:cs="Times New Roman"/>
          <w:szCs w:val="24"/>
        </w:rPr>
        <w:tab/>
        <w:t xml:space="preserve">T. A. Kurniawan, “Pemodelan Use Case (UML): Evaluasi Terhadap beberapa Kesalahan dalam Praktik,” </w:t>
      </w:r>
      <w:r>
        <w:rPr>
          <w:rFonts w:cs="Times New Roman"/>
          <w:i/>
          <w:iCs/>
          <w:szCs w:val="24"/>
        </w:rPr>
        <w:t>J. Teknol. Inf. dan Ilmu Komput.</w:t>
      </w:r>
      <w:r>
        <w:rPr>
          <w:rFonts w:cs="Times New Roman"/>
          <w:szCs w:val="24"/>
        </w:rPr>
        <w:t>, vol. 5, no. 1, p. 77, 2018, doi: 10.25126/jtiik.201851610.</w:t>
      </w:r>
    </w:p>
    <w:p w:rsidR="00222167" w:rsidRDefault="008B3912">
      <w:pPr>
        <w:widowControl w:val="0"/>
        <w:autoSpaceDE w:val="0"/>
        <w:autoSpaceDN w:val="0"/>
        <w:adjustRightInd w:val="0"/>
        <w:ind w:left="640" w:hanging="640"/>
        <w:rPr>
          <w:rFonts w:cs="Times New Roman"/>
          <w:szCs w:val="24"/>
        </w:rPr>
      </w:pPr>
      <w:r>
        <w:rPr>
          <w:rFonts w:cs="Times New Roman"/>
          <w:szCs w:val="24"/>
        </w:rPr>
        <w:t>[14]</w:t>
      </w:r>
      <w:r>
        <w:rPr>
          <w:rFonts w:cs="Times New Roman"/>
          <w:szCs w:val="24"/>
        </w:rPr>
        <w:tab/>
        <w:t xml:space="preserve">A. Hendini, “PEMODELAN UML SISTEM INFORMASI MONITORING PENJUALAN DAN STOK BARANG (STUDI KASUS: DISTRO ZHEZHA PONTIANAK),” </w:t>
      </w:r>
      <w:r>
        <w:rPr>
          <w:rFonts w:cs="Times New Roman"/>
          <w:i/>
          <w:iCs/>
          <w:szCs w:val="24"/>
        </w:rPr>
        <w:t>J. KHATULISTIWA Inform.</w:t>
      </w:r>
      <w:r>
        <w:rPr>
          <w:rFonts w:cs="Times New Roman"/>
          <w:szCs w:val="24"/>
        </w:rPr>
        <w:t>, vol. 4, no. 2, pp. 107–116, 2016, doi: https://doi.org/10.31294/jki.v4i2.1262.g1027.</w:t>
      </w:r>
    </w:p>
    <w:p w:rsidR="00222167" w:rsidRDefault="008B3912">
      <w:pPr>
        <w:widowControl w:val="0"/>
        <w:autoSpaceDE w:val="0"/>
        <w:autoSpaceDN w:val="0"/>
        <w:adjustRightInd w:val="0"/>
        <w:ind w:left="640" w:hanging="640"/>
        <w:rPr>
          <w:rFonts w:cs="Times New Roman"/>
          <w:szCs w:val="24"/>
        </w:rPr>
      </w:pPr>
      <w:r>
        <w:rPr>
          <w:rFonts w:cs="Times New Roman"/>
          <w:szCs w:val="24"/>
        </w:rPr>
        <w:t>[15]</w:t>
      </w:r>
      <w:r>
        <w:rPr>
          <w:rFonts w:cs="Times New Roman"/>
          <w:szCs w:val="24"/>
        </w:rPr>
        <w:tab/>
        <w:t>U. S. Evelina Padang , Gim Tarigan, “PERAMALAN JUMLAH PENUMPANG KERETA API MEDAN-RANTAU PRAPAT DENGAN METODE PEMULUSAN EKSPONENSIAL HOLT-WINTERS,” vol. 1, no. 2, pp. 161–174, 2013.</w:t>
      </w:r>
    </w:p>
    <w:p w:rsidR="00222167" w:rsidRDefault="008B3912">
      <w:pPr>
        <w:widowControl w:val="0"/>
        <w:autoSpaceDE w:val="0"/>
        <w:autoSpaceDN w:val="0"/>
        <w:adjustRightInd w:val="0"/>
        <w:ind w:left="640" w:hanging="640"/>
        <w:rPr>
          <w:rFonts w:cs="Times New Roman"/>
        </w:rPr>
      </w:pPr>
      <w:r>
        <w:rPr>
          <w:rFonts w:cs="Times New Roman"/>
          <w:szCs w:val="24"/>
        </w:rPr>
        <w:lastRenderedPageBreak/>
        <w:t>[16]</w:t>
      </w:r>
      <w:r>
        <w:rPr>
          <w:rFonts w:cs="Times New Roman"/>
          <w:szCs w:val="24"/>
        </w:rPr>
        <w:tab/>
        <w:t>A. Alfarizi, “PERANCANGAN APLIKASI PROFIL MADRASAH DI JAMBI LUAR KOTA BERBASIS ANDROID(STUDI KASUS : PENGAWAS MADRASAH KEMENTERIMAN AGAMA KABUPATEN MUARO JAMBI),” STIKOM, 2018.</w:t>
      </w:r>
    </w:p>
    <w:p w:rsidR="00222167" w:rsidRDefault="008B3912">
      <w:pPr>
        <w:widowControl w:val="0"/>
        <w:autoSpaceDE w:val="0"/>
        <w:autoSpaceDN w:val="0"/>
        <w:adjustRightInd w:val="0"/>
        <w:ind w:left="640" w:hanging="640"/>
        <w:rPr>
          <w:rFonts w:cs="Times New Roman"/>
          <w:szCs w:val="24"/>
        </w:rPr>
      </w:pPr>
      <w:ins w:id="10846" w:author="muhammad fauzan" w:date="2022-08-10T06:02:00Z">
        <w:r>
          <w:fldChar w:fldCharType="end"/>
        </w:r>
      </w:ins>
      <w:r>
        <w:fldChar w:fldCharType="begin" w:fldLock="1"/>
      </w:r>
      <w:r>
        <w:instrText xml:space="preserve">ADDIN Mendeley Bibliography CSL_BIBLIOGRAPHY </w:instrText>
      </w:r>
      <w:r>
        <w:fldChar w:fldCharType="separate"/>
      </w:r>
      <w:r>
        <w:rPr>
          <w:rFonts w:cs="Times New Roman"/>
          <w:szCs w:val="24"/>
        </w:rPr>
        <w:t>[1]</w:t>
      </w:r>
      <w:r>
        <w:rPr>
          <w:rFonts w:cs="Times New Roman"/>
          <w:szCs w:val="24"/>
        </w:rPr>
        <w:tab/>
        <w:t>sari roti, “Tentang Sari Roti,” 2018. https://www.sariroti.com/tentang-sari-roti/.</w:t>
      </w:r>
    </w:p>
    <w:p w:rsidR="00222167" w:rsidRDefault="008B3912">
      <w:pPr>
        <w:widowControl w:val="0"/>
        <w:autoSpaceDE w:val="0"/>
        <w:autoSpaceDN w:val="0"/>
        <w:adjustRightInd w:val="0"/>
        <w:ind w:left="640" w:hanging="640"/>
        <w:rPr>
          <w:rFonts w:cs="Times New Roman"/>
          <w:szCs w:val="24"/>
        </w:rPr>
      </w:pPr>
      <w:r>
        <w:rPr>
          <w:rFonts w:cs="Times New Roman"/>
          <w:szCs w:val="24"/>
        </w:rPr>
        <w:t>[2]</w:t>
      </w:r>
      <w:r>
        <w:rPr>
          <w:rFonts w:cs="Times New Roman"/>
          <w:szCs w:val="24"/>
        </w:rPr>
        <w:tab/>
        <w:t xml:space="preserve">Z. Nabila, A. Rahman Isnain, and Z. Abidin, “Analisis Data Mining Untuk Clustering Kasus Covid-19 Di Provinsi Lampung Dengan Algoritma K-Means,” </w:t>
      </w:r>
      <w:r>
        <w:rPr>
          <w:rFonts w:cs="Times New Roman"/>
          <w:i/>
          <w:iCs/>
          <w:szCs w:val="24"/>
        </w:rPr>
        <w:t>J. Teknol. dan Sist. Inf.</w:t>
      </w:r>
      <w:r>
        <w:rPr>
          <w:rFonts w:cs="Times New Roman"/>
          <w:szCs w:val="24"/>
        </w:rPr>
        <w:t>, vol. 2, no. 2, p. 100, 2021, [Online]. Available: http://jim.teknokrat.ac.id/index.php/JTSI.</w:t>
      </w:r>
    </w:p>
    <w:p w:rsidR="00222167" w:rsidRDefault="008B3912">
      <w:pPr>
        <w:widowControl w:val="0"/>
        <w:autoSpaceDE w:val="0"/>
        <w:autoSpaceDN w:val="0"/>
        <w:adjustRightInd w:val="0"/>
        <w:ind w:left="640" w:hanging="640"/>
        <w:rPr>
          <w:rFonts w:cs="Times New Roman"/>
          <w:szCs w:val="24"/>
        </w:rPr>
      </w:pPr>
      <w:r>
        <w:rPr>
          <w:rFonts w:cs="Times New Roman"/>
          <w:szCs w:val="24"/>
        </w:rPr>
        <w:t>[3]</w:t>
      </w:r>
      <w:r>
        <w:rPr>
          <w:rFonts w:cs="Times New Roman"/>
          <w:szCs w:val="24"/>
        </w:rPr>
        <w:tab/>
        <w:t xml:space="preserve">S. Alfarisi, “Sistem Prediksi Menggunakan Metode Single Exponential Smoothing,” </w:t>
      </w:r>
      <w:r>
        <w:rPr>
          <w:rFonts w:cs="Times New Roman"/>
          <w:i/>
          <w:iCs/>
          <w:szCs w:val="24"/>
        </w:rPr>
        <w:t>J. Appl. Bus. Econ.</w:t>
      </w:r>
      <w:r>
        <w:rPr>
          <w:rFonts w:cs="Times New Roman"/>
          <w:szCs w:val="24"/>
        </w:rPr>
        <w:t>, vol. 4, no. 1, pp. 80–95, 2017.</w:t>
      </w:r>
    </w:p>
    <w:p w:rsidR="00222167" w:rsidRDefault="008B3912">
      <w:pPr>
        <w:widowControl w:val="0"/>
        <w:autoSpaceDE w:val="0"/>
        <w:autoSpaceDN w:val="0"/>
        <w:adjustRightInd w:val="0"/>
        <w:ind w:left="640" w:hanging="640"/>
        <w:rPr>
          <w:rFonts w:cs="Times New Roman"/>
          <w:szCs w:val="24"/>
        </w:rPr>
      </w:pPr>
      <w:r>
        <w:rPr>
          <w:rFonts w:cs="Times New Roman"/>
          <w:szCs w:val="24"/>
        </w:rPr>
        <w:t>[4]</w:t>
      </w:r>
      <w:r>
        <w:rPr>
          <w:rFonts w:cs="Times New Roman"/>
          <w:szCs w:val="24"/>
        </w:rPr>
        <w:tab/>
        <w:t xml:space="preserve">L. J. Sinay, T. Pentury, and D. Anakotta, “Peramalan Curah Hujan Di Kota Ambon Menggunakan Metode Holt-Winters Exponential Smoothing,” </w:t>
      </w:r>
      <w:r>
        <w:rPr>
          <w:rFonts w:cs="Times New Roman"/>
          <w:i/>
          <w:iCs/>
          <w:szCs w:val="24"/>
        </w:rPr>
        <w:t>BAREKENG J. Ilmu Mat. dan Terap.</w:t>
      </w:r>
      <w:r>
        <w:rPr>
          <w:rFonts w:cs="Times New Roman"/>
          <w:szCs w:val="24"/>
        </w:rPr>
        <w:t>, vol. 11, no. 2, pp. 101–108, 2017, doi: 10.30598/barekengvol11iss2pp101-108.</w:t>
      </w:r>
    </w:p>
    <w:p w:rsidR="00222167" w:rsidRDefault="008B3912">
      <w:pPr>
        <w:widowControl w:val="0"/>
        <w:autoSpaceDE w:val="0"/>
        <w:autoSpaceDN w:val="0"/>
        <w:adjustRightInd w:val="0"/>
        <w:ind w:left="640" w:hanging="640"/>
        <w:rPr>
          <w:rFonts w:cs="Times New Roman"/>
          <w:szCs w:val="24"/>
        </w:rPr>
      </w:pPr>
      <w:r>
        <w:rPr>
          <w:rFonts w:cs="Times New Roman"/>
          <w:szCs w:val="24"/>
        </w:rPr>
        <w:t>[5]</w:t>
      </w:r>
      <w:r>
        <w:rPr>
          <w:rFonts w:cs="Times New Roman"/>
          <w:szCs w:val="24"/>
        </w:rPr>
        <w:tab/>
        <w:t xml:space="preserve">M. N. Arridho and Y. Astuti, “Penerapan Metode Single Exponential Smoothing untuk Memprediksi Penjualan Katering pada Kedai Pojok Kedaung,” </w:t>
      </w:r>
      <w:r>
        <w:rPr>
          <w:rFonts w:cs="Times New Roman"/>
          <w:i/>
          <w:iCs/>
          <w:szCs w:val="24"/>
        </w:rPr>
        <w:t>J. Ilm. Intech  Inf. Technol. J. UMUS</w:t>
      </w:r>
      <w:r>
        <w:rPr>
          <w:rFonts w:cs="Times New Roman"/>
          <w:szCs w:val="24"/>
        </w:rPr>
        <w:t>, vol. 2, no. 02, pp. 35–44, 2020, doi: 10.46772/intech.v2i02.288.</w:t>
      </w:r>
    </w:p>
    <w:p w:rsidR="00222167" w:rsidRDefault="008B3912">
      <w:pPr>
        <w:widowControl w:val="0"/>
        <w:autoSpaceDE w:val="0"/>
        <w:autoSpaceDN w:val="0"/>
        <w:adjustRightInd w:val="0"/>
        <w:ind w:left="640" w:hanging="640"/>
        <w:rPr>
          <w:rFonts w:cs="Times New Roman"/>
          <w:szCs w:val="24"/>
        </w:rPr>
      </w:pPr>
      <w:r>
        <w:rPr>
          <w:rFonts w:cs="Times New Roman"/>
          <w:szCs w:val="24"/>
        </w:rPr>
        <w:t>[6]</w:t>
      </w:r>
      <w:r>
        <w:rPr>
          <w:rFonts w:cs="Times New Roman"/>
          <w:szCs w:val="24"/>
        </w:rPr>
        <w:tab/>
        <w:t xml:space="preserve">G. A. N. Pongdatu, E. Abinowi, and W. S, “Peramalan Transaksi Penjualan Dengan Metode Holt-Winter Exponential Smoothing,” </w:t>
      </w:r>
      <w:r>
        <w:rPr>
          <w:rFonts w:cs="Times New Roman"/>
          <w:i/>
          <w:iCs/>
          <w:szCs w:val="24"/>
        </w:rPr>
        <w:t>J. Ilm. Teknol. Infomasi Terap.</w:t>
      </w:r>
      <w:r>
        <w:rPr>
          <w:rFonts w:cs="Times New Roman"/>
          <w:szCs w:val="24"/>
        </w:rPr>
        <w:t xml:space="preserve">, vol. 6, no. 3, pp. 228–233, 2020, doi: </w:t>
      </w:r>
      <w:r>
        <w:rPr>
          <w:rFonts w:cs="Times New Roman"/>
          <w:szCs w:val="24"/>
        </w:rPr>
        <w:lastRenderedPageBreak/>
        <w:t>10.33197/jitter.vol6.iss3.2020.438.</w:t>
      </w:r>
    </w:p>
    <w:p w:rsidR="00222167" w:rsidRDefault="008B3912">
      <w:pPr>
        <w:widowControl w:val="0"/>
        <w:autoSpaceDE w:val="0"/>
        <w:autoSpaceDN w:val="0"/>
        <w:adjustRightInd w:val="0"/>
        <w:ind w:left="640" w:hanging="640"/>
        <w:rPr>
          <w:rFonts w:cs="Times New Roman"/>
          <w:szCs w:val="24"/>
        </w:rPr>
      </w:pPr>
      <w:r>
        <w:rPr>
          <w:rFonts w:cs="Times New Roman"/>
          <w:szCs w:val="24"/>
        </w:rPr>
        <w:t>[7]</w:t>
      </w:r>
      <w:r>
        <w:rPr>
          <w:rFonts w:cs="Times New Roman"/>
          <w:szCs w:val="24"/>
        </w:rPr>
        <w:tab/>
        <w:t xml:space="preserve">A. Aryati, I. Purnamasari, and Y. N. Nasution, “Peramalan dengan Menggunakan Metode Holt-Winters Exponential Smoothing (Studi Kasus: Jumlah Wisatawan Mancanegara yang Berkunjung Ke Indonesia) Forecasting using the method of Holt-Winters Exponential Smoothing (Case Study: Number of Foreign Tourists Visi,” </w:t>
      </w:r>
      <w:r>
        <w:rPr>
          <w:rFonts w:cs="Times New Roman"/>
          <w:i/>
          <w:iCs/>
          <w:szCs w:val="24"/>
        </w:rPr>
        <w:t>J. EKSPONENSIAL</w:t>
      </w:r>
      <w:r>
        <w:rPr>
          <w:rFonts w:cs="Times New Roman"/>
          <w:szCs w:val="24"/>
        </w:rPr>
        <w:t>, vol. 11, no. 1, pp. 99–106, 2020.</w:t>
      </w:r>
    </w:p>
    <w:p w:rsidR="00222167" w:rsidRDefault="008B3912">
      <w:pPr>
        <w:widowControl w:val="0"/>
        <w:autoSpaceDE w:val="0"/>
        <w:autoSpaceDN w:val="0"/>
        <w:adjustRightInd w:val="0"/>
        <w:ind w:left="640" w:hanging="640"/>
        <w:rPr>
          <w:rFonts w:cs="Times New Roman"/>
          <w:szCs w:val="24"/>
        </w:rPr>
      </w:pPr>
      <w:r>
        <w:rPr>
          <w:rFonts w:cs="Times New Roman"/>
          <w:szCs w:val="24"/>
        </w:rPr>
        <w:t>[8]</w:t>
      </w:r>
      <w:r>
        <w:rPr>
          <w:rFonts w:cs="Times New Roman"/>
          <w:szCs w:val="24"/>
        </w:rPr>
        <w:tab/>
        <w:t xml:space="preserve">Christnatalis, Rinaldi, Andy, B. Seteven, Darmanto, and D. G. Sitorus, “Perbandingan Metode Multiplicative, Additive dan Double Seasonal Holt-Winters untuk Prediksi Penjualan Mobil,” </w:t>
      </w:r>
      <w:r>
        <w:rPr>
          <w:rFonts w:cs="Times New Roman"/>
          <w:i/>
          <w:iCs/>
          <w:szCs w:val="24"/>
        </w:rPr>
        <w:t>J. Tek. Kesehat. dan Ilmu Sos.</w:t>
      </w:r>
      <w:r>
        <w:rPr>
          <w:rFonts w:cs="Times New Roman"/>
          <w:szCs w:val="24"/>
        </w:rPr>
        <w:t>, vol. 1, no. 1, pp. 89–95, 2019.</w:t>
      </w:r>
    </w:p>
    <w:p w:rsidR="00222167" w:rsidRDefault="008B3912">
      <w:pPr>
        <w:widowControl w:val="0"/>
        <w:autoSpaceDE w:val="0"/>
        <w:autoSpaceDN w:val="0"/>
        <w:adjustRightInd w:val="0"/>
        <w:ind w:left="640" w:hanging="640"/>
        <w:rPr>
          <w:rFonts w:cs="Times New Roman"/>
          <w:szCs w:val="24"/>
        </w:rPr>
      </w:pPr>
      <w:r>
        <w:rPr>
          <w:rFonts w:cs="Times New Roman"/>
          <w:szCs w:val="24"/>
        </w:rPr>
        <w:t>[9]</w:t>
      </w:r>
      <w:r>
        <w:rPr>
          <w:rFonts w:cs="Times New Roman"/>
          <w:szCs w:val="24"/>
        </w:rPr>
        <w:tab/>
        <w:t xml:space="preserve">S. N. Hamidah, N. Salam, D. S. Susanti, J. A. Yani, K. Kampus, and U. Banjarbaru, “Teknik Peramalan Menggunakan Metode Pemulusan Eksponensial Holt-Winters,” </w:t>
      </w:r>
      <w:r>
        <w:rPr>
          <w:rFonts w:cs="Times New Roman"/>
          <w:i/>
          <w:iCs/>
          <w:szCs w:val="24"/>
        </w:rPr>
        <w:t>J. Mat. Murni dan Terap. “epsilon,”</w:t>
      </w:r>
      <w:r>
        <w:rPr>
          <w:rFonts w:cs="Times New Roman"/>
          <w:szCs w:val="24"/>
        </w:rPr>
        <w:t xml:space="preserve"> vol. 07, no. 02, pp. 26–33, 2017.</w:t>
      </w:r>
    </w:p>
    <w:p w:rsidR="00222167" w:rsidRDefault="008B3912">
      <w:pPr>
        <w:widowControl w:val="0"/>
        <w:autoSpaceDE w:val="0"/>
        <w:autoSpaceDN w:val="0"/>
        <w:adjustRightInd w:val="0"/>
        <w:ind w:left="640" w:hanging="640"/>
        <w:rPr>
          <w:rFonts w:cs="Times New Roman"/>
          <w:szCs w:val="24"/>
        </w:rPr>
      </w:pPr>
      <w:r>
        <w:rPr>
          <w:rFonts w:cs="Times New Roman"/>
          <w:szCs w:val="24"/>
        </w:rPr>
        <w:t>[10]</w:t>
      </w:r>
      <w:r>
        <w:rPr>
          <w:rFonts w:cs="Times New Roman"/>
          <w:szCs w:val="24"/>
        </w:rPr>
        <w:tab/>
        <w:t xml:space="preserve">U. Khair, H. Fahmi, S. Al Hakim, and R. Rahim, “Forecasting Error Calculation with Mean Absolute Deviation and Mean Absolute Percentage Error,” </w:t>
      </w:r>
      <w:r>
        <w:rPr>
          <w:rFonts w:cs="Times New Roman"/>
          <w:i/>
          <w:iCs/>
          <w:szCs w:val="24"/>
        </w:rPr>
        <w:t>J. Phys. Conf. Ser.</w:t>
      </w:r>
      <w:r>
        <w:rPr>
          <w:rFonts w:cs="Times New Roman"/>
          <w:szCs w:val="24"/>
        </w:rPr>
        <w:t>, vol. 930, no. 1, 2017, doi: 10.1088/1742-6596/930/1/012002.</w:t>
      </w:r>
    </w:p>
    <w:p w:rsidR="00222167" w:rsidRDefault="008B3912">
      <w:pPr>
        <w:widowControl w:val="0"/>
        <w:autoSpaceDE w:val="0"/>
        <w:autoSpaceDN w:val="0"/>
        <w:adjustRightInd w:val="0"/>
        <w:ind w:left="640" w:hanging="640"/>
        <w:rPr>
          <w:rFonts w:cs="Times New Roman"/>
          <w:szCs w:val="24"/>
        </w:rPr>
      </w:pPr>
      <w:r>
        <w:rPr>
          <w:rFonts w:cs="Times New Roman"/>
          <w:szCs w:val="24"/>
        </w:rPr>
        <w:t>[11]</w:t>
      </w:r>
      <w:r>
        <w:rPr>
          <w:rFonts w:cs="Times New Roman"/>
          <w:szCs w:val="24"/>
        </w:rPr>
        <w:tab/>
        <w:t xml:space="preserve">I. Nabillah and I. Ranggadara, “Mean Absolute Percentage Error untuk Evaluasi Hasil Prediksi Komoditas Laut,” </w:t>
      </w:r>
      <w:r>
        <w:rPr>
          <w:rFonts w:cs="Times New Roman"/>
          <w:i/>
          <w:iCs/>
          <w:szCs w:val="24"/>
        </w:rPr>
        <w:t>JOINS (Journal Inf. Syst.</w:t>
      </w:r>
      <w:r>
        <w:rPr>
          <w:rFonts w:cs="Times New Roman"/>
          <w:szCs w:val="24"/>
        </w:rPr>
        <w:t>, vol. 5, no. 2, pp. 250–255, 2020, doi: 10.33633/joins.v5i2.3900.</w:t>
      </w:r>
    </w:p>
    <w:p w:rsidR="00222167" w:rsidRDefault="008B3912">
      <w:pPr>
        <w:widowControl w:val="0"/>
        <w:autoSpaceDE w:val="0"/>
        <w:autoSpaceDN w:val="0"/>
        <w:adjustRightInd w:val="0"/>
        <w:ind w:left="640" w:hanging="640"/>
        <w:rPr>
          <w:rFonts w:cs="Times New Roman"/>
          <w:szCs w:val="24"/>
        </w:rPr>
      </w:pPr>
      <w:r>
        <w:rPr>
          <w:rFonts w:cs="Times New Roman"/>
          <w:szCs w:val="24"/>
        </w:rPr>
        <w:t>[12]</w:t>
      </w:r>
      <w:r>
        <w:rPr>
          <w:rFonts w:cs="Times New Roman"/>
          <w:szCs w:val="24"/>
        </w:rPr>
        <w:tab/>
        <w:t xml:space="preserve">V. Febrian, M. R. Ramadhan, M. Faisal, and A. Saifudin, “Pengujian pada </w:t>
      </w:r>
      <w:r>
        <w:rPr>
          <w:rFonts w:cs="Times New Roman"/>
          <w:szCs w:val="24"/>
        </w:rPr>
        <w:lastRenderedPageBreak/>
        <w:t xml:space="preserve">Aplikasi Penggajian Pegawai dengan menggunakan Metode Blackbox,” </w:t>
      </w:r>
      <w:r>
        <w:rPr>
          <w:rFonts w:cs="Times New Roman"/>
          <w:i/>
          <w:iCs/>
          <w:szCs w:val="24"/>
        </w:rPr>
        <w:t>J. Inform. Univ. Pamulang</w:t>
      </w:r>
      <w:r>
        <w:rPr>
          <w:rFonts w:cs="Times New Roman"/>
          <w:szCs w:val="24"/>
        </w:rPr>
        <w:t>, vol. 5, pp. 61–66, 2020.</w:t>
      </w:r>
    </w:p>
    <w:p w:rsidR="00222167" w:rsidRDefault="008B3912">
      <w:pPr>
        <w:widowControl w:val="0"/>
        <w:autoSpaceDE w:val="0"/>
        <w:autoSpaceDN w:val="0"/>
        <w:adjustRightInd w:val="0"/>
        <w:ind w:left="640" w:hanging="640"/>
        <w:rPr>
          <w:rFonts w:cs="Times New Roman"/>
          <w:szCs w:val="24"/>
        </w:rPr>
      </w:pPr>
      <w:r>
        <w:rPr>
          <w:rFonts w:cs="Times New Roman"/>
          <w:szCs w:val="24"/>
        </w:rPr>
        <w:t>[13]</w:t>
      </w:r>
      <w:r>
        <w:rPr>
          <w:rFonts w:cs="Times New Roman"/>
          <w:szCs w:val="24"/>
        </w:rPr>
        <w:tab/>
        <w:t xml:space="preserve">T. A. Kurniawan, “Pemodelan Use Case (UML): Evaluasi Terhadap beberapa Kesalahan dalam Praktik,” </w:t>
      </w:r>
      <w:r>
        <w:rPr>
          <w:rFonts w:cs="Times New Roman"/>
          <w:i/>
          <w:iCs/>
          <w:szCs w:val="24"/>
        </w:rPr>
        <w:t>J. Teknol. Inf. dan Ilmu Komput.</w:t>
      </w:r>
      <w:r>
        <w:rPr>
          <w:rFonts w:cs="Times New Roman"/>
          <w:szCs w:val="24"/>
        </w:rPr>
        <w:t>, vol. 5, no. 1, p. 77, 2018, doi: 10.25126/jtiik.201851610.</w:t>
      </w:r>
    </w:p>
    <w:p w:rsidR="00222167" w:rsidRDefault="008B3912">
      <w:pPr>
        <w:widowControl w:val="0"/>
        <w:autoSpaceDE w:val="0"/>
        <w:autoSpaceDN w:val="0"/>
        <w:adjustRightInd w:val="0"/>
        <w:ind w:left="640" w:hanging="640"/>
        <w:rPr>
          <w:rFonts w:cs="Times New Roman"/>
          <w:szCs w:val="24"/>
        </w:rPr>
      </w:pPr>
      <w:r>
        <w:rPr>
          <w:rFonts w:cs="Times New Roman"/>
          <w:szCs w:val="24"/>
        </w:rPr>
        <w:t>[14]</w:t>
      </w:r>
      <w:r>
        <w:rPr>
          <w:rFonts w:cs="Times New Roman"/>
          <w:szCs w:val="24"/>
        </w:rPr>
        <w:tab/>
        <w:t xml:space="preserve">A. Hendini, “PEMODELAN UML SISTEM INFORMASI MONITORING PENJUALAN DAN STOK BARANG (STUDI KASUS: DISTRO ZHEZHA PONTIANAK),” </w:t>
      </w:r>
      <w:r>
        <w:rPr>
          <w:rFonts w:cs="Times New Roman"/>
          <w:i/>
          <w:iCs/>
          <w:szCs w:val="24"/>
        </w:rPr>
        <w:t>J. KHATULISTIWA Inform.</w:t>
      </w:r>
      <w:r>
        <w:rPr>
          <w:rFonts w:cs="Times New Roman"/>
          <w:szCs w:val="24"/>
        </w:rPr>
        <w:t>, vol. 4, no. 2, pp. 107–116, 2016, doi: https://doi.org/10.31294/jki.v4i2.1262.g1027.</w:t>
      </w:r>
    </w:p>
    <w:p w:rsidR="00222167" w:rsidRDefault="008B3912">
      <w:pPr>
        <w:widowControl w:val="0"/>
        <w:autoSpaceDE w:val="0"/>
        <w:autoSpaceDN w:val="0"/>
        <w:adjustRightInd w:val="0"/>
        <w:ind w:left="640" w:hanging="640"/>
        <w:rPr>
          <w:rFonts w:cs="Times New Roman"/>
          <w:szCs w:val="24"/>
        </w:rPr>
      </w:pPr>
      <w:r>
        <w:rPr>
          <w:rFonts w:cs="Times New Roman"/>
          <w:szCs w:val="24"/>
        </w:rPr>
        <w:t>[15]</w:t>
      </w:r>
      <w:r>
        <w:rPr>
          <w:rFonts w:cs="Times New Roman"/>
          <w:szCs w:val="24"/>
        </w:rPr>
        <w:tab/>
        <w:t>U. S. Evelina Padang , Gim Tarigan, “PERAMALAN JUMLAH PENUMPANG KERETA API MEDAN-RANTAU PRAPAT DENGAN METODE PEMULUSAN EKSPONENSIAL HOLT-WINTERS,” vol. 1, no. 2, pp. 161–174, 2013.</w:t>
      </w:r>
    </w:p>
    <w:p w:rsidR="00222167" w:rsidRDefault="008B3912">
      <w:pPr>
        <w:widowControl w:val="0"/>
        <w:autoSpaceDE w:val="0"/>
        <w:autoSpaceDN w:val="0"/>
        <w:adjustRightInd w:val="0"/>
        <w:ind w:left="640" w:hanging="640"/>
        <w:rPr>
          <w:rFonts w:cs="Times New Roman"/>
        </w:rPr>
      </w:pPr>
      <w:r>
        <w:rPr>
          <w:rFonts w:cs="Times New Roman"/>
          <w:szCs w:val="24"/>
        </w:rPr>
        <w:t>[16]</w:t>
      </w:r>
      <w:r>
        <w:rPr>
          <w:rFonts w:cs="Times New Roman"/>
          <w:szCs w:val="24"/>
        </w:rPr>
        <w:tab/>
        <w:t>A. Alfarizi, “PERANCANGAN APLIKASI PROFIL MADRASAH DI JAMBI LUAR KOTA BERBASIS ANDROID(STUDI KASUS : PENGAWAS MADRASAH KEMENTERIMAN AGAMA KABUPATEN MUARO JAMBI),” STIKOM, 2018.</w:t>
      </w:r>
    </w:p>
    <w:p w:rsidR="00222167" w:rsidRDefault="008B3912">
      <w:r>
        <w:fldChar w:fldCharType="end"/>
      </w:r>
    </w:p>
    <w:sectPr w:rsidR="00222167">
      <w:headerReference w:type="default" r:id="rId102"/>
      <w:footerReference w:type="default" r:id="rId103"/>
      <w:pgSz w:w="11907" w:h="16840"/>
      <w:pgMar w:top="2268" w:right="1701" w:bottom="1701" w:left="2268" w:header="720" w:footer="720" w:gutter="0"/>
      <w:pgNumType w:start="3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8FE" w:rsidRDefault="00E458FE">
      <w:pPr>
        <w:spacing w:line="240" w:lineRule="auto"/>
      </w:pPr>
      <w:r>
        <w:separator/>
      </w:r>
    </w:p>
  </w:endnote>
  <w:endnote w:type="continuationSeparator" w:id="0">
    <w:p w:rsidR="00E458FE" w:rsidRDefault="00E458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altName w:val="Times New Roman"/>
    <w:panose1 w:val="00000000000000000000"/>
    <w:charset w:val="00"/>
    <w:family w:val="roman"/>
    <w:notTrueType/>
    <w:pitch w:val="default"/>
  </w:font>
  <w:font w:name="DengXian">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Arial Unicode MS"/>
    <w:charset w:val="86"/>
    <w:family w:val="auto"/>
    <w:pitch w:val="variable"/>
    <w:sig w:usb0="00000000" w:usb1="38CF7CFA" w:usb2="00000016" w:usb3="00000000" w:csb0="0004000F" w:csb1="00000000"/>
  </w:font>
  <w:font w:name="Segoe UI">
    <w:altName w:val="Arial"/>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Math">
    <w:altName w:val="Times New Roman"/>
    <w:panose1 w:val="00000000000000000000"/>
    <w:charset w:val="01"/>
    <w:family w:val="roman"/>
    <w:notTrueType/>
    <w:pitch w:val="variable"/>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Footer"/>
      <w:jc w:val="center"/>
    </w:pPr>
  </w:p>
  <w:p w:rsidR="00C011D4" w:rsidRDefault="00C011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Footer"/>
      <w:jc w:val="center"/>
    </w:pPr>
  </w:p>
  <w:p w:rsidR="00C011D4" w:rsidRDefault="00C011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653249"/>
      <w:docPartObj>
        <w:docPartGallery w:val="AutoText"/>
      </w:docPartObj>
    </w:sdtPr>
    <w:sdtContent>
      <w:p w:rsidR="00C011D4" w:rsidRDefault="00C011D4">
        <w:pPr>
          <w:pStyle w:val="Footer"/>
          <w:jc w:val="center"/>
        </w:pPr>
        <w:r>
          <w:fldChar w:fldCharType="begin"/>
        </w:r>
        <w:r>
          <w:instrText xml:space="preserve"> PAGE   \* MERGEFORMAT </w:instrText>
        </w:r>
        <w:r>
          <w:fldChar w:fldCharType="separate"/>
        </w:r>
        <w:r w:rsidR="00BC117B">
          <w:rPr>
            <w:noProof/>
          </w:rPr>
          <w:t>42</w:t>
        </w:r>
        <w:r>
          <w:fldChar w:fldCharType="end"/>
        </w:r>
      </w:p>
    </w:sdtContent>
  </w:sdt>
  <w:p w:rsidR="00C011D4" w:rsidRDefault="00C011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8FE" w:rsidRDefault="00E458FE">
      <w:pPr>
        <w:spacing w:line="240" w:lineRule="auto"/>
      </w:pPr>
      <w:r>
        <w:separator/>
      </w:r>
    </w:p>
  </w:footnote>
  <w:footnote w:type="continuationSeparator" w:id="0">
    <w:p w:rsidR="00E458FE" w:rsidRDefault="00E458F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D4" w:rsidRDefault="00C011D4">
    <w:pPr>
      <w:pStyle w:val="Header"/>
      <w:jc w:val="right"/>
    </w:pPr>
  </w:p>
  <w:p w:rsidR="00C011D4" w:rsidRDefault="00C011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3866"/>
    <w:multiLevelType w:val="multilevel"/>
    <w:tmpl w:val="0CA53866"/>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B955F8"/>
    <w:multiLevelType w:val="multilevel"/>
    <w:tmpl w:val="0CB955F8"/>
    <w:lvl w:ilvl="0">
      <w:start w:val="1"/>
      <w:numFmt w:val="decimal"/>
      <w:lvlText w:val="2.5.%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0DD31A77"/>
    <w:multiLevelType w:val="multilevel"/>
    <w:tmpl w:val="0DD31A77"/>
    <w:lvl w:ilvl="0">
      <w:start w:val="1"/>
      <w:numFmt w:val="decimal"/>
      <w:lvlText w:val="3.7.%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F10E08"/>
    <w:multiLevelType w:val="multilevel"/>
    <w:tmpl w:val="0DF10E08"/>
    <w:lvl w:ilvl="0">
      <w:start w:val="1"/>
      <w:numFmt w:val="decimal"/>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BF71A9"/>
    <w:multiLevelType w:val="multilevel"/>
    <w:tmpl w:val="0EBF71A9"/>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0F5F62C0"/>
    <w:multiLevelType w:val="multilevel"/>
    <w:tmpl w:val="0F5F62C0"/>
    <w:lvl w:ilvl="0">
      <w:start w:val="1"/>
      <w:numFmt w:val="decimal"/>
      <w:lvlText w:val="%1."/>
      <w:lvlJc w:val="left"/>
      <w:pPr>
        <w:ind w:left="1488" w:hanging="360"/>
      </w:pPr>
    </w:lvl>
    <w:lvl w:ilvl="1">
      <w:start w:val="1"/>
      <w:numFmt w:val="lowerLetter"/>
      <w:lvlText w:val="%2."/>
      <w:lvlJc w:val="left"/>
      <w:pPr>
        <w:ind w:left="2208" w:hanging="360"/>
      </w:pPr>
    </w:lvl>
    <w:lvl w:ilvl="2">
      <w:start w:val="1"/>
      <w:numFmt w:val="lowerRoman"/>
      <w:lvlText w:val="%3."/>
      <w:lvlJc w:val="right"/>
      <w:pPr>
        <w:ind w:left="2928" w:hanging="180"/>
      </w:pPr>
    </w:lvl>
    <w:lvl w:ilvl="3">
      <w:start w:val="1"/>
      <w:numFmt w:val="decimal"/>
      <w:lvlText w:val="%4."/>
      <w:lvlJc w:val="left"/>
      <w:pPr>
        <w:ind w:left="3648" w:hanging="360"/>
      </w:pPr>
    </w:lvl>
    <w:lvl w:ilvl="4">
      <w:start w:val="1"/>
      <w:numFmt w:val="lowerLetter"/>
      <w:lvlText w:val="%5."/>
      <w:lvlJc w:val="left"/>
      <w:pPr>
        <w:ind w:left="4368" w:hanging="360"/>
      </w:pPr>
    </w:lvl>
    <w:lvl w:ilvl="5">
      <w:start w:val="1"/>
      <w:numFmt w:val="lowerRoman"/>
      <w:lvlText w:val="%6."/>
      <w:lvlJc w:val="right"/>
      <w:pPr>
        <w:ind w:left="5088" w:hanging="180"/>
      </w:pPr>
    </w:lvl>
    <w:lvl w:ilvl="6">
      <w:start w:val="1"/>
      <w:numFmt w:val="decimal"/>
      <w:lvlText w:val="%7."/>
      <w:lvlJc w:val="left"/>
      <w:pPr>
        <w:ind w:left="5808" w:hanging="360"/>
      </w:pPr>
    </w:lvl>
    <w:lvl w:ilvl="7">
      <w:start w:val="1"/>
      <w:numFmt w:val="lowerLetter"/>
      <w:lvlText w:val="%8."/>
      <w:lvlJc w:val="left"/>
      <w:pPr>
        <w:ind w:left="6528" w:hanging="360"/>
      </w:pPr>
    </w:lvl>
    <w:lvl w:ilvl="8">
      <w:start w:val="1"/>
      <w:numFmt w:val="lowerRoman"/>
      <w:lvlText w:val="%9."/>
      <w:lvlJc w:val="right"/>
      <w:pPr>
        <w:ind w:left="7248" w:hanging="180"/>
      </w:pPr>
    </w:lvl>
  </w:abstractNum>
  <w:abstractNum w:abstractNumId="6" w15:restartNumberingAfterBreak="0">
    <w:nsid w:val="0F654893"/>
    <w:multiLevelType w:val="multilevel"/>
    <w:tmpl w:val="0F6548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245719"/>
    <w:multiLevelType w:val="multilevel"/>
    <w:tmpl w:val="11245719"/>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8" w15:restartNumberingAfterBreak="0">
    <w:nsid w:val="13B124BE"/>
    <w:multiLevelType w:val="multilevel"/>
    <w:tmpl w:val="13B124BE"/>
    <w:lvl w:ilvl="0">
      <w:start w:val="1"/>
      <w:numFmt w:val="decimal"/>
      <w:lvlText w:val="%1."/>
      <w:lvlJc w:val="left"/>
      <w:pPr>
        <w:ind w:left="1440" w:hanging="360"/>
      </w:pPr>
      <w:rPr>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88726E0"/>
    <w:multiLevelType w:val="hybridMultilevel"/>
    <w:tmpl w:val="243684DE"/>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1D340499"/>
    <w:multiLevelType w:val="multilevel"/>
    <w:tmpl w:val="1D340499"/>
    <w:lvl w:ilvl="0">
      <w:start w:val="1"/>
      <w:numFmt w:val="lowerLetter"/>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1" w15:restartNumberingAfterBreak="0">
    <w:nsid w:val="26332B49"/>
    <w:multiLevelType w:val="multilevel"/>
    <w:tmpl w:val="26332B4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C738AB"/>
    <w:multiLevelType w:val="multilevel"/>
    <w:tmpl w:val="27C738AB"/>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3" w15:restartNumberingAfterBreak="0">
    <w:nsid w:val="31401618"/>
    <w:multiLevelType w:val="multilevel"/>
    <w:tmpl w:val="314016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4303BC"/>
    <w:multiLevelType w:val="multilevel"/>
    <w:tmpl w:val="324303B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iCs w:val="0"/>
      </w:r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7D643A0"/>
    <w:multiLevelType w:val="multilevel"/>
    <w:tmpl w:val="37D643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9B50A84"/>
    <w:multiLevelType w:val="multilevel"/>
    <w:tmpl w:val="39B50A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AB154B8"/>
    <w:multiLevelType w:val="multilevel"/>
    <w:tmpl w:val="3AB154B8"/>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8" w15:restartNumberingAfterBreak="0">
    <w:nsid w:val="3B974B86"/>
    <w:multiLevelType w:val="multilevel"/>
    <w:tmpl w:val="3B974B86"/>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9" w15:restartNumberingAfterBreak="0">
    <w:nsid w:val="3D5A76B6"/>
    <w:multiLevelType w:val="multilevel"/>
    <w:tmpl w:val="3D5A76B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FC11C7"/>
    <w:multiLevelType w:val="multilevel"/>
    <w:tmpl w:val="41FC11C7"/>
    <w:lvl w:ilvl="0">
      <w:start w:val="1"/>
      <w:numFmt w:val="decimal"/>
      <w:pStyle w:val="32"/>
      <w:lvlText w:val="3.2.%1"/>
      <w:lvlJc w:val="left"/>
      <w:pPr>
        <w:ind w:left="360" w:hanging="360"/>
      </w:pPr>
      <w:rPr>
        <w:rFonts w:hint="default"/>
        <w:i w:val="0"/>
      </w:r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abstractNum w:abstractNumId="21" w15:restartNumberingAfterBreak="0">
    <w:nsid w:val="42254FCC"/>
    <w:multiLevelType w:val="multilevel"/>
    <w:tmpl w:val="42254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E0585B"/>
    <w:multiLevelType w:val="multilevel"/>
    <w:tmpl w:val="42E0585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4357884"/>
    <w:multiLevelType w:val="multilevel"/>
    <w:tmpl w:val="4435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5F74A4F"/>
    <w:multiLevelType w:val="multilevel"/>
    <w:tmpl w:val="45F74A4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B0307DF"/>
    <w:multiLevelType w:val="multilevel"/>
    <w:tmpl w:val="4B0307D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C3D7B95"/>
    <w:multiLevelType w:val="multilevel"/>
    <w:tmpl w:val="4C3D7B95"/>
    <w:lvl w:ilvl="0">
      <w:start w:val="1"/>
      <w:numFmt w:val="decimal"/>
      <w:lvlText w:val="4.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E056C36"/>
    <w:multiLevelType w:val="multilevel"/>
    <w:tmpl w:val="4E056C36"/>
    <w:lvl w:ilvl="0">
      <w:start w:val="1"/>
      <w:numFmt w:val="decimal"/>
      <w:lvlText w:val="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2F1814"/>
    <w:multiLevelType w:val="multilevel"/>
    <w:tmpl w:val="4E2F1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4254572"/>
    <w:multiLevelType w:val="multilevel"/>
    <w:tmpl w:val="54254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9F67384"/>
    <w:multiLevelType w:val="multilevel"/>
    <w:tmpl w:val="59F673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DA72909"/>
    <w:multiLevelType w:val="multilevel"/>
    <w:tmpl w:val="5DA7290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940491"/>
    <w:multiLevelType w:val="multilevel"/>
    <w:tmpl w:val="62940491"/>
    <w:lvl w:ilvl="0">
      <w:start w:val="1"/>
      <w:numFmt w:val="decimal"/>
      <w:lvlText w:val="4.3.%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64973081"/>
    <w:multiLevelType w:val="multilevel"/>
    <w:tmpl w:val="6497308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BEA3EF6"/>
    <w:multiLevelType w:val="multilevel"/>
    <w:tmpl w:val="6BEA3EF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E307542"/>
    <w:multiLevelType w:val="multilevel"/>
    <w:tmpl w:val="6E307542"/>
    <w:lvl w:ilvl="0">
      <w:start w:val="1"/>
      <w:numFmt w:val="decimal"/>
      <w:lvlText w:val="3.5.%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6F8E6D82"/>
    <w:multiLevelType w:val="multilevel"/>
    <w:tmpl w:val="6F8E6D82"/>
    <w:lvl w:ilvl="0">
      <w:start w:val="1"/>
      <w:numFmt w:val="decimal"/>
      <w:lvlText w:val="%1."/>
      <w:lvlJc w:val="left"/>
      <w:pPr>
        <w:ind w:left="3617" w:hanging="360"/>
      </w:pPr>
    </w:lvl>
    <w:lvl w:ilvl="1">
      <w:start w:val="1"/>
      <w:numFmt w:val="lowerLetter"/>
      <w:lvlText w:val="%2."/>
      <w:lvlJc w:val="left"/>
      <w:pPr>
        <w:ind w:left="4337" w:hanging="360"/>
      </w:pPr>
    </w:lvl>
    <w:lvl w:ilvl="2">
      <w:start w:val="1"/>
      <w:numFmt w:val="lowerRoman"/>
      <w:lvlText w:val="%3."/>
      <w:lvlJc w:val="right"/>
      <w:pPr>
        <w:ind w:left="5057" w:hanging="180"/>
      </w:pPr>
    </w:lvl>
    <w:lvl w:ilvl="3">
      <w:start w:val="1"/>
      <w:numFmt w:val="decimal"/>
      <w:lvlText w:val="%4."/>
      <w:lvlJc w:val="left"/>
      <w:pPr>
        <w:ind w:left="5777" w:hanging="360"/>
      </w:pPr>
    </w:lvl>
    <w:lvl w:ilvl="4">
      <w:start w:val="1"/>
      <w:numFmt w:val="lowerLetter"/>
      <w:lvlText w:val="%5."/>
      <w:lvlJc w:val="left"/>
      <w:pPr>
        <w:ind w:left="6497" w:hanging="360"/>
      </w:pPr>
    </w:lvl>
    <w:lvl w:ilvl="5">
      <w:start w:val="1"/>
      <w:numFmt w:val="lowerRoman"/>
      <w:lvlText w:val="%6."/>
      <w:lvlJc w:val="right"/>
      <w:pPr>
        <w:ind w:left="7217" w:hanging="180"/>
      </w:pPr>
    </w:lvl>
    <w:lvl w:ilvl="6">
      <w:start w:val="1"/>
      <w:numFmt w:val="decimal"/>
      <w:lvlText w:val="%7."/>
      <w:lvlJc w:val="left"/>
      <w:pPr>
        <w:ind w:left="7937" w:hanging="360"/>
      </w:pPr>
    </w:lvl>
    <w:lvl w:ilvl="7">
      <w:start w:val="1"/>
      <w:numFmt w:val="lowerLetter"/>
      <w:lvlText w:val="%8."/>
      <w:lvlJc w:val="left"/>
      <w:pPr>
        <w:ind w:left="8657" w:hanging="360"/>
      </w:pPr>
    </w:lvl>
    <w:lvl w:ilvl="8">
      <w:start w:val="1"/>
      <w:numFmt w:val="lowerRoman"/>
      <w:lvlText w:val="%9."/>
      <w:lvlJc w:val="right"/>
      <w:pPr>
        <w:ind w:left="9377" w:hanging="180"/>
      </w:pPr>
    </w:lvl>
  </w:abstractNum>
  <w:abstractNum w:abstractNumId="37" w15:restartNumberingAfterBreak="0">
    <w:nsid w:val="74582C2B"/>
    <w:multiLevelType w:val="multilevel"/>
    <w:tmpl w:val="74582C2B"/>
    <w:lvl w:ilvl="0">
      <w:start w:val="1"/>
      <w:numFmt w:val="decimal"/>
      <w:lvlText w:val="3.8.%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9017358"/>
    <w:multiLevelType w:val="multilevel"/>
    <w:tmpl w:val="79017358"/>
    <w:lvl w:ilvl="0">
      <w:start w:val="1"/>
      <w:numFmt w:val="decimal"/>
      <w:pStyle w:val="33"/>
      <w:lvlText w:val="3.3.%1 "/>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D8408CE"/>
    <w:multiLevelType w:val="multilevel"/>
    <w:tmpl w:val="7D8408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3F55AB"/>
    <w:multiLevelType w:val="multilevel"/>
    <w:tmpl w:val="7F3F55AB"/>
    <w:lvl w:ilvl="0">
      <w:start w:val="1"/>
      <w:numFmt w:val="decimal"/>
      <w:lvlText w:val="3.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F82BE1"/>
    <w:multiLevelType w:val="multilevel"/>
    <w:tmpl w:val="7FF82BE1"/>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abstractNumId w:val="14"/>
  </w:num>
  <w:num w:numId="2">
    <w:abstractNumId w:val="20"/>
  </w:num>
  <w:num w:numId="3">
    <w:abstractNumId w:val="38"/>
  </w:num>
  <w:num w:numId="4">
    <w:abstractNumId w:val="29"/>
  </w:num>
  <w:num w:numId="5">
    <w:abstractNumId w:val="33"/>
  </w:num>
  <w:num w:numId="6">
    <w:abstractNumId w:val="23"/>
  </w:num>
  <w:num w:numId="7">
    <w:abstractNumId w:val="16"/>
  </w:num>
  <w:num w:numId="8">
    <w:abstractNumId w:val="6"/>
  </w:num>
  <w:num w:numId="9">
    <w:abstractNumId w:val="1"/>
  </w:num>
  <w:num w:numId="10">
    <w:abstractNumId w:val="28"/>
  </w:num>
  <w:num w:numId="11">
    <w:abstractNumId w:val="39"/>
  </w:num>
  <w:num w:numId="12">
    <w:abstractNumId w:val="25"/>
  </w:num>
  <w:num w:numId="13">
    <w:abstractNumId w:val="10"/>
  </w:num>
  <w:num w:numId="14">
    <w:abstractNumId w:val="15"/>
  </w:num>
  <w:num w:numId="15">
    <w:abstractNumId w:val="17"/>
  </w:num>
  <w:num w:numId="16">
    <w:abstractNumId w:val="27"/>
  </w:num>
  <w:num w:numId="17">
    <w:abstractNumId w:val="5"/>
  </w:num>
  <w:num w:numId="18">
    <w:abstractNumId w:val="12"/>
  </w:num>
  <w:num w:numId="19">
    <w:abstractNumId w:val="0"/>
  </w:num>
  <w:num w:numId="20">
    <w:abstractNumId w:val="41"/>
  </w:num>
  <w:num w:numId="21">
    <w:abstractNumId w:val="7"/>
  </w:num>
  <w:num w:numId="22">
    <w:abstractNumId w:val="35"/>
  </w:num>
  <w:num w:numId="23">
    <w:abstractNumId w:val="4"/>
  </w:num>
  <w:num w:numId="24">
    <w:abstractNumId w:val="40"/>
  </w:num>
  <w:num w:numId="25">
    <w:abstractNumId w:val="3"/>
  </w:num>
  <w:num w:numId="26">
    <w:abstractNumId w:val="30"/>
  </w:num>
  <w:num w:numId="27">
    <w:abstractNumId w:val="13"/>
  </w:num>
  <w:num w:numId="28">
    <w:abstractNumId w:val="24"/>
  </w:num>
  <w:num w:numId="29">
    <w:abstractNumId w:val="31"/>
  </w:num>
  <w:num w:numId="30">
    <w:abstractNumId w:val="34"/>
  </w:num>
  <w:num w:numId="31">
    <w:abstractNumId w:val="11"/>
  </w:num>
  <w:num w:numId="32">
    <w:abstractNumId w:val="22"/>
  </w:num>
  <w:num w:numId="33">
    <w:abstractNumId w:val="19"/>
  </w:num>
  <w:num w:numId="34">
    <w:abstractNumId w:val="2"/>
  </w:num>
  <w:num w:numId="35">
    <w:abstractNumId w:val="18"/>
  </w:num>
  <w:num w:numId="36">
    <w:abstractNumId w:val="37"/>
  </w:num>
  <w:num w:numId="37">
    <w:abstractNumId w:val="21"/>
  </w:num>
  <w:num w:numId="38">
    <w:abstractNumId w:val="8"/>
  </w:num>
  <w:num w:numId="39">
    <w:abstractNumId w:val="36"/>
  </w:num>
  <w:num w:numId="40">
    <w:abstractNumId w:val="26"/>
  </w:num>
  <w:num w:numId="41">
    <w:abstractNumId w:val="32"/>
  </w:num>
  <w:num w:numId="42">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hammad fauzan">
    <w15:presenceInfo w15:providerId="Windows Live" w15:userId="9c456964038cdcf7"/>
  </w15:person>
  <w15:person w15:author="fauzan">
    <w15:presenceInfo w15:providerId="None" w15:userId="fauz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663"/>
    <w:rsid w:val="000024FB"/>
    <w:rsid w:val="000053E5"/>
    <w:rsid w:val="0000542E"/>
    <w:rsid w:val="00006A0E"/>
    <w:rsid w:val="00010A9F"/>
    <w:rsid w:val="00011E43"/>
    <w:rsid w:val="000122C5"/>
    <w:rsid w:val="00014447"/>
    <w:rsid w:val="000144F2"/>
    <w:rsid w:val="00015980"/>
    <w:rsid w:val="0001634C"/>
    <w:rsid w:val="00023EB4"/>
    <w:rsid w:val="00023F99"/>
    <w:rsid w:val="000243AE"/>
    <w:rsid w:val="00026CF8"/>
    <w:rsid w:val="000318DF"/>
    <w:rsid w:val="000328AB"/>
    <w:rsid w:val="00033F40"/>
    <w:rsid w:val="00034179"/>
    <w:rsid w:val="0003445A"/>
    <w:rsid w:val="00035E27"/>
    <w:rsid w:val="000362EA"/>
    <w:rsid w:val="000436B1"/>
    <w:rsid w:val="00052392"/>
    <w:rsid w:val="0005654E"/>
    <w:rsid w:val="00057013"/>
    <w:rsid w:val="0006011F"/>
    <w:rsid w:val="00060A2B"/>
    <w:rsid w:val="00061487"/>
    <w:rsid w:val="000621A7"/>
    <w:rsid w:val="00062FBE"/>
    <w:rsid w:val="00064F51"/>
    <w:rsid w:val="00065507"/>
    <w:rsid w:val="00065C47"/>
    <w:rsid w:val="00071409"/>
    <w:rsid w:val="00071644"/>
    <w:rsid w:val="00073633"/>
    <w:rsid w:val="00073FFA"/>
    <w:rsid w:val="00074817"/>
    <w:rsid w:val="00076254"/>
    <w:rsid w:val="00076827"/>
    <w:rsid w:val="000778E1"/>
    <w:rsid w:val="000814BD"/>
    <w:rsid w:val="000822E9"/>
    <w:rsid w:val="000823CC"/>
    <w:rsid w:val="00082B2D"/>
    <w:rsid w:val="00084849"/>
    <w:rsid w:val="00087276"/>
    <w:rsid w:val="00087DAB"/>
    <w:rsid w:val="00091EBE"/>
    <w:rsid w:val="0009299D"/>
    <w:rsid w:val="00092EAA"/>
    <w:rsid w:val="000A278E"/>
    <w:rsid w:val="000A37E8"/>
    <w:rsid w:val="000A4AEE"/>
    <w:rsid w:val="000A5164"/>
    <w:rsid w:val="000A62AF"/>
    <w:rsid w:val="000B229F"/>
    <w:rsid w:val="000B445A"/>
    <w:rsid w:val="000B506C"/>
    <w:rsid w:val="000B6948"/>
    <w:rsid w:val="000B6FF0"/>
    <w:rsid w:val="000B7743"/>
    <w:rsid w:val="000B7FD7"/>
    <w:rsid w:val="000C14C4"/>
    <w:rsid w:val="000C299C"/>
    <w:rsid w:val="000C318C"/>
    <w:rsid w:val="000C3D29"/>
    <w:rsid w:val="000C454B"/>
    <w:rsid w:val="000C6CFB"/>
    <w:rsid w:val="000C7364"/>
    <w:rsid w:val="000D2D67"/>
    <w:rsid w:val="000D3A60"/>
    <w:rsid w:val="000D402E"/>
    <w:rsid w:val="000D42BB"/>
    <w:rsid w:val="000D4DC2"/>
    <w:rsid w:val="000D6839"/>
    <w:rsid w:val="000D73E4"/>
    <w:rsid w:val="000E2DB4"/>
    <w:rsid w:val="000E4253"/>
    <w:rsid w:val="000E46AF"/>
    <w:rsid w:val="000F0D28"/>
    <w:rsid w:val="000F24F3"/>
    <w:rsid w:val="000F5C1E"/>
    <w:rsid w:val="000F63F8"/>
    <w:rsid w:val="000F7517"/>
    <w:rsid w:val="0010346A"/>
    <w:rsid w:val="001039D5"/>
    <w:rsid w:val="00105A4A"/>
    <w:rsid w:val="00105E80"/>
    <w:rsid w:val="00107DAE"/>
    <w:rsid w:val="001163A2"/>
    <w:rsid w:val="00121A02"/>
    <w:rsid w:val="0012427A"/>
    <w:rsid w:val="00124ED6"/>
    <w:rsid w:val="00125E8B"/>
    <w:rsid w:val="00126873"/>
    <w:rsid w:val="00131DDE"/>
    <w:rsid w:val="00132DF1"/>
    <w:rsid w:val="00133AF6"/>
    <w:rsid w:val="00133B57"/>
    <w:rsid w:val="00133E7D"/>
    <w:rsid w:val="0013479A"/>
    <w:rsid w:val="00140287"/>
    <w:rsid w:val="00142AA4"/>
    <w:rsid w:val="00145D5A"/>
    <w:rsid w:val="00162DEF"/>
    <w:rsid w:val="001725F5"/>
    <w:rsid w:val="00174E48"/>
    <w:rsid w:val="00174F85"/>
    <w:rsid w:val="001759B7"/>
    <w:rsid w:val="00180A38"/>
    <w:rsid w:val="0018247D"/>
    <w:rsid w:val="00182CB4"/>
    <w:rsid w:val="00182D6C"/>
    <w:rsid w:val="00183FE0"/>
    <w:rsid w:val="00185500"/>
    <w:rsid w:val="00185557"/>
    <w:rsid w:val="0018597A"/>
    <w:rsid w:val="00186ED0"/>
    <w:rsid w:val="001906E1"/>
    <w:rsid w:val="00190A8E"/>
    <w:rsid w:val="00191B30"/>
    <w:rsid w:val="00192AC9"/>
    <w:rsid w:val="001931CB"/>
    <w:rsid w:val="00193946"/>
    <w:rsid w:val="00194B91"/>
    <w:rsid w:val="00194F9C"/>
    <w:rsid w:val="00195351"/>
    <w:rsid w:val="00195789"/>
    <w:rsid w:val="0019603B"/>
    <w:rsid w:val="001973F3"/>
    <w:rsid w:val="00197424"/>
    <w:rsid w:val="001A1F6C"/>
    <w:rsid w:val="001A24CE"/>
    <w:rsid w:val="001A26F9"/>
    <w:rsid w:val="001A2C1F"/>
    <w:rsid w:val="001A3497"/>
    <w:rsid w:val="001A4879"/>
    <w:rsid w:val="001A6846"/>
    <w:rsid w:val="001A7C32"/>
    <w:rsid w:val="001B0185"/>
    <w:rsid w:val="001B1311"/>
    <w:rsid w:val="001B1AA4"/>
    <w:rsid w:val="001B49BD"/>
    <w:rsid w:val="001B555B"/>
    <w:rsid w:val="001B61BA"/>
    <w:rsid w:val="001B7BD3"/>
    <w:rsid w:val="001C04E8"/>
    <w:rsid w:val="001C087C"/>
    <w:rsid w:val="001C1609"/>
    <w:rsid w:val="001C20E1"/>
    <w:rsid w:val="001C5D01"/>
    <w:rsid w:val="001C64AB"/>
    <w:rsid w:val="001C6C6F"/>
    <w:rsid w:val="001C788D"/>
    <w:rsid w:val="001D0031"/>
    <w:rsid w:val="001D152F"/>
    <w:rsid w:val="001D16CE"/>
    <w:rsid w:val="001D2063"/>
    <w:rsid w:val="001D456A"/>
    <w:rsid w:val="001D638A"/>
    <w:rsid w:val="001D67BA"/>
    <w:rsid w:val="001E1618"/>
    <w:rsid w:val="001E1646"/>
    <w:rsid w:val="001E38B0"/>
    <w:rsid w:val="001E407F"/>
    <w:rsid w:val="001E5DD1"/>
    <w:rsid w:val="001E7DCB"/>
    <w:rsid w:val="001E7FAE"/>
    <w:rsid w:val="001F189C"/>
    <w:rsid w:val="001F2E75"/>
    <w:rsid w:val="001F6FDC"/>
    <w:rsid w:val="001F6FFB"/>
    <w:rsid w:val="00206936"/>
    <w:rsid w:val="00207269"/>
    <w:rsid w:val="00211FC6"/>
    <w:rsid w:val="00212AF2"/>
    <w:rsid w:val="00214BE0"/>
    <w:rsid w:val="0021512B"/>
    <w:rsid w:val="00215643"/>
    <w:rsid w:val="00217B2B"/>
    <w:rsid w:val="002203D9"/>
    <w:rsid w:val="00222167"/>
    <w:rsid w:val="0022247D"/>
    <w:rsid w:val="00222B10"/>
    <w:rsid w:val="002239EA"/>
    <w:rsid w:val="00223F8D"/>
    <w:rsid w:val="0022571F"/>
    <w:rsid w:val="0023065F"/>
    <w:rsid w:val="002310F0"/>
    <w:rsid w:val="002331DA"/>
    <w:rsid w:val="0023584C"/>
    <w:rsid w:val="00237998"/>
    <w:rsid w:val="00237D33"/>
    <w:rsid w:val="00237EE5"/>
    <w:rsid w:val="00240B6F"/>
    <w:rsid w:val="0024140A"/>
    <w:rsid w:val="00241546"/>
    <w:rsid w:val="0024279E"/>
    <w:rsid w:val="00243920"/>
    <w:rsid w:val="002442CC"/>
    <w:rsid w:val="00244DFB"/>
    <w:rsid w:val="00245A16"/>
    <w:rsid w:val="002470D3"/>
    <w:rsid w:val="00247738"/>
    <w:rsid w:val="00247C85"/>
    <w:rsid w:val="00250CB6"/>
    <w:rsid w:val="002527CD"/>
    <w:rsid w:val="00255EEE"/>
    <w:rsid w:val="00256804"/>
    <w:rsid w:val="002572D6"/>
    <w:rsid w:val="00260FD3"/>
    <w:rsid w:val="00261E51"/>
    <w:rsid w:val="00265F37"/>
    <w:rsid w:val="00273715"/>
    <w:rsid w:val="002754D3"/>
    <w:rsid w:val="00276C54"/>
    <w:rsid w:val="0028193D"/>
    <w:rsid w:val="00283495"/>
    <w:rsid w:val="00283BDA"/>
    <w:rsid w:val="0028454C"/>
    <w:rsid w:val="00286203"/>
    <w:rsid w:val="0028703C"/>
    <w:rsid w:val="00290386"/>
    <w:rsid w:val="00291B93"/>
    <w:rsid w:val="00291F34"/>
    <w:rsid w:val="00294096"/>
    <w:rsid w:val="002942E9"/>
    <w:rsid w:val="002979D0"/>
    <w:rsid w:val="00297A4C"/>
    <w:rsid w:val="00297B7E"/>
    <w:rsid w:val="002A1EF8"/>
    <w:rsid w:val="002A2E90"/>
    <w:rsid w:val="002A5B3B"/>
    <w:rsid w:val="002B0926"/>
    <w:rsid w:val="002B0ACB"/>
    <w:rsid w:val="002B166F"/>
    <w:rsid w:val="002B1FE0"/>
    <w:rsid w:val="002B7D4E"/>
    <w:rsid w:val="002C2474"/>
    <w:rsid w:val="002C37A4"/>
    <w:rsid w:val="002C459D"/>
    <w:rsid w:val="002C4C78"/>
    <w:rsid w:val="002C5FD7"/>
    <w:rsid w:val="002D2813"/>
    <w:rsid w:val="002D39B2"/>
    <w:rsid w:val="002D468D"/>
    <w:rsid w:val="002D644F"/>
    <w:rsid w:val="002D6705"/>
    <w:rsid w:val="002D6A30"/>
    <w:rsid w:val="002D6C7D"/>
    <w:rsid w:val="002D7F45"/>
    <w:rsid w:val="002E17EC"/>
    <w:rsid w:val="002E1B42"/>
    <w:rsid w:val="002E2796"/>
    <w:rsid w:val="002E2938"/>
    <w:rsid w:val="002E2C3E"/>
    <w:rsid w:val="002E3217"/>
    <w:rsid w:val="002F1298"/>
    <w:rsid w:val="002F18DE"/>
    <w:rsid w:val="002F28FE"/>
    <w:rsid w:val="002F5438"/>
    <w:rsid w:val="002F56B8"/>
    <w:rsid w:val="002F6CCE"/>
    <w:rsid w:val="002F709C"/>
    <w:rsid w:val="002F743D"/>
    <w:rsid w:val="00300076"/>
    <w:rsid w:val="00300402"/>
    <w:rsid w:val="00300C4A"/>
    <w:rsid w:val="00301261"/>
    <w:rsid w:val="003021B3"/>
    <w:rsid w:val="003027B6"/>
    <w:rsid w:val="00303764"/>
    <w:rsid w:val="003066F9"/>
    <w:rsid w:val="00310203"/>
    <w:rsid w:val="00312538"/>
    <w:rsid w:val="00315F33"/>
    <w:rsid w:val="003160CA"/>
    <w:rsid w:val="00317158"/>
    <w:rsid w:val="00317C2E"/>
    <w:rsid w:val="003213B1"/>
    <w:rsid w:val="003236BD"/>
    <w:rsid w:val="00325272"/>
    <w:rsid w:val="00325E26"/>
    <w:rsid w:val="0032697A"/>
    <w:rsid w:val="00327C7F"/>
    <w:rsid w:val="0033005F"/>
    <w:rsid w:val="0033010F"/>
    <w:rsid w:val="00331FC7"/>
    <w:rsid w:val="00333942"/>
    <w:rsid w:val="00335FAF"/>
    <w:rsid w:val="00337D74"/>
    <w:rsid w:val="00340371"/>
    <w:rsid w:val="00343D2E"/>
    <w:rsid w:val="00346C3E"/>
    <w:rsid w:val="00347617"/>
    <w:rsid w:val="00347EDD"/>
    <w:rsid w:val="003504FC"/>
    <w:rsid w:val="003516F1"/>
    <w:rsid w:val="003529B8"/>
    <w:rsid w:val="00352EAF"/>
    <w:rsid w:val="00355E9C"/>
    <w:rsid w:val="003565AC"/>
    <w:rsid w:val="00356BD6"/>
    <w:rsid w:val="0035767C"/>
    <w:rsid w:val="00360033"/>
    <w:rsid w:val="00361268"/>
    <w:rsid w:val="00361D97"/>
    <w:rsid w:val="003645E5"/>
    <w:rsid w:val="00364988"/>
    <w:rsid w:val="00367051"/>
    <w:rsid w:val="0037078E"/>
    <w:rsid w:val="0037222A"/>
    <w:rsid w:val="00372D7D"/>
    <w:rsid w:val="00372DB8"/>
    <w:rsid w:val="003730C7"/>
    <w:rsid w:val="00373C8C"/>
    <w:rsid w:val="0037426B"/>
    <w:rsid w:val="00375DA7"/>
    <w:rsid w:val="003769A5"/>
    <w:rsid w:val="00383893"/>
    <w:rsid w:val="00384A25"/>
    <w:rsid w:val="00384E24"/>
    <w:rsid w:val="0038600A"/>
    <w:rsid w:val="0039318A"/>
    <w:rsid w:val="00394090"/>
    <w:rsid w:val="003A0DF4"/>
    <w:rsid w:val="003A4475"/>
    <w:rsid w:val="003A4A6D"/>
    <w:rsid w:val="003A531E"/>
    <w:rsid w:val="003A5733"/>
    <w:rsid w:val="003A58F0"/>
    <w:rsid w:val="003A5C9C"/>
    <w:rsid w:val="003A647F"/>
    <w:rsid w:val="003A7067"/>
    <w:rsid w:val="003A7B79"/>
    <w:rsid w:val="003B4C32"/>
    <w:rsid w:val="003C0BBC"/>
    <w:rsid w:val="003C1D4A"/>
    <w:rsid w:val="003C26C4"/>
    <w:rsid w:val="003C29F2"/>
    <w:rsid w:val="003C302E"/>
    <w:rsid w:val="003C3032"/>
    <w:rsid w:val="003C4577"/>
    <w:rsid w:val="003C6932"/>
    <w:rsid w:val="003C6C32"/>
    <w:rsid w:val="003C6E90"/>
    <w:rsid w:val="003D017F"/>
    <w:rsid w:val="003D16FC"/>
    <w:rsid w:val="003D1E4A"/>
    <w:rsid w:val="003D2416"/>
    <w:rsid w:val="003D3636"/>
    <w:rsid w:val="003D6301"/>
    <w:rsid w:val="003E0E4C"/>
    <w:rsid w:val="003E0F34"/>
    <w:rsid w:val="003E2391"/>
    <w:rsid w:val="003E24A3"/>
    <w:rsid w:val="003E2904"/>
    <w:rsid w:val="003E3E0D"/>
    <w:rsid w:val="003E3F33"/>
    <w:rsid w:val="003E50E1"/>
    <w:rsid w:val="003F37C8"/>
    <w:rsid w:val="003F676C"/>
    <w:rsid w:val="003F691F"/>
    <w:rsid w:val="003F7669"/>
    <w:rsid w:val="003F7CE7"/>
    <w:rsid w:val="004009A4"/>
    <w:rsid w:val="00400BB4"/>
    <w:rsid w:val="00401623"/>
    <w:rsid w:val="0040178B"/>
    <w:rsid w:val="004023AB"/>
    <w:rsid w:val="00402D75"/>
    <w:rsid w:val="004054CD"/>
    <w:rsid w:val="0040553E"/>
    <w:rsid w:val="00405EBA"/>
    <w:rsid w:val="0041282B"/>
    <w:rsid w:val="00412A29"/>
    <w:rsid w:val="0041354B"/>
    <w:rsid w:val="004136DC"/>
    <w:rsid w:val="00414CF6"/>
    <w:rsid w:val="00415824"/>
    <w:rsid w:val="0041583E"/>
    <w:rsid w:val="00420880"/>
    <w:rsid w:val="00420F17"/>
    <w:rsid w:val="0042681E"/>
    <w:rsid w:val="004300A7"/>
    <w:rsid w:val="004335E8"/>
    <w:rsid w:val="004351B4"/>
    <w:rsid w:val="00437A88"/>
    <w:rsid w:val="00440297"/>
    <w:rsid w:val="00441D4C"/>
    <w:rsid w:val="00443390"/>
    <w:rsid w:val="00443875"/>
    <w:rsid w:val="00443DD1"/>
    <w:rsid w:val="0044424E"/>
    <w:rsid w:val="004520E1"/>
    <w:rsid w:val="00454A29"/>
    <w:rsid w:val="00455125"/>
    <w:rsid w:val="00455C4C"/>
    <w:rsid w:val="004576D0"/>
    <w:rsid w:val="00457829"/>
    <w:rsid w:val="00457AEA"/>
    <w:rsid w:val="004613DE"/>
    <w:rsid w:val="00461490"/>
    <w:rsid w:val="00461E1D"/>
    <w:rsid w:val="004638AA"/>
    <w:rsid w:val="00463B89"/>
    <w:rsid w:val="0046417E"/>
    <w:rsid w:val="004665AB"/>
    <w:rsid w:val="0047462E"/>
    <w:rsid w:val="004751F0"/>
    <w:rsid w:val="00476114"/>
    <w:rsid w:val="00477B0C"/>
    <w:rsid w:val="00480061"/>
    <w:rsid w:val="00480941"/>
    <w:rsid w:val="00484EE0"/>
    <w:rsid w:val="004869FE"/>
    <w:rsid w:val="00486ABE"/>
    <w:rsid w:val="00487484"/>
    <w:rsid w:val="00490E41"/>
    <w:rsid w:val="00491A8D"/>
    <w:rsid w:val="0049376A"/>
    <w:rsid w:val="00494E42"/>
    <w:rsid w:val="0049552E"/>
    <w:rsid w:val="0049571D"/>
    <w:rsid w:val="00495E53"/>
    <w:rsid w:val="00496FED"/>
    <w:rsid w:val="004A2804"/>
    <w:rsid w:val="004A3083"/>
    <w:rsid w:val="004A3DBC"/>
    <w:rsid w:val="004A491A"/>
    <w:rsid w:val="004A68AD"/>
    <w:rsid w:val="004A7045"/>
    <w:rsid w:val="004B17BB"/>
    <w:rsid w:val="004B1C2A"/>
    <w:rsid w:val="004B4860"/>
    <w:rsid w:val="004C0CFC"/>
    <w:rsid w:val="004C11E9"/>
    <w:rsid w:val="004C1261"/>
    <w:rsid w:val="004C2B32"/>
    <w:rsid w:val="004C382C"/>
    <w:rsid w:val="004C3B19"/>
    <w:rsid w:val="004C453A"/>
    <w:rsid w:val="004C5CDB"/>
    <w:rsid w:val="004C70B8"/>
    <w:rsid w:val="004D0748"/>
    <w:rsid w:val="004D2FC7"/>
    <w:rsid w:val="004D6625"/>
    <w:rsid w:val="004D68E5"/>
    <w:rsid w:val="004D68F2"/>
    <w:rsid w:val="004D75B4"/>
    <w:rsid w:val="004E07B6"/>
    <w:rsid w:val="004E2A93"/>
    <w:rsid w:val="004E3438"/>
    <w:rsid w:val="004F3A5D"/>
    <w:rsid w:val="004F4540"/>
    <w:rsid w:val="004F4D0E"/>
    <w:rsid w:val="004F5333"/>
    <w:rsid w:val="004F59A4"/>
    <w:rsid w:val="004F716E"/>
    <w:rsid w:val="00500F96"/>
    <w:rsid w:val="00506BB2"/>
    <w:rsid w:val="00507BC4"/>
    <w:rsid w:val="005128B5"/>
    <w:rsid w:val="0051597E"/>
    <w:rsid w:val="005228F0"/>
    <w:rsid w:val="005264D9"/>
    <w:rsid w:val="00531294"/>
    <w:rsid w:val="005351C9"/>
    <w:rsid w:val="00536B9B"/>
    <w:rsid w:val="00537C41"/>
    <w:rsid w:val="00540987"/>
    <w:rsid w:val="00542CA7"/>
    <w:rsid w:val="00545BDB"/>
    <w:rsid w:val="00550DC6"/>
    <w:rsid w:val="00553122"/>
    <w:rsid w:val="0055360F"/>
    <w:rsid w:val="00554824"/>
    <w:rsid w:val="00555065"/>
    <w:rsid w:val="005569C8"/>
    <w:rsid w:val="00560F99"/>
    <w:rsid w:val="00566CEE"/>
    <w:rsid w:val="00566D28"/>
    <w:rsid w:val="0056743D"/>
    <w:rsid w:val="0057037B"/>
    <w:rsid w:val="00570552"/>
    <w:rsid w:val="00572AD3"/>
    <w:rsid w:val="0057389C"/>
    <w:rsid w:val="005755A4"/>
    <w:rsid w:val="00576A92"/>
    <w:rsid w:val="00576BEE"/>
    <w:rsid w:val="00577F0D"/>
    <w:rsid w:val="005804D6"/>
    <w:rsid w:val="00580D19"/>
    <w:rsid w:val="00583420"/>
    <w:rsid w:val="00583B93"/>
    <w:rsid w:val="005900B6"/>
    <w:rsid w:val="00592D92"/>
    <w:rsid w:val="005953E4"/>
    <w:rsid w:val="0059685B"/>
    <w:rsid w:val="00597118"/>
    <w:rsid w:val="0059768C"/>
    <w:rsid w:val="005A10E1"/>
    <w:rsid w:val="005A19E9"/>
    <w:rsid w:val="005A613E"/>
    <w:rsid w:val="005A6CE2"/>
    <w:rsid w:val="005B037B"/>
    <w:rsid w:val="005B299B"/>
    <w:rsid w:val="005B3DCF"/>
    <w:rsid w:val="005B5069"/>
    <w:rsid w:val="005B63DE"/>
    <w:rsid w:val="005B6F6D"/>
    <w:rsid w:val="005B7913"/>
    <w:rsid w:val="005C2EB7"/>
    <w:rsid w:val="005C2FBD"/>
    <w:rsid w:val="005C39E0"/>
    <w:rsid w:val="005C5B19"/>
    <w:rsid w:val="005C607A"/>
    <w:rsid w:val="005C63A5"/>
    <w:rsid w:val="005D01B8"/>
    <w:rsid w:val="005D05E4"/>
    <w:rsid w:val="005D1937"/>
    <w:rsid w:val="005D2090"/>
    <w:rsid w:val="005D26E5"/>
    <w:rsid w:val="005D2BC7"/>
    <w:rsid w:val="005D2DD2"/>
    <w:rsid w:val="005E01E9"/>
    <w:rsid w:val="005E2C3A"/>
    <w:rsid w:val="005E3152"/>
    <w:rsid w:val="005E4B15"/>
    <w:rsid w:val="005E5B88"/>
    <w:rsid w:val="005E79B1"/>
    <w:rsid w:val="005F020A"/>
    <w:rsid w:val="005F33D8"/>
    <w:rsid w:val="005F4F00"/>
    <w:rsid w:val="005F54ED"/>
    <w:rsid w:val="005F6C93"/>
    <w:rsid w:val="005F714D"/>
    <w:rsid w:val="005F79CA"/>
    <w:rsid w:val="0060011D"/>
    <w:rsid w:val="006034F9"/>
    <w:rsid w:val="00603537"/>
    <w:rsid w:val="0060410D"/>
    <w:rsid w:val="00604994"/>
    <w:rsid w:val="0061255E"/>
    <w:rsid w:val="00613DA3"/>
    <w:rsid w:val="0061516B"/>
    <w:rsid w:val="00616280"/>
    <w:rsid w:val="00616993"/>
    <w:rsid w:val="00616E7D"/>
    <w:rsid w:val="00621FE2"/>
    <w:rsid w:val="0062302A"/>
    <w:rsid w:val="00623CCA"/>
    <w:rsid w:val="00627991"/>
    <w:rsid w:val="006317B4"/>
    <w:rsid w:val="0063251E"/>
    <w:rsid w:val="00632DBC"/>
    <w:rsid w:val="00644235"/>
    <w:rsid w:val="00646202"/>
    <w:rsid w:val="00646FD3"/>
    <w:rsid w:val="00647690"/>
    <w:rsid w:val="00647A9C"/>
    <w:rsid w:val="00651037"/>
    <w:rsid w:val="006516B0"/>
    <w:rsid w:val="006542C2"/>
    <w:rsid w:val="00654D12"/>
    <w:rsid w:val="006569E9"/>
    <w:rsid w:val="00661148"/>
    <w:rsid w:val="00663AE8"/>
    <w:rsid w:val="00664642"/>
    <w:rsid w:val="006660D8"/>
    <w:rsid w:val="00667649"/>
    <w:rsid w:val="00670D4A"/>
    <w:rsid w:val="00671E90"/>
    <w:rsid w:val="00671FC7"/>
    <w:rsid w:val="00674CD0"/>
    <w:rsid w:val="006774CA"/>
    <w:rsid w:val="006800EC"/>
    <w:rsid w:val="00681BA8"/>
    <w:rsid w:val="006835F9"/>
    <w:rsid w:val="0068377B"/>
    <w:rsid w:val="0068469D"/>
    <w:rsid w:val="006869CD"/>
    <w:rsid w:val="006912BA"/>
    <w:rsid w:val="006912F0"/>
    <w:rsid w:val="00695706"/>
    <w:rsid w:val="00695712"/>
    <w:rsid w:val="006975AF"/>
    <w:rsid w:val="006A0AC6"/>
    <w:rsid w:val="006A1E7F"/>
    <w:rsid w:val="006A2387"/>
    <w:rsid w:val="006A267A"/>
    <w:rsid w:val="006A4517"/>
    <w:rsid w:val="006A4D6E"/>
    <w:rsid w:val="006A53B8"/>
    <w:rsid w:val="006A5500"/>
    <w:rsid w:val="006B19DA"/>
    <w:rsid w:val="006B6041"/>
    <w:rsid w:val="006B7B0A"/>
    <w:rsid w:val="006C33C3"/>
    <w:rsid w:val="006C407D"/>
    <w:rsid w:val="006C44DA"/>
    <w:rsid w:val="006C497D"/>
    <w:rsid w:val="006C5906"/>
    <w:rsid w:val="006C7523"/>
    <w:rsid w:val="006D2FB6"/>
    <w:rsid w:val="006D3103"/>
    <w:rsid w:val="006D45BA"/>
    <w:rsid w:val="006D46F1"/>
    <w:rsid w:val="006D4D65"/>
    <w:rsid w:val="006D4F1B"/>
    <w:rsid w:val="006D5D86"/>
    <w:rsid w:val="006D5E86"/>
    <w:rsid w:val="006E03AE"/>
    <w:rsid w:val="006E2149"/>
    <w:rsid w:val="006E24B8"/>
    <w:rsid w:val="006E3112"/>
    <w:rsid w:val="006E60E7"/>
    <w:rsid w:val="006E7F3A"/>
    <w:rsid w:val="006F1982"/>
    <w:rsid w:val="006F1F0E"/>
    <w:rsid w:val="006F6E9A"/>
    <w:rsid w:val="006F7002"/>
    <w:rsid w:val="006F791B"/>
    <w:rsid w:val="007007CD"/>
    <w:rsid w:val="007011FC"/>
    <w:rsid w:val="007016DE"/>
    <w:rsid w:val="00702791"/>
    <w:rsid w:val="00703378"/>
    <w:rsid w:val="007118E4"/>
    <w:rsid w:val="00713F05"/>
    <w:rsid w:val="00714176"/>
    <w:rsid w:val="00714F42"/>
    <w:rsid w:val="00715784"/>
    <w:rsid w:val="00715C51"/>
    <w:rsid w:val="00717ADA"/>
    <w:rsid w:val="007206E1"/>
    <w:rsid w:val="00720FF2"/>
    <w:rsid w:val="00722B6E"/>
    <w:rsid w:val="00722E55"/>
    <w:rsid w:val="007236C0"/>
    <w:rsid w:val="00725E3E"/>
    <w:rsid w:val="00725FF0"/>
    <w:rsid w:val="00727774"/>
    <w:rsid w:val="007278B6"/>
    <w:rsid w:val="00727AF1"/>
    <w:rsid w:val="00737B56"/>
    <w:rsid w:val="00741B1C"/>
    <w:rsid w:val="00741FBC"/>
    <w:rsid w:val="0074352E"/>
    <w:rsid w:val="007441A6"/>
    <w:rsid w:val="0074422F"/>
    <w:rsid w:val="0074472F"/>
    <w:rsid w:val="00745736"/>
    <w:rsid w:val="00745E7C"/>
    <w:rsid w:val="00750952"/>
    <w:rsid w:val="00750E5C"/>
    <w:rsid w:val="00755239"/>
    <w:rsid w:val="00755A7C"/>
    <w:rsid w:val="00756BB8"/>
    <w:rsid w:val="007627AB"/>
    <w:rsid w:val="00763871"/>
    <w:rsid w:val="00764E8F"/>
    <w:rsid w:val="007652AD"/>
    <w:rsid w:val="00765EC4"/>
    <w:rsid w:val="00766970"/>
    <w:rsid w:val="0077014E"/>
    <w:rsid w:val="00771845"/>
    <w:rsid w:val="00771FD9"/>
    <w:rsid w:val="00772566"/>
    <w:rsid w:val="00772F4D"/>
    <w:rsid w:val="0077460E"/>
    <w:rsid w:val="00774A45"/>
    <w:rsid w:val="0077619D"/>
    <w:rsid w:val="007769C3"/>
    <w:rsid w:val="00781417"/>
    <w:rsid w:val="00781583"/>
    <w:rsid w:val="007819A4"/>
    <w:rsid w:val="0078205E"/>
    <w:rsid w:val="00784030"/>
    <w:rsid w:val="007840D6"/>
    <w:rsid w:val="007842B8"/>
    <w:rsid w:val="00784FCE"/>
    <w:rsid w:val="00785F8E"/>
    <w:rsid w:val="007868D7"/>
    <w:rsid w:val="00791703"/>
    <w:rsid w:val="00791C1E"/>
    <w:rsid w:val="00792B89"/>
    <w:rsid w:val="007976E3"/>
    <w:rsid w:val="007A11FD"/>
    <w:rsid w:val="007A1920"/>
    <w:rsid w:val="007A1CAD"/>
    <w:rsid w:val="007A2134"/>
    <w:rsid w:val="007A287A"/>
    <w:rsid w:val="007A293D"/>
    <w:rsid w:val="007A3DCD"/>
    <w:rsid w:val="007A4631"/>
    <w:rsid w:val="007A4AE3"/>
    <w:rsid w:val="007A5382"/>
    <w:rsid w:val="007A56DE"/>
    <w:rsid w:val="007A7213"/>
    <w:rsid w:val="007A727F"/>
    <w:rsid w:val="007B035A"/>
    <w:rsid w:val="007B06DD"/>
    <w:rsid w:val="007B3906"/>
    <w:rsid w:val="007B694E"/>
    <w:rsid w:val="007C013C"/>
    <w:rsid w:val="007C048F"/>
    <w:rsid w:val="007C0EC5"/>
    <w:rsid w:val="007C3D1F"/>
    <w:rsid w:val="007C5B25"/>
    <w:rsid w:val="007C7977"/>
    <w:rsid w:val="007D0599"/>
    <w:rsid w:val="007D1803"/>
    <w:rsid w:val="007D1AA7"/>
    <w:rsid w:val="007D1B62"/>
    <w:rsid w:val="007D3854"/>
    <w:rsid w:val="007D63C1"/>
    <w:rsid w:val="007D6DEE"/>
    <w:rsid w:val="007D708F"/>
    <w:rsid w:val="007E391A"/>
    <w:rsid w:val="007E3EC6"/>
    <w:rsid w:val="007E4270"/>
    <w:rsid w:val="007E444E"/>
    <w:rsid w:val="007F4758"/>
    <w:rsid w:val="007F5D10"/>
    <w:rsid w:val="007F72CF"/>
    <w:rsid w:val="00801B57"/>
    <w:rsid w:val="00801B76"/>
    <w:rsid w:val="00801C35"/>
    <w:rsid w:val="00802056"/>
    <w:rsid w:val="0080472F"/>
    <w:rsid w:val="008062D2"/>
    <w:rsid w:val="008063D5"/>
    <w:rsid w:val="008101F4"/>
    <w:rsid w:val="00811822"/>
    <w:rsid w:val="00812B4B"/>
    <w:rsid w:val="00813F98"/>
    <w:rsid w:val="008141D7"/>
    <w:rsid w:val="00820FA2"/>
    <w:rsid w:val="008234A2"/>
    <w:rsid w:val="008236F1"/>
    <w:rsid w:val="0082583B"/>
    <w:rsid w:val="008259B0"/>
    <w:rsid w:val="0082685D"/>
    <w:rsid w:val="00833165"/>
    <w:rsid w:val="008342DF"/>
    <w:rsid w:val="0083445C"/>
    <w:rsid w:val="00834545"/>
    <w:rsid w:val="00835E60"/>
    <w:rsid w:val="00836D63"/>
    <w:rsid w:val="00842064"/>
    <w:rsid w:val="0084597E"/>
    <w:rsid w:val="00850A20"/>
    <w:rsid w:val="00851613"/>
    <w:rsid w:val="00851940"/>
    <w:rsid w:val="00853C64"/>
    <w:rsid w:val="0085613D"/>
    <w:rsid w:val="00860C5E"/>
    <w:rsid w:val="00861CD2"/>
    <w:rsid w:val="0086240C"/>
    <w:rsid w:val="00863746"/>
    <w:rsid w:val="008639CF"/>
    <w:rsid w:val="00863B3A"/>
    <w:rsid w:val="008665FF"/>
    <w:rsid w:val="00867959"/>
    <w:rsid w:val="00871DC3"/>
    <w:rsid w:val="00871F53"/>
    <w:rsid w:val="0087247D"/>
    <w:rsid w:val="00880348"/>
    <w:rsid w:val="0088067C"/>
    <w:rsid w:val="00883409"/>
    <w:rsid w:val="00883AA4"/>
    <w:rsid w:val="008853F7"/>
    <w:rsid w:val="0088601F"/>
    <w:rsid w:val="00892C45"/>
    <w:rsid w:val="008947A7"/>
    <w:rsid w:val="00894A62"/>
    <w:rsid w:val="00896017"/>
    <w:rsid w:val="008966D7"/>
    <w:rsid w:val="00897470"/>
    <w:rsid w:val="008A1E63"/>
    <w:rsid w:val="008A2A7D"/>
    <w:rsid w:val="008A307F"/>
    <w:rsid w:val="008A46D3"/>
    <w:rsid w:val="008A4F53"/>
    <w:rsid w:val="008A665C"/>
    <w:rsid w:val="008A6676"/>
    <w:rsid w:val="008A6A6D"/>
    <w:rsid w:val="008B077C"/>
    <w:rsid w:val="008B1531"/>
    <w:rsid w:val="008B2F45"/>
    <w:rsid w:val="008B371B"/>
    <w:rsid w:val="008B3912"/>
    <w:rsid w:val="008B566C"/>
    <w:rsid w:val="008B599F"/>
    <w:rsid w:val="008B6E30"/>
    <w:rsid w:val="008B777E"/>
    <w:rsid w:val="008B7D4A"/>
    <w:rsid w:val="008C1E3D"/>
    <w:rsid w:val="008C38D2"/>
    <w:rsid w:val="008C4288"/>
    <w:rsid w:val="008C4753"/>
    <w:rsid w:val="008C58B9"/>
    <w:rsid w:val="008C5B0B"/>
    <w:rsid w:val="008C5D93"/>
    <w:rsid w:val="008C5EB1"/>
    <w:rsid w:val="008C7194"/>
    <w:rsid w:val="008D25E5"/>
    <w:rsid w:val="008D6CC9"/>
    <w:rsid w:val="008D6E29"/>
    <w:rsid w:val="008D6F99"/>
    <w:rsid w:val="008D7EC4"/>
    <w:rsid w:val="008E3748"/>
    <w:rsid w:val="008E4D22"/>
    <w:rsid w:val="008E4DD6"/>
    <w:rsid w:val="008E576C"/>
    <w:rsid w:val="008F0A85"/>
    <w:rsid w:val="008F0E81"/>
    <w:rsid w:val="008F5109"/>
    <w:rsid w:val="008F6DE1"/>
    <w:rsid w:val="00901469"/>
    <w:rsid w:val="00904261"/>
    <w:rsid w:val="00904A02"/>
    <w:rsid w:val="00904AE9"/>
    <w:rsid w:val="00905463"/>
    <w:rsid w:val="009058FD"/>
    <w:rsid w:val="00907197"/>
    <w:rsid w:val="0090768D"/>
    <w:rsid w:val="009116A9"/>
    <w:rsid w:val="00912D4D"/>
    <w:rsid w:val="009161B4"/>
    <w:rsid w:val="0091684B"/>
    <w:rsid w:val="00917228"/>
    <w:rsid w:val="009213CA"/>
    <w:rsid w:val="009225E0"/>
    <w:rsid w:val="00925C97"/>
    <w:rsid w:val="00925E9A"/>
    <w:rsid w:val="00925FE3"/>
    <w:rsid w:val="00926190"/>
    <w:rsid w:val="00926B7A"/>
    <w:rsid w:val="009270A8"/>
    <w:rsid w:val="0093228B"/>
    <w:rsid w:val="00933F78"/>
    <w:rsid w:val="00934487"/>
    <w:rsid w:val="00934CE3"/>
    <w:rsid w:val="0094093C"/>
    <w:rsid w:val="00941052"/>
    <w:rsid w:val="0094115F"/>
    <w:rsid w:val="00943E75"/>
    <w:rsid w:val="00944D53"/>
    <w:rsid w:val="0095124D"/>
    <w:rsid w:val="00951981"/>
    <w:rsid w:val="009521B3"/>
    <w:rsid w:val="00953051"/>
    <w:rsid w:val="009539DD"/>
    <w:rsid w:val="00954527"/>
    <w:rsid w:val="0095530C"/>
    <w:rsid w:val="00955514"/>
    <w:rsid w:val="00957301"/>
    <w:rsid w:val="00961D6D"/>
    <w:rsid w:val="0096341E"/>
    <w:rsid w:val="00966D2F"/>
    <w:rsid w:val="0096774D"/>
    <w:rsid w:val="00967776"/>
    <w:rsid w:val="00972623"/>
    <w:rsid w:val="00973703"/>
    <w:rsid w:val="00973AB3"/>
    <w:rsid w:val="00973D20"/>
    <w:rsid w:val="00974E32"/>
    <w:rsid w:val="00980D2E"/>
    <w:rsid w:val="00981B6D"/>
    <w:rsid w:val="009845D8"/>
    <w:rsid w:val="00984B17"/>
    <w:rsid w:val="0098519A"/>
    <w:rsid w:val="0098791B"/>
    <w:rsid w:val="00990139"/>
    <w:rsid w:val="009910A9"/>
    <w:rsid w:val="009921E9"/>
    <w:rsid w:val="009926BC"/>
    <w:rsid w:val="00995714"/>
    <w:rsid w:val="009A01BD"/>
    <w:rsid w:val="009A17B3"/>
    <w:rsid w:val="009A432A"/>
    <w:rsid w:val="009A5834"/>
    <w:rsid w:val="009A586C"/>
    <w:rsid w:val="009A6903"/>
    <w:rsid w:val="009A7260"/>
    <w:rsid w:val="009A73A8"/>
    <w:rsid w:val="009A7E36"/>
    <w:rsid w:val="009B3E83"/>
    <w:rsid w:val="009B40B7"/>
    <w:rsid w:val="009B462A"/>
    <w:rsid w:val="009B52D4"/>
    <w:rsid w:val="009C2364"/>
    <w:rsid w:val="009C4A56"/>
    <w:rsid w:val="009C5980"/>
    <w:rsid w:val="009C669B"/>
    <w:rsid w:val="009D11E4"/>
    <w:rsid w:val="009D24CB"/>
    <w:rsid w:val="009D3A58"/>
    <w:rsid w:val="009D5487"/>
    <w:rsid w:val="009D6835"/>
    <w:rsid w:val="009D7B37"/>
    <w:rsid w:val="009E155F"/>
    <w:rsid w:val="009E3605"/>
    <w:rsid w:val="009E4385"/>
    <w:rsid w:val="009E44BF"/>
    <w:rsid w:val="009E6D1C"/>
    <w:rsid w:val="009F0608"/>
    <w:rsid w:val="009F0B93"/>
    <w:rsid w:val="009F1045"/>
    <w:rsid w:val="009F1A32"/>
    <w:rsid w:val="009F1F6D"/>
    <w:rsid w:val="009F206B"/>
    <w:rsid w:val="009F2DBB"/>
    <w:rsid w:val="009F4992"/>
    <w:rsid w:val="009F7E79"/>
    <w:rsid w:val="00A001CC"/>
    <w:rsid w:val="00A00B1D"/>
    <w:rsid w:val="00A012AF"/>
    <w:rsid w:val="00A01D2D"/>
    <w:rsid w:val="00A02E79"/>
    <w:rsid w:val="00A02FAE"/>
    <w:rsid w:val="00A042E0"/>
    <w:rsid w:val="00A04ACC"/>
    <w:rsid w:val="00A0581A"/>
    <w:rsid w:val="00A062C7"/>
    <w:rsid w:val="00A11107"/>
    <w:rsid w:val="00A125AF"/>
    <w:rsid w:val="00A1361F"/>
    <w:rsid w:val="00A150A9"/>
    <w:rsid w:val="00A156C6"/>
    <w:rsid w:val="00A16C9C"/>
    <w:rsid w:val="00A23DC8"/>
    <w:rsid w:val="00A23E7E"/>
    <w:rsid w:val="00A25949"/>
    <w:rsid w:val="00A30769"/>
    <w:rsid w:val="00A31741"/>
    <w:rsid w:val="00A31DD7"/>
    <w:rsid w:val="00A33F32"/>
    <w:rsid w:val="00A34419"/>
    <w:rsid w:val="00A350AB"/>
    <w:rsid w:val="00A360AC"/>
    <w:rsid w:val="00A372DD"/>
    <w:rsid w:val="00A37F25"/>
    <w:rsid w:val="00A42FBD"/>
    <w:rsid w:val="00A4303B"/>
    <w:rsid w:val="00A43353"/>
    <w:rsid w:val="00A47C8E"/>
    <w:rsid w:val="00A50AB3"/>
    <w:rsid w:val="00A51C76"/>
    <w:rsid w:val="00A527DB"/>
    <w:rsid w:val="00A5405E"/>
    <w:rsid w:val="00A5464B"/>
    <w:rsid w:val="00A5623B"/>
    <w:rsid w:val="00A56C5E"/>
    <w:rsid w:val="00A57272"/>
    <w:rsid w:val="00A57AA3"/>
    <w:rsid w:val="00A611A2"/>
    <w:rsid w:val="00A61BAF"/>
    <w:rsid w:val="00A72228"/>
    <w:rsid w:val="00A72A18"/>
    <w:rsid w:val="00A72B9F"/>
    <w:rsid w:val="00A74F1F"/>
    <w:rsid w:val="00A7547C"/>
    <w:rsid w:val="00A76083"/>
    <w:rsid w:val="00A778FF"/>
    <w:rsid w:val="00A8033A"/>
    <w:rsid w:val="00A805C3"/>
    <w:rsid w:val="00A80A59"/>
    <w:rsid w:val="00A850A3"/>
    <w:rsid w:val="00A868F6"/>
    <w:rsid w:val="00A879E9"/>
    <w:rsid w:val="00A9449F"/>
    <w:rsid w:val="00A946F5"/>
    <w:rsid w:val="00A96B7C"/>
    <w:rsid w:val="00A96B86"/>
    <w:rsid w:val="00A9729E"/>
    <w:rsid w:val="00A97F07"/>
    <w:rsid w:val="00AA2D0D"/>
    <w:rsid w:val="00AA39F3"/>
    <w:rsid w:val="00AA3DD2"/>
    <w:rsid w:val="00AA6351"/>
    <w:rsid w:val="00AA69CD"/>
    <w:rsid w:val="00AA732D"/>
    <w:rsid w:val="00AA7460"/>
    <w:rsid w:val="00AB035B"/>
    <w:rsid w:val="00AB0573"/>
    <w:rsid w:val="00AB0EA2"/>
    <w:rsid w:val="00AB1E18"/>
    <w:rsid w:val="00AB2AD5"/>
    <w:rsid w:val="00AB2F17"/>
    <w:rsid w:val="00AB37B4"/>
    <w:rsid w:val="00AB6DF6"/>
    <w:rsid w:val="00AC60D5"/>
    <w:rsid w:val="00AC73B0"/>
    <w:rsid w:val="00AD048F"/>
    <w:rsid w:val="00AD2DEE"/>
    <w:rsid w:val="00AD399D"/>
    <w:rsid w:val="00AD4469"/>
    <w:rsid w:val="00AD48E3"/>
    <w:rsid w:val="00AD5146"/>
    <w:rsid w:val="00AD5F3F"/>
    <w:rsid w:val="00AD6018"/>
    <w:rsid w:val="00AD613F"/>
    <w:rsid w:val="00AD65B1"/>
    <w:rsid w:val="00AD7114"/>
    <w:rsid w:val="00AD7E5A"/>
    <w:rsid w:val="00AD7FEE"/>
    <w:rsid w:val="00AE04DF"/>
    <w:rsid w:val="00AE11F8"/>
    <w:rsid w:val="00AE6F8E"/>
    <w:rsid w:val="00AF0F4E"/>
    <w:rsid w:val="00AF1687"/>
    <w:rsid w:val="00AF2054"/>
    <w:rsid w:val="00AF4DF0"/>
    <w:rsid w:val="00AF5181"/>
    <w:rsid w:val="00AF6145"/>
    <w:rsid w:val="00AF6235"/>
    <w:rsid w:val="00AF6892"/>
    <w:rsid w:val="00B01467"/>
    <w:rsid w:val="00B041DB"/>
    <w:rsid w:val="00B066C0"/>
    <w:rsid w:val="00B07862"/>
    <w:rsid w:val="00B1005A"/>
    <w:rsid w:val="00B11A5E"/>
    <w:rsid w:val="00B130AC"/>
    <w:rsid w:val="00B13668"/>
    <w:rsid w:val="00B1588C"/>
    <w:rsid w:val="00B20803"/>
    <w:rsid w:val="00B2135C"/>
    <w:rsid w:val="00B234A5"/>
    <w:rsid w:val="00B238BC"/>
    <w:rsid w:val="00B241FD"/>
    <w:rsid w:val="00B247B0"/>
    <w:rsid w:val="00B2780F"/>
    <w:rsid w:val="00B305C7"/>
    <w:rsid w:val="00B30A44"/>
    <w:rsid w:val="00B314AA"/>
    <w:rsid w:val="00B31BAF"/>
    <w:rsid w:val="00B31C91"/>
    <w:rsid w:val="00B31D5F"/>
    <w:rsid w:val="00B35C97"/>
    <w:rsid w:val="00B37660"/>
    <w:rsid w:val="00B37920"/>
    <w:rsid w:val="00B41A4D"/>
    <w:rsid w:val="00B42CE4"/>
    <w:rsid w:val="00B42E8F"/>
    <w:rsid w:val="00B440F0"/>
    <w:rsid w:val="00B46878"/>
    <w:rsid w:val="00B5008B"/>
    <w:rsid w:val="00B501F1"/>
    <w:rsid w:val="00B526A5"/>
    <w:rsid w:val="00B52D89"/>
    <w:rsid w:val="00B53FE7"/>
    <w:rsid w:val="00B541B7"/>
    <w:rsid w:val="00B55610"/>
    <w:rsid w:val="00B5682A"/>
    <w:rsid w:val="00B56CD3"/>
    <w:rsid w:val="00B6039D"/>
    <w:rsid w:val="00B607B3"/>
    <w:rsid w:val="00B6080E"/>
    <w:rsid w:val="00B630DF"/>
    <w:rsid w:val="00B716CD"/>
    <w:rsid w:val="00B74370"/>
    <w:rsid w:val="00B7593D"/>
    <w:rsid w:val="00B77EB7"/>
    <w:rsid w:val="00B77F2F"/>
    <w:rsid w:val="00B80B4D"/>
    <w:rsid w:val="00B840C9"/>
    <w:rsid w:val="00B8524E"/>
    <w:rsid w:val="00B85326"/>
    <w:rsid w:val="00B853C0"/>
    <w:rsid w:val="00B868F8"/>
    <w:rsid w:val="00B86D41"/>
    <w:rsid w:val="00B90FEF"/>
    <w:rsid w:val="00B91B9D"/>
    <w:rsid w:val="00B91D01"/>
    <w:rsid w:val="00B91D67"/>
    <w:rsid w:val="00B91DE1"/>
    <w:rsid w:val="00B942C8"/>
    <w:rsid w:val="00B94C53"/>
    <w:rsid w:val="00B96323"/>
    <w:rsid w:val="00B96BCC"/>
    <w:rsid w:val="00B97348"/>
    <w:rsid w:val="00BA0B6D"/>
    <w:rsid w:val="00BA1B8A"/>
    <w:rsid w:val="00BA40F0"/>
    <w:rsid w:val="00BA4BE8"/>
    <w:rsid w:val="00BA674E"/>
    <w:rsid w:val="00BA7105"/>
    <w:rsid w:val="00BA7778"/>
    <w:rsid w:val="00BB1849"/>
    <w:rsid w:val="00BB4B2F"/>
    <w:rsid w:val="00BB4C42"/>
    <w:rsid w:val="00BB56EF"/>
    <w:rsid w:val="00BB64EF"/>
    <w:rsid w:val="00BB663A"/>
    <w:rsid w:val="00BC0498"/>
    <w:rsid w:val="00BC117B"/>
    <w:rsid w:val="00BC1CF4"/>
    <w:rsid w:val="00BC796E"/>
    <w:rsid w:val="00BD011F"/>
    <w:rsid w:val="00BD07BD"/>
    <w:rsid w:val="00BD1126"/>
    <w:rsid w:val="00BD2A60"/>
    <w:rsid w:val="00BD6226"/>
    <w:rsid w:val="00BD6959"/>
    <w:rsid w:val="00BD6EF7"/>
    <w:rsid w:val="00BD7FE4"/>
    <w:rsid w:val="00BE2A50"/>
    <w:rsid w:val="00BE39FA"/>
    <w:rsid w:val="00BE3EAE"/>
    <w:rsid w:val="00BE4705"/>
    <w:rsid w:val="00BE584A"/>
    <w:rsid w:val="00BE5981"/>
    <w:rsid w:val="00BF0316"/>
    <w:rsid w:val="00BF0E3B"/>
    <w:rsid w:val="00BF2336"/>
    <w:rsid w:val="00BF3294"/>
    <w:rsid w:val="00BF4B0B"/>
    <w:rsid w:val="00BF574E"/>
    <w:rsid w:val="00C001E5"/>
    <w:rsid w:val="00C0088F"/>
    <w:rsid w:val="00C011D4"/>
    <w:rsid w:val="00C016CB"/>
    <w:rsid w:val="00C038DC"/>
    <w:rsid w:val="00C03BD6"/>
    <w:rsid w:val="00C07A14"/>
    <w:rsid w:val="00C214F8"/>
    <w:rsid w:val="00C26B80"/>
    <w:rsid w:val="00C279B4"/>
    <w:rsid w:val="00C27CF4"/>
    <w:rsid w:val="00C27F3E"/>
    <w:rsid w:val="00C30AB6"/>
    <w:rsid w:val="00C31264"/>
    <w:rsid w:val="00C32689"/>
    <w:rsid w:val="00C326CA"/>
    <w:rsid w:val="00C3319F"/>
    <w:rsid w:val="00C337C6"/>
    <w:rsid w:val="00C351ED"/>
    <w:rsid w:val="00C37B78"/>
    <w:rsid w:val="00C41DFE"/>
    <w:rsid w:val="00C42E8B"/>
    <w:rsid w:val="00C43398"/>
    <w:rsid w:val="00C4629D"/>
    <w:rsid w:val="00C504B2"/>
    <w:rsid w:val="00C525E5"/>
    <w:rsid w:val="00C57DAB"/>
    <w:rsid w:val="00C60051"/>
    <w:rsid w:val="00C63288"/>
    <w:rsid w:val="00C64020"/>
    <w:rsid w:val="00C658CC"/>
    <w:rsid w:val="00C67406"/>
    <w:rsid w:val="00C7094B"/>
    <w:rsid w:val="00C7175D"/>
    <w:rsid w:val="00C72CB5"/>
    <w:rsid w:val="00C74147"/>
    <w:rsid w:val="00C74960"/>
    <w:rsid w:val="00C82794"/>
    <w:rsid w:val="00C82A81"/>
    <w:rsid w:val="00C8499C"/>
    <w:rsid w:val="00C85DC4"/>
    <w:rsid w:val="00C917F8"/>
    <w:rsid w:val="00C93DB0"/>
    <w:rsid w:val="00C94970"/>
    <w:rsid w:val="00C94DF4"/>
    <w:rsid w:val="00C956B8"/>
    <w:rsid w:val="00C96037"/>
    <w:rsid w:val="00C960D9"/>
    <w:rsid w:val="00C96B6F"/>
    <w:rsid w:val="00CA0D6C"/>
    <w:rsid w:val="00CA0E4B"/>
    <w:rsid w:val="00CA1127"/>
    <w:rsid w:val="00CA4EBD"/>
    <w:rsid w:val="00CA5309"/>
    <w:rsid w:val="00CA6C7E"/>
    <w:rsid w:val="00CA6E3A"/>
    <w:rsid w:val="00CA776C"/>
    <w:rsid w:val="00CA7BA7"/>
    <w:rsid w:val="00CB0E3D"/>
    <w:rsid w:val="00CB57F2"/>
    <w:rsid w:val="00CB6628"/>
    <w:rsid w:val="00CB7AA3"/>
    <w:rsid w:val="00CC033E"/>
    <w:rsid w:val="00CC249F"/>
    <w:rsid w:val="00CC6657"/>
    <w:rsid w:val="00CD0065"/>
    <w:rsid w:val="00CD0179"/>
    <w:rsid w:val="00CD152A"/>
    <w:rsid w:val="00CD4D1A"/>
    <w:rsid w:val="00CD5504"/>
    <w:rsid w:val="00CD5A7E"/>
    <w:rsid w:val="00CD62EE"/>
    <w:rsid w:val="00CD7998"/>
    <w:rsid w:val="00CE043F"/>
    <w:rsid w:val="00CE1B7B"/>
    <w:rsid w:val="00CE5F8C"/>
    <w:rsid w:val="00CE6A4D"/>
    <w:rsid w:val="00CF2302"/>
    <w:rsid w:val="00CF236A"/>
    <w:rsid w:val="00CF2A37"/>
    <w:rsid w:val="00CF5482"/>
    <w:rsid w:val="00CF56EC"/>
    <w:rsid w:val="00CF7258"/>
    <w:rsid w:val="00D0095D"/>
    <w:rsid w:val="00D00E1A"/>
    <w:rsid w:val="00D0114B"/>
    <w:rsid w:val="00D018FC"/>
    <w:rsid w:val="00D03895"/>
    <w:rsid w:val="00D0431B"/>
    <w:rsid w:val="00D04663"/>
    <w:rsid w:val="00D06B4C"/>
    <w:rsid w:val="00D06C62"/>
    <w:rsid w:val="00D1007F"/>
    <w:rsid w:val="00D1065B"/>
    <w:rsid w:val="00D108EC"/>
    <w:rsid w:val="00D10F46"/>
    <w:rsid w:val="00D11E1F"/>
    <w:rsid w:val="00D14687"/>
    <w:rsid w:val="00D17CCF"/>
    <w:rsid w:val="00D20FB4"/>
    <w:rsid w:val="00D234D1"/>
    <w:rsid w:val="00D23EB8"/>
    <w:rsid w:val="00D24911"/>
    <w:rsid w:val="00D271C2"/>
    <w:rsid w:val="00D27AC3"/>
    <w:rsid w:val="00D31056"/>
    <w:rsid w:val="00D32AB4"/>
    <w:rsid w:val="00D3328D"/>
    <w:rsid w:val="00D333D4"/>
    <w:rsid w:val="00D33D4C"/>
    <w:rsid w:val="00D34FC9"/>
    <w:rsid w:val="00D36B05"/>
    <w:rsid w:val="00D40D16"/>
    <w:rsid w:val="00D42D63"/>
    <w:rsid w:val="00D43313"/>
    <w:rsid w:val="00D4357D"/>
    <w:rsid w:val="00D45635"/>
    <w:rsid w:val="00D513C8"/>
    <w:rsid w:val="00D51775"/>
    <w:rsid w:val="00D53B06"/>
    <w:rsid w:val="00D540B7"/>
    <w:rsid w:val="00D541A0"/>
    <w:rsid w:val="00D60112"/>
    <w:rsid w:val="00D6104A"/>
    <w:rsid w:val="00D610F6"/>
    <w:rsid w:val="00D6113E"/>
    <w:rsid w:val="00D639AB"/>
    <w:rsid w:val="00D65B5F"/>
    <w:rsid w:val="00D70EE1"/>
    <w:rsid w:val="00D718F2"/>
    <w:rsid w:val="00D738DA"/>
    <w:rsid w:val="00D76133"/>
    <w:rsid w:val="00D76288"/>
    <w:rsid w:val="00D76A48"/>
    <w:rsid w:val="00D77C62"/>
    <w:rsid w:val="00D81497"/>
    <w:rsid w:val="00D83311"/>
    <w:rsid w:val="00D83A15"/>
    <w:rsid w:val="00D85E2B"/>
    <w:rsid w:val="00D86121"/>
    <w:rsid w:val="00D91485"/>
    <w:rsid w:val="00D92782"/>
    <w:rsid w:val="00D95183"/>
    <w:rsid w:val="00D956F1"/>
    <w:rsid w:val="00D96345"/>
    <w:rsid w:val="00D96952"/>
    <w:rsid w:val="00D97246"/>
    <w:rsid w:val="00D97680"/>
    <w:rsid w:val="00DA002F"/>
    <w:rsid w:val="00DA0862"/>
    <w:rsid w:val="00DA1018"/>
    <w:rsid w:val="00DA1603"/>
    <w:rsid w:val="00DA27DC"/>
    <w:rsid w:val="00DA304E"/>
    <w:rsid w:val="00DA4C00"/>
    <w:rsid w:val="00DA5598"/>
    <w:rsid w:val="00DA6312"/>
    <w:rsid w:val="00DB1126"/>
    <w:rsid w:val="00DB191A"/>
    <w:rsid w:val="00DB6B1E"/>
    <w:rsid w:val="00DC09E6"/>
    <w:rsid w:val="00DC280B"/>
    <w:rsid w:val="00DC29B2"/>
    <w:rsid w:val="00DC3B36"/>
    <w:rsid w:val="00DC4EDB"/>
    <w:rsid w:val="00DC4FA2"/>
    <w:rsid w:val="00DC659A"/>
    <w:rsid w:val="00DC6768"/>
    <w:rsid w:val="00DD0291"/>
    <w:rsid w:val="00DD0F9B"/>
    <w:rsid w:val="00DD183F"/>
    <w:rsid w:val="00DD2581"/>
    <w:rsid w:val="00DD5861"/>
    <w:rsid w:val="00DE3A7A"/>
    <w:rsid w:val="00DF069A"/>
    <w:rsid w:val="00DF3D50"/>
    <w:rsid w:val="00DF40E9"/>
    <w:rsid w:val="00DF4D8C"/>
    <w:rsid w:val="00DF5DC2"/>
    <w:rsid w:val="00DF7F9B"/>
    <w:rsid w:val="00E019AD"/>
    <w:rsid w:val="00E0238A"/>
    <w:rsid w:val="00E0677D"/>
    <w:rsid w:val="00E06B73"/>
    <w:rsid w:val="00E06D6E"/>
    <w:rsid w:val="00E10F6D"/>
    <w:rsid w:val="00E12710"/>
    <w:rsid w:val="00E128F6"/>
    <w:rsid w:val="00E12F7C"/>
    <w:rsid w:val="00E1337F"/>
    <w:rsid w:val="00E14372"/>
    <w:rsid w:val="00E14B3E"/>
    <w:rsid w:val="00E14EC0"/>
    <w:rsid w:val="00E157B3"/>
    <w:rsid w:val="00E15874"/>
    <w:rsid w:val="00E1595C"/>
    <w:rsid w:val="00E160A7"/>
    <w:rsid w:val="00E16C4A"/>
    <w:rsid w:val="00E21712"/>
    <w:rsid w:val="00E21D93"/>
    <w:rsid w:val="00E22498"/>
    <w:rsid w:val="00E23F33"/>
    <w:rsid w:val="00E2612D"/>
    <w:rsid w:val="00E26FBC"/>
    <w:rsid w:val="00E273A7"/>
    <w:rsid w:val="00E328ED"/>
    <w:rsid w:val="00E33957"/>
    <w:rsid w:val="00E34594"/>
    <w:rsid w:val="00E35BFC"/>
    <w:rsid w:val="00E36501"/>
    <w:rsid w:val="00E36C19"/>
    <w:rsid w:val="00E37287"/>
    <w:rsid w:val="00E403F8"/>
    <w:rsid w:val="00E40A8A"/>
    <w:rsid w:val="00E43ACB"/>
    <w:rsid w:val="00E44E39"/>
    <w:rsid w:val="00E458FE"/>
    <w:rsid w:val="00E45EF5"/>
    <w:rsid w:val="00E47755"/>
    <w:rsid w:val="00E47CED"/>
    <w:rsid w:val="00E51402"/>
    <w:rsid w:val="00E538D3"/>
    <w:rsid w:val="00E549E6"/>
    <w:rsid w:val="00E56903"/>
    <w:rsid w:val="00E57AC8"/>
    <w:rsid w:val="00E57D5C"/>
    <w:rsid w:val="00E6081B"/>
    <w:rsid w:val="00E614B2"/>
    <w:rsid w:val="00E62103"/>
    <w:rsid w:val="00E63DCF"/>
    <w:rsid w:val="00E63FDE"/>
    <w:rsid w:val="00E641D0"/>
    <w:rsid w:val="00E64A3E"/>
    <w:rsid w:val="00E65A76"/>
    <w:rsid w:val="00E65B81"/>
    <w:rsid w:val="00E7117E"/>
    <w:rsid w:val="00E71BF0"/>
    <w:rsid w:val="00E743C4"/>
    <w:rsid w:val="00E766FF"/>
    <w:rsid w:val="00E77350"/>
    <w:rsid w:val="00E77A74"/>
    <w:rsid w:val="00E80ED9"/>
    <w:rsid w:val="00E81FDA"/>
    <w:rsid w:val="00E87429"/>
    <w:rsid w:val="00E87559"/>
    <w:rsid w:val="00E8769B"/>
    <w:rsid w:val="00E90415"/>
    <w:rsid w:val="00E91296"/>
    <w:rsid w:val="00E96533"/>
    <w:rsid w:val="00E9746F"/>
    <w:rsid w:val="00EA30CF"/>
    <w:rsid w:val="00EA37BF"/>
    <w:rsid w:val="00EA3D54"/>
    <w:rsid w:val="00EA3EC7"/>
    <w:rsid w:val="00EA4481"/>
    <w:rsid w:val="00EA49FD"/>
    <w:rsid w:val="00EA570A"/>
    <w:rsid w:val="00EA68D2"/>
    <w:rsid w:val="00EB2873"/>
    <w:rsid w:val="00EB298E"/>
    <w:rsid w:val="00EB5850"/>
    <w:rsid w:val="00EB68B2"/>
    <w:rsid w:val="00EB7F42"/>
    <w:rsid w:val="00EC3390"/>
    <w:rsid w:val="00ED135B"/>
    <w:rsid w:val="00ED2F69"/>
    <w:rsid w:val="00ED3952"/>
    <w:rsid w:val="00EE137E"/>
    <w:rsid w:val="00EE1FF9"/>
    <w:rsid w:val="00EE6E76"/>
    <w:rsid w:val="00EE7802"/>
    <w:rsid w:val="00EF0E84"/>
    <w:rsid w:val="00EF11DD"/>
    <w:rsid w:val="00EF6123"/>
    <w:rsid w:val="00EF6D06"/>
    <w:rsid w:val="00F02A0D"/>
    <w:rsid w:val="00F04057"/>
    <w:rsid w:val="00F060F1"/>
    <w:rsid w:val="00F0760B"/>
    <w:rsid w:val="00F12149"/>
    <w:rsid w:val="00F12748"/>
    <w:rsid w:val="00F135D8"/>
    <w:rsid w:val="00F162A9"/>
    <w:rsid w:val="00F1655C"/>
    <w:rsid w:val="00F1673A"/>
    <w:rsid w:val="00F2048C"/>
    <w:rsid w:val="00F21B79"/>
    <w:rsid w:val="00F22095"/>
    <w:rsid w:val="00F2310A"/>
    <w:rsid w:val="00F2321A"/>
    <w:rsid w:val="00F2395A"/>
    <w:rsid w:val="00F246E7"/>
    <w:rsid w:val="00F27605"/>
    <w:rsid w:val="00F33E26"/>
    <w:rsid w:val="00F3449C"/>
    <w:rsid w:val="00F40392"/>
    <w:rsid w:val="00F403E5"/>
    <w:rsid w:val="00F405BE"/>
    <w:rsid w:val="00F418DC"/>
    <w:rsid w:val="00F41A63"/>
    <w:rsid w:val="00F42507"/>
    <w:rsid w:val="00F4394E"/>
    <w:rsid w:val="00F43A2B"/>
    <w:rsid w:val="00F45158"/>
    <w:rsid w:val="00F451AC"/>
    <w:rsid w:val="00F50888"/>
    <w:rsid w:val="00F5319A"/>
    <w:rsid w:val="00F60AA4"/>
    <w:rsid w:val="00F61EAF"/>
    <w:rsid w:val="00F61F45"/>
    <w:rsid w:val="00F659AC"/>
    <w:rsid w:val="00F6738F"/>
    <w:rsid w:val="00F67539"/>
    <w:rsid w:val="00F67B95"/>
    <w:rsid w:val="00F701AD"/>
    <w:rsid w:val="00F70ABC"/>
    <w:rsid w:val="00F72AC4"/>
    <w:rsid w:val="00F738FF"/>
    <w:rsid w:val="00F75B22"/>
    <w:rsid w:val="00F814DA"/>
    <w:rsid w:val="00F826CC"/>
    <w:rsid w:val="00F82A45"/>
    <w:rsid w:val="00F84588"/>
    <w:rsid w:val="00F84E1B"/>
    <w:rsid w:val="00F8588F"/>
    <w:rsid w:val="00F90328"/>
    <w:rsid w:val="00F9275F"/>
    <w:rsid w:val="00F929DD"/>
    <w:rsid w:val="00F95DA2"/>
    <w:rsid w:val="00F97363"/>
    <w:rsid w:val="00F97F7F"/>
    <w:rsid w:val="00FA1EB0"/>
    <w:rsid w:val="00FA6972"/>
    <w:rsid w:val="00FA7C52"/>
    <w:rsid w:val="00FA7DFF"/>
    <w:rsid w:val="00FB0CE0"/>
    <w:rsid w:val="00FB1A82"/>
    <w:rsid w:val="00FB1C93"/>
    <w:rsid w:val="00FB48C5"/>
    <w:rsid w:val="00FB51BC"/>
    <w:rsid w:val="00FB77D6"/>
    <w:rsid w:val="00FB7C06"/>
    <w:rsid w:val="00FC3633"/>
    <w:rsid w:val="00FC40BF"/>
    <w:rsid w:val="00FC42AE"/>
    <w:rsid w:val="00FC49BF"/>
    <w:rsid w:val="00FC50E8"/>
    <w:rsid w:val="00FC5306"/>
    <w:rsid w:val="00FC63CF"/>
    <w:rsid w:val="00FC75D8"/>
    <w:rsid w:val="00FD7F44"/>
    <w:rsid w:val="00FE079F"/>
    <w:rsid w:val="00FE1427"/>
    <w:rsid w:val="00FE1DC5"/>
    <w:rsid w:val="00FE22C1"/>
    <w:rsid w:val="00FE356B"/>
    <w:rsid w:val="00FE660C"/>
    <w:rsid w:val="00FE7F31"/>
    <w:rsid w:val="00FF33C1"/>
    <w:rsid w:val="00FF35E5"/>
    <w:rsid w:val="00FF514D"/>
    <w:rsid w:val="00FF5BF8"/>
    <w:rsid w:val="00FF6206"/>
    <w:rsid w:val="00FF7CA1"/>
    <w:rsid w:val="00FF7D3A"/>
    <w:rsid w:val="4FDD829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3C95DAE-6BC3-455B-9481-E87C3BC66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480" w:lineRule="auto"/>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ind w:left="567" w:hanging="567"/>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pPr>
      <w:keepNext/>
      <w:keepLines/>
      <w:numPr>
        <w:ilvl w:val="3"/>
        <w:numId w:val="1"/>
      </w:numPr>
      <w:ind w:left="567" w:hanging="567"/>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uiPriority w:val="35"/>
    <w:unhideWhenUsed/>
    <w:qFormat/>
    <w:pPr>
      <w:jc w:val="center"/>
    </w:pPr>
    <w:rPr>
      <w:iCs/>
      <w:szCs w:val="18"/>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line="720" w:lineRule="auto"/>
      <w:contextualSpacing/>
      <w:jc w:val="center"/>
      <w:outlineLvl w:val="0"/>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8"/>
      </w:tabs>
    </w:pPr>
  </w:style>
  <w:style w:type="paragraph" w:styleId="TOC2">
    <w:name w:val="toc 2"/>
    <w:basedOn w:val="Normal"/>
    <w:next w:val="Normal"/>
    <w:uiPriority w:val="39"/>
    <w:unhideWhenUsed/>
    <w:pPr>
      <w:tabs>
        <w:tab w:val="left" w:pos="880"/>
        <w:tab w:val="right" w:leader="dot" w:pos="7928"/>
      </w:tabs>
      <w:ind w:left="240"/>
    </w:pPr>
  </w:style>
  <w:style w:type="paragraph" w:styleId="TOC3">
    <w:name w:val="toc 3"/>
    <w:basedOn w:val="Normal"/>
    <w:next w:val="Normal"/>
    <w:uiPriority w:val="39"/>
    <w:unhideWhenUsed/>
    <w:pPr>
      <w:tabs>
        <w:tab w:val="left" w:pos="1320"/>
        <w:tab w:val="right" w:leader="dot" w:pos="7928"/>
      </w:tabs>
      <w:ind w:left="480"/>
    </w:pPr>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jc w:val="left"/>
      <w:outlineLvl w:val="9"/>
    </w:p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character" w:customStyle="1" w:styleId="ListParagraphChar">
    <w:name w:val="List Paragraph Char"/>
    <w:link w:val="ListParagraph"/>
    <w:uiPriority w:val="34"/>
    <w:qFormat/>
    <w:locked/>
    <w:rPr>
      <w:rFonts w:ascii="Times New Roman" w:hAnsi="Times New Roman"/>
      <w:sz w:val="24"/>
    </w:rPr>
  </w:style>
  <w:style w:type="paragraph" w:customStyle="1" w:styleId="TableParagraph">
    <w:name w:val="Table Paragraph"/>
    <w:basedOn w:val="Normal"/>
    <w:uiPriority w:val="1"/>
    <w:qFormat/>
    <w:pPr>
      <w:widowControl w:val="0"/>
      <w:autoSpaceDE w:val="0"/>
      <w:autoSpaceDN w:val="0"/>
      <w:spacing w:line="240" w:lineRule="auto"/>
      <w:jc w:val="left"/>
    </w:pPr>
    <w:rPr>
      <w:rFonts w:eastAsia="Times New Roman" w:cs="Times New Roman"/>
      <w:sz w:val="22"/>
    </w:rPr>
  </w:style>
  <w:style w:type="paragraph" w:customStyle="1" w:styleId="Spasi">
    <w:name w:val="Spasi"/>
    <w:basedOn w:val="Normal"/>
    <w:link w:val="SpasiChar"/>
    <w:qFormat/>
    <w:pPr>
      <w:spacing w:line="240" w:lineRule="auto"/>
    </w:pPr>
  </w:style>
  <w:style w:type="character" w:customStyle="1" w:styleId="SpasiChar">
    <w:name w:val="Spasi Char"/>
    <w:basedOn w:val="DefaultParagraphFont"/>
    <w:link w:val="Spasi"/>
    <w:rPr>
      <w:rFonts w:ascii="Times New Roman" w:hAnsi="Times New Roman"/>
      <w:sz w:val="24"/>
    </w:rPr>
  </w:style>
  <w:style w:type="paragraph" w:customStyle="1" w:styleId="32">
    <w:name w:val="3.2."/>
    <w:basedOn w:val="Heading3"/>
    <w:link w:val="32Char"/>
    <w:qFormat/>
    <w:pPr>
      <w:numPr>
        <w:ilvl w:val="0"/>
        <w:numId w:val="2"/>
      </w:numPr>
      <w:spacing w:before="40" w:line="360" w:lineRule="auto"/>
      <w:ind w:left="357" w:right="51" w:hanging="357"/>
      <w:jc w:val="both"/>
    </w:pPr>
    <w:rPr>
      <w:color w:val="1F3864" w:themeColor="accent1" w:themeShade="80"/>
    </w:rPr>
  </w:style>
  <w:style w:type="character" w:customStyle="1" w:styleId="32Char">
    <w:name w:val="3.2. Char"/>
    <w:basedOn w:val="Heading3Char"/>
    <w:link w:val="32"/>
    <w:rPr>
      <w:rFonts w:ascii="Times New Roman" w:eastAsiaTheme="majorEastAsia" w:hAnsi="Times New Roman" w:cstheme="majorBidi"/>
      <w:color w:val="1F3864" w:themeColor="accent1" w:themeShade="80"/>
      <w:sz w:val="24"/>
      <w:szCs w:val="24"/>
    </w:rPr>
  </w:style>
  <w:style w:type="paragraph" w:customStyle="1" w:styleId="33">
    <w:name w:val="3.3."/>
    <w:basedOn w:val="Heading3"/>
    <w:link w:val="33Char"/>
    <w:qFormat/>
    <w:pPr>
      <w:numPr>
        <w:ilvl w:val="0"/>
        <w:numId w:val="3"/>
      </w:numPr>
      <w:spacing w:before="40" w:line="360" w:lineRule="auto"/>
      <w:jc w:val="both"/>
    </w:pPr>
  </w:style>
  <w:style w:type="character" w:customStyle="1" w:styleId="33Char">
    <w:name w:val="3.3. Char"/>
    <w:basedOn w:val="ListParagraphChar"/>
    <w:link w:val="33"/>
    <w:rPr>
      <w:rFonts w:ascii="Times New Roman" w:eastAsiaTheme="majorEastAsia" w:hAnsi="Times New Roman" w:cstheme="majorBidi"/>
      <w:sz w:val="24"/>
      <w:szCs w:val="24"/>
    </w:rPr>
  </w:style>
  <w:style w:type="character" w:customStyle="1" w:styleId="FootnoteTextChar">
    <w:name w:val="Footnote Text Char"/>
    <w:basedOn w:val="DefaultParagraphFont"/>
    <w:link w:val="FootnoteText"/>
    <w:uiPriority w:val="99"/>
    <w:semiHidden/>
    <w:rPr>
      <w:rFonts w:ascii="Times New Roman" w:hAnsi="Times New Roman"/>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Revision1">
    <w:name w:val="Revision1"/>
    <w:hidden/>
    <w:uiPriority w:val="99"/>
    <w:semiHidden/>
    <w:rPr>
      <w:rFonts w:ascii="Times New Roman" w:hAnsi="Times New Roman"/>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051989">
      <w:bodyDiv w:val="1"/>
      <w:marLeft w:val="0"/>
      <w:marRight w:val="0"/>
      <w:marTop w:val="0"/>
      <w:marBottom w:val="0"/>
      <w:divBdr>
        <w:top w:val="none" w:sz="0" w:space="0" w:color="auto"/>
        <w:left w:val="none" w:sz="0" w:space="0" w:color="auto"/>
        <w:bottom w:val="none" w:sz="0" w:space="0" w:color="auto"/>
        <w:right w:val="none" w:sz="0" w:space="0" w:color="auto"/>
      </w:divBdr>
    </w:div>
    <w:div w:id="1454790842">
      <w:bodyDiv w:val="1"/>
      <w:marLeft w:val="0"/>
      <w:marRight w:val="0"/>
      <w:marTop w:val="0"/>
      <w:marBottom w:val="0"/>
      <w:divBdr>
        <w:top w:val="none" w:sz="0" w:space="0" w:color="auto"/>
        <w:left w:val="none" w:sz="0" w:space="0" w:color="auto"/>
        <w:bottom w:val="none" w:sz="0" w:space="0" w:color="auto"/>
        <w:right w:val="none" w:sz="0" w:space="0" w:color="auto"/>
      </w:divBdr>
      <w:divsChild>
        <w:div w:id="1216115575">
          <w:marLeft w:val="0"/>
          <w:marRight w:val="0"/>
          <w:marTop w:val="0"/>
          <w:marBottom w:val="0"/>
          <w:divBdr>
            <w:top w:val="none" w:sz="0" w:space="0" w:color="auto"/>
            <w:left w:val="none" w:sz="0" w:space="0" w:color="auto"/>
            <w:bottom w:val="none" w:sz="0" w:space="0" w:color="auto"/>
            <w:right w:val="none" w:sz="0" w:space="0" w:color="auto"/>
          </w:divBdr>
          <w:divsChild>
            <w:div w:id="18992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2.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hyperlink" Target="file:///D:\Bahan%20Kuliah\TGA\Proposal\Save\Proposal%20Ryandi%20Aziz%20(ASLI).docx" TargetMode="External"/><Relationship Id="rId24" Type="http://schemas.openxmlformats.org/officeDocument/2006/relationships/footer" Target="footer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eader" Target="header4.xml"/><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hyperlink" Target="file:///D:\Bahan%20Kuliah\TGA\Proposal\Save\Proposal%20Ryandi%20Aziz%20(ASLI).docx"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oter" Target="footer6.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theme" Target="theme/theme1.xml"/><Relationship Id="rId10" Type="http://schemas.openxmlformats.org/officeDocument/2006/relationships/hyperlink" Target="file:///D:\Bahan%20Kuliah\TGA\Proposal\Save\Proposal%20Ryandi%20Aziz%20(ASLI).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file:///D:\Bahan%20Kuliah\TGA\Proposal\Save\Proposal%20Ryandi%20Aziz%20(ASLI).docx" TargetMode="External"/><Relationship Id="rId13" Type="http://schemas.openxmlformats.org/officeDocument/2006/relationships/hyperlink" Target="file:///D:\Bahan%20Kuliah\TGA\Proposal\Proposal%20Ryandi%20Aziz%20(ASLI).docx" TargetMode="Externa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6132</TotalTime>
  <Pages>116</Pages>
  <Words>31975</Words>
  <Characters>182264</Characters>
  <Application>Microsoft Office Word</Application>
  <DocSecurity>0</DocSecurity>
  <Lines>1518</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Ryandi Aziz</dc:creator>
  <cp:lastModifiedBy>fauzan</cp:lastModifiedBy>
  <cp:revision>121</cp:revision>
  <cp:lastPrinted>2022-08-10T01:43:00Z</cp:lastPrinted>
  <dcterms:created xsi:type="dcterms:W3CDTF">2022-06-30T21:09:00Z</dcterms:created>
  <dcterms:modified xsi:type="dcterms:W3CDTF">2022-08-13T13:06:00Z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73bbf1fb-ee73-32ba-9edd-ed22b7fbf40f</vt:lpwstr>
  </property>
  <property fmtid="{D5CDD505-2E9C-101B-9397-08002B2CF9AE}" pid="25" name="KSOProductBuildVer">
    <vt:lpwstr>1033-11.1.0.10976</vt:lpwstr>
  </property>
</Properties>
</file>